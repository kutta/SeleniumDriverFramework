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032" w:rsidRDefault="00980032" w:rsidP="00980032">
      <w:pPr>
        <w:pageBreakBefore/>
        <w:jc w:val="center"/>
        <w:rPr>
          <w:b/>
          <w:sz w:val="28"/>
        </w:rPr>
      </w:pPr>
      <w:r>
        <w:rPr>
          <w:b/>
          <w:sz w:val="28"/>
        </w:rPr>
        <w:t>Table of Contents</w:t>
      </w:r>
    </w:p>
    <w:bookmarkStart w:id="0" w:name="_Ref442174202"/>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r w:rsidRPr="005A525E">
        <w:rPr>
          <w:b/>
          <w:bCs/>
          <w:caps/>
        </w:rPr>
        <w:fldChar w:fldCharType="begin"/>
      </w:r>
      <w:r w:rsidR="00980032">
        <w:rPr>
          <w:b/>
          <w:bCs/>
          <w:caps/>
        </w:rPr>
        <w:instrText xml:space="preserve"> TOC \o "1-4" \h \z </w:instrText>
      </w:r>
      <w:r w:rsidRPr="005A525E">
        <w:rPr>
          <w:b/>
          <w:bCs/>
          <w:caps/>
        </w:rPr>
        <w:fldChar w:fldCharType="separate"/>
      </w:r>
      <w:hyperlink w:anchor="_Toc364961156" w:history="1">
        <w:r w:rsidR="00BC6315" w:rsidRPr="00957CE3">
          <w:rPr>
            <w:rStyle w:val="Hyperlink"/>
            <w:noProof/>
          </w:rPr>
          <w:t>1.1</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Revision History</w:t>
        </w:r>
        <w:r w:rsidR="00BC6315">
          <w:rPr>
            <w:noProof/>
            <w:webHidden/>
          </w:rPr>
          <w:tab/>
        </w:r>
        <w:r>
          <w:rPr>
            <w:noProof/>
            <w:webHidden/>
          </w:rPr>
          <w:fldChar w:fldCharType="begin"/>
        </w:r>
        <w:r w:rsidR="00BC6315">
          <w:rPr>
            <w:noProof/>
            <w:webHidden/>
          </w:rPr>
          <w:instrText xml:space="preserve"> PAGEREF _Toc364961156 \h </w:instrText>
        </w:r>
        <w:r>
          <w:rPr>
            <w:noProof/>
            <w:webHidden/>
          </w:rPr>
        </w:r>
        <w:r>
          <w:rPr>
            <w:noProof/>
            <w:webHidden/>
          </w:rPr>
          <w:fldChar w:fldCharType="separate"/>
        </w:r>
        <w:r w:rsidR="00BC6315">
          <w:rPr>
            <w:noProof/>
            <w:webHidden/>
          </w:rPr>
          <w:t>5</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57" w:history="1">
        <w:r w:rsidR="00BC6315" w:rsidRPr="00957CE3">
          <w:rPr>
            <w:rStyle w:val="Hyperlink"/>
            <w:noProof/>
          </w:rPr>
          <w:t>1.2</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Acronyms and Definitions used in this document</w:t>
        </w:r>
        <w:r w:rsidR="00BC6315">
          <w:rPr>
            <w:noProof/>
            <w:webHidden/>
          </w:rPr>
          <w:tab/>
        </w:r>
        <w:r>
          <w:rPr>
            <w:noProof/>
            <w:webHidden/>
          </w:rPr>
          <w:fldChar w:fldCharType="begin"/>
        </w:r>
        <w:r w:rsidR="00BC6315">
          <w:rPr>
            <w:noProof/>
            <w:webHidden/>
          </w:rPr>
          <w:instrText xml:space="preserve"> PAGEREF _Toc364961157 \h </w:instrText>
        </w:r>
        <w:r>
          <w:rPr>
            <w:noProof/>
            <w:webHidden/>
          </w:rPr>
        </w:r>
        <w:r>
          <w:rPr>
            <w:noProof/>
            <w:webHidden/>
          </w:rPr>
          <w:fldChar w:fldCharType="separate"/>
        </w:r>
        <w:r w:rsidR="00BC6315">
          <w:rPr>
            <w:noProof/>
            <w:webHidden/>
          </w:rPr>
          <w:t>5</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58" w:history="1">
        <w:r w:rsidR="00BC6315" w:rsidRPr="00957CE3">
          <w:rPr>
            <w:rStyle w:val="Hyperlink"/>
            <w:noProof/>
          </w:rPr>
          <w:t>1.2.1</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Acronyms</w:t>
        </w:r>
        <w:r w:rsidR="00BC6315">
          <w:rPr>
            <w:noProof/>
            <w:webHidden/>
          </w:rPr>
          <w:tab/>
        </w:r>
        <w:r>
          <w:rPr>
            <w:noProof/>
            <w:webHidden/>
          </w:rPr>
          <w:fldChar w:fldCharType="begin"/>
        </w:r>
        <w:r w:rsidR="00BC6315">
          <w:rPr>
            <w:noProof/>
            <w:webHidden/>
          </w:rPr>
          <w:instrText xml:space="preserve"> PAGEREF _Toc364961158 \h </w:instrText>
        </w:r>
        <w:r>
          <w:rPr>
            <w:noProof/>
            <w:webHidden/>
          </w:rPr>
        </w:r>
        <w:r>
          <w:rPr>
            <w:noProof/>
            <w:webHidden/>
          </w:rPr>
          <w:fldChar w:fldCharType="separate"/>
        </w:r>
        <w:r w:rsidR="00BC6315">
          <w:rPr>
            <w:noProof/>
            <w:webHidden/>
          </w:rPr>
          <w:t>5</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59" w:history="1">
        <w:r w:rsidR="00BC6315" w:rsidRPr="00957CE3">
          <w:rPr>
            <w:rStyle w:val="Hyperlink"/>
            <w:noProof/>
          </w:rPr>
          <w:t>1.2.2</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Definitions</w:t>
        </w:r>
        <w:r w:rsidR="00BC6315">
          <w:rPr>
            <w:noProof/>
            <w:webHidden/>
          </w:rPr>
          <w:tab/>
        </w:r>
        <w:r>
          <w:rPr>
            <w:noProof/>
            <w:webHidden/>
          </w:rPr>
          <w:fldChar w:fldCharType="begin"/>
        </w:r>
        <w:r w:rsidR="00BC6315">
          <w:rPr>
            <w:noProof/>
            <w:webHidden/>
          </w:rPr>
          <w:instrText xml:space="preserve"> PAGEREF _Toc364961159 \h </w:instrText>
        </w:r>
        <w:r>
          <w:rPr>
            <w:noProof/>
            <w:webHidden/>
          </w:rPr>
        </w:r>
        <w:r>
          <w:rPr>
            <w:noProof/>
            <w:webHidden/>
          </w:rPr>
          <w:fldChar w:fldCharType="separate"/>
        </w:r>
        <w:r w:rsidR="00BC6315">
          <w:rPr>
            <w:noProof/>
            <w:webHidden/>
          </w:rPr>
          <w:t>5</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60" w:history="1">
        <w:r w:rsidR="00BC6315" w:rsidRPr="00957CE3">
          <w:rPr>
            <w:rStyle w:val="Hyperlink"/>
            <w:noProof/>
          </w:rPr>
          <w:t>1.3</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Issues</w:t>
        </w:r>
        <w:r w:rsidR="00BC6315">
          <w:rPr>
            <w:noProof/>
            <w:webHidden/>
          </w:rPr>
          <w:tab/>
        </w:r>
        <w:r>
          <w:rPr>
            <w:noProof/>
            <w:webHidden/>
          </w:rPr>
          <w:fldChar w:fldCharType="begin"/>
        </w:r>
        <w:r w:rsidR="00BC6315">
          <w:rPr>
            <w:noProof/>
            <w:webHidden/>
          </w:rPr>
          <w:instrText xml:space="preserve"> PAGEREF _Toc364961160 \h </w:instrText>
        </w:r>
        <w:r>
          <w:rPr>
            <w:noProof/>
            <w:webHidden/>
          </w:rPr>
        </w:r>
        <w:r>
          <w:rPr>
            <w:noProof/>
            <w:webHidden/>
          </w:rPr>
          <w:fldChar w:fldCharType="separate"/>
        </w:r>
        <w:r w:rsidR="00BC6315">
          <w:rPr>
            <w:noProof/>
            <w:webHidden/>
          </w:rPr>
          <w:t>5</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61" w:history="1">
        <w:r w:rsidR="00BC6315" w:rsidRPr="00957CE3">
          <w:rPr>
            <w:rStyle w:val="Hyperlink"/>
            <w:noProof/>
          </w:rPr>
          <w:t>1.3.1</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Open Issues</w:t>
        </w:r>
        <w:r w:rsidR="00BC6315">
          <w:rPr>
            <w:noProof/>
            <w:webHidden/>
          </w:rPr>
          <w:tab/>
        </w:r>
        <w:r>
          <w:rPr>
            <w:noProof/>
            <w:webHidden/>
          </w:rPr>
          <w:fldChar w:fldCharType="begin"/>
        </w:r>
        <w:r w:rsidR="00BC6315">
          <w:rPr>
            <w:noProof/>
            <w:webHidden/>
          </w:rPr>
          <w:instrText xml:space="preserve"> PAGEREF _Toc364961161 \h </w:instrText>
        </w:r>
        <w:r>
          <w:rPr>
            <w:noProof/>
            <w:webHidden/>
          </w:rPr>
        </w:r>
        <w:r>
          <w:rPr>
            <w:noProof/>
            <w:webHidden/>
          </w:rPr>
          <w:fldChar w:fldCharType="separate"/>
        </w:r>
        <w:r w:rsidR="00BC6315">
          <w:rPr>
            <w:noProof/>
            <w:webHidden/>
          </w:rPr>
          <w:t>5</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62" w:history="1">
        <w:r w:rsidR="00BC6315" w:rsidRPr="00957CE3">
          <w:rPr>
            <w:rStyle w:val="Hyperlink"/>
            <w:noProof/>
          </w:rPr>
          <w:t>1.3.2</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Resolved Issues</w:t>
        </w:r>
        <w:r w:rsidR="00BC6315">
          <w:rPr>
            <w:noProof/>
            <w:webHidden/>
          </w:rPr>
          <w:tab/>
        </w:r>
        <w:r>
          <w:rPr>
            <w:noProof/>
            <w:webHidden/>
          </w:rPr>
          <w:fldChar w:fldCharType="begin"/>
        </w:r>
        <w:r w:rsidR="00BC6315">
          <w:rPr>
            <w:noProof/>
            <w:webHidden/>
          </w:rPr>
          <w:instrText xml:space="preserve"> PAGEREF _Toc364961162 \h </w:instrText>
        </w:r>
        <w:r>
          <w:rPr>
            <w:noProof/>
            <w:webHidden/>
          </w:rPr>
        </w:r>
        <w:r>
          <w:rPr>
            <w:noProof/>
            <w:webHidden/>
          </w:rPr>
          <w:fldChar w:fldCharType="separate"/>
        </w:r>
        <w:r w:rsidR="00BC6315">
          <w:rPr>
            <w:noProof/>
            <w:webHidden/>
          </w:rPr>
          <w:t>5</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63" w:history="1">
        <w:r w:rsidR="00BC6315" w:rsidRPr="00957CE3">
          <w:rPr>
            <w:rStyle w:val="Hyperlink"/>
            <w:noProof/>
          </w:rPr>
          <w:t>1.3.3</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Deferred Issues</w:t>
        </w:r>
        <w:r w:rsidR="00BC6315">
          <w:rPr>
            <w:noProof/>
            <w:webHidden/>
          </w:rPr>
          <w:tab/>
        </w:r>
        <w:r>
          <w:rPr>
            <w:noProof/>
            <w:webHidden/>
          </w:rPr>
          <w:fldChar w:fldCharType="begin"/>
        </w:r>
        <w:r w:rsidR="00BC6315">
          <w:rPr>
            <w:noProof/>
            <w:webHidden/>
          </w:rPr>
          <w:instrText xml:space="preserve"> PAGEREF _Toc364961163 \h </w:instrText>
        </w:r>
        <w:r>
          <w:rPr>
            <w:noProof/>
            <w:webHidden/>
          </w:rPr>
        </w:r>
        <w:r>
          <w:rPr>
            <w:noProof/>
            <w:webHidden/>
          </w:rPr>
          <w:fldChar w:fldCharType="separate"/>
        </w:r>
        <w:r w:rsidR="00BC6315">
          <w:rPr>
            <w:noProof/>
            <w:webHidden/>
          </w:rPr>
          <w:t>5</w:t>
        </w:r>
        <w:r>
          <w:rPr>
            <w:noProof/>
            <w:webHidden/>
          </w:rPr>
          <w:fldChar w:fldCharType="end"/>
        </w:r>
      </w:hyperlink>
    </w:p>
    <w:p w:rsidR="00BC6315" w:rsidRDefault="005A525E">
      <w:pPr>
        <w:pStyle w:val="TOC1"/>
        <w:tabs>
          <w:tab w:val="left" w:pos="400"/>
          <w:tab w:val="right" w:leader="dot" w:pos="9350"/>
        </w:tabs>
        <w:rPr>
          <w:rFonts w:asciiTheme="minorHAnsi" w:eastAsiaTheme="minorEastAsia" w:hAnsiTheme="minorHAnsi" w:cstheme="minorBidi"/>
          <w:b w:val="0"/>
          <w:bCs w:val="0"/>
          <w:caps w:val="0"/>
          <w:noProof/>
          <w:sz w:val="22"/>
          <w:szCs w:val="22"/>
          <w:lang w:bidi="he-IL"/>
        </w:rPr>
      </w:pPr>
      <w:hyperlink w:anchor="_Toc364961164" w:history="1">
        <w:r w:rsidR="00BC6315" w:rsidRPr="00957CE3">
          <w:rPr>
            <w:rStyle w:val="Hyperlink"/>
            <w:noProof/>
          </w:rPr>
          <w:t>2</w:t>
        </w:r>
        <w:r w:rsidR="00BC6315">
          <w:rPr>
            <w:rFonts w:asciiTheme="minorHAnsi" w:eastAsiaTheme="minorEastAsia" w:hAnsiTheme="minorHAnsi" w:cstheme="minorBidi"/>
            <w:b w:val="0"/>
            <w:bCs w:val="0"/>
            <w:caps w:val="0"/>
            <w:noProof/>
            <w:sz w:val="22"/>
            <w:szCs w:val="22"/>
            <w:lang w:bidi="he-IL"/>
          </w:rPr>
          <w:tab/>
        </w:r>
        <w:r w:rsidR="00BC6315" w:rsidRPr="00957CE3">
          <w:rPr>
            <w:rStyle w:val="Hyperlink"/>
            <w:noProof/>
          </w:rPr>
          <w:t>Feature Description</w:t>
        </w:r>
        <w:r w:rsidR="00BC6315">
          <w:rPr>
            <w:noProof/>
            <w:webHidden/>
          </w:rPr>
          <w:tab/>
        </w:r>
        <w:r>
          <w:rPr>
            <w:noProof/>
            <w:webHidden/>
          </w:rPr>
          <w:fldChar w:fldCharType="begin"/>
        </w:r>
        <w:r w:rsidR="00BC6315">
          <w:rPr>
            <w:noProof/>
            <w:webHidden/>
          </w:rPr>
          <w:instrText xml:space="preserve"> PAGEREF _Toc364961164 \h </w:instrText>
        </w:r>
        <w:r>
          <w:rPr>
            <w:noProof/>
            <w:webHidden/>
          </w:rPr>
        </w:r>
        <w:r>
          <w:rPr>
            <w:noProof/>
            <w:webHidden/>
          </w:rPr>
          <w:fldChar w:fldCharType="separate"/>
        </w:r>
        <w:r w:rsidR="00BC6315">
          <w:rPr>
            <w:noProof/>
            <w:webHidden/>
          </w:rPr>
          <w:t>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65" w:history="1">
        <w:r w:rsidR="00BC6315" w:rsidRPr="00957CE3">
          <w:rPr>
            <w:rStyle w:val="Hyperlink"/>
            <w:noProof/>
          </w:rPr>
          <w:t>2.1</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Feature Overview</w:t>
        </w:r>
        <w:r w:rsidR="00BC6315">
          <w:rPr>
            <w:noProof/>
            <w:webHidden/>
          </w:rPr>
          <w:tab/>
        </w:r>
        <w:r>
          <w:rPr>
            <w:noProof/>
            <w:webHidden/>
          </w:rPr>
          <w:fldChar w:fldCharType="begin"/>
        </w:r>
        <w:r w:rsidR="00BC6315">
          <w:rPr>
            <w:noProof/>
            <w:webHidden/>
          </w:rPr>
          <w:instrText xml:space="preserve"> PAGEREF _Toc364961165 \h </w:instrText>
        </w:r>
        <w:r>
          <w:rPr>
            <w:noProof/>
            <w:webHidden/>
          </w:rPr>
        </w:r>
        <w:r>
          <w:rPr>
            <w:noProof/>
            <w:webHidden/>
          </w:rPr>
          <w:fldChar w:fldCharType="separate"/>
        </w:r>
        <w:r w:rsidR="00BC6315">
          <w:rPr>
            <w:noProof/>
            <w:webHidden/>
          </w:rPr>
          <w:t>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66" w:history="1">
        <w:r w:rsidR="00BC6315" w:rsidRPr="00957CE3">
          <w:rPr>
            <w:rStyle w:val="Hyperlink"/>
            <w:noProof/>
          </w:rPr>
          <w:t>2.2</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Main Entities Overview</w:t>
        </w:r>
        <w:r w:rsidR="00BC6315">
          <w:rPr>
            <w:noProof/>
            <w:webHidden/>
          </w:rPr>
          <w:tab/>
        </w:r>
        <w:r>
          <w:rPr>
            <w:noProof/>
            <w:webHidden/>
          </w:rPr>
          <w:fldChar w:fldCharType="begin"/>
        </w:r>
        <w:r w:rsidR="00BC6315">
          <w:rPr>
            <w:noProof/>
            <w:webHidden/>
          </w:rPr>
          <w:instrText xml:space="preserve"> PAGEREF _Toc364961166 \h </w:instrText>
        </w:r>
        <w:r>
          <w:rPr>
            <w:noProof/>
            <w:webHidden/>
          </w:rPr>
        </w:r>
        <w:r>
          <w:rPr>
            <w:noProof/>
            <w:webHidden/>
          </w:rPr>
          <w:fldChar w:fldCharType="separate"/>
        </w:r>
        <w:r w:rsidR="00BC6315">
          <w:rPr>
            <w:noProof/>
            <w:webHidden/>
          </w:rPr>
          <w:t>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67" w:history="1">
        <w:r w:rsidR="00BC6315" w:rsidRPr="00957CE3">
          <w:rPr>
            <w:rStyle w:val="Hyperlink"/>
            <w:noProof/>
          </w:rPr>
          <w:t>2.3</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FRS Capabilities Overview</w:t>
        </w:r>
        <w:r w:rsidR="00BC6315">
          <w:rPr>
            <w:noProof/>
            <w:webHidden/>
          </w:rPr>
          <w:tab/>
        </w:r>
        <w:r>
          <w:rPr>
            <w:noProof/>
            <w:webHidden/>
          </w:rPr>
          <w:fldChar w:fldCharType="begin"/>
        </w:r>
        <w:r w:rsidR="00BC6315">
          <w:rPr>
            <w:noProof/>
            <w:webHidden/>
          </w:rPr>
          <w:instrText xml:space="preserve"> PAGEREF _Toc364961167 \h </w:instrText>
        </w:r>
        <w:r>
          <w:rPr>
            <w:noProof/>
            <w:webHidden/>
          </w:rPr>
        </w:r>
        <w:r>
          <w:rPr>
            <w:noProof/>
            <w:webHidden/>
          </w:rPr>
          <w:fldChar w:fldCharType="separate"/>
        </w:r>
        <w:r w:rsidR="00BC6315">
          <w:rPr>
            <w:noProof/>
            <w:webHidden/>
          </w:rPr>
          <w:t>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68" w:history="1">
        <w:r w:rsidR="00BC6315" w:rsidRPr="00957CE3">
          <w:rPr>
            <w:rStyle w:val="Hyperlink"/>
            <w:noProof/>
          </w:rPr>
          <w:t>2.4</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Assumptions</w:t>
        </w:r>
        <w:r w:rsidR="00BC6315">
          <w:rPr>
            <w:noProof/>
            <w:webHidden/>
          </w:rPr>
          <w:tab/>
        </w:r>
        <w:r>
          <w:rPr>
            <w:noProof/>
            <w:webHidden/>
          </w:rPr>
          <w:fldChar w:fldCharType="begin"/>
        </w:r>
        <w:r w:rsidR="00BC6315">
          <w:rPr>
            <w:noProof/>
            <w:webHidden/>
          </w:rPr>
          <w:instrText xml:space="preserve"> PAGEREF _Toc364961168 \h </w:instrText>
        </w:r>
        <w:r>
          <w:rPr>
            <w:noProof/>
            <w:webHidden/>
          </w:rPr>
        </w:r>
        <w:r>
          <w:rPr>
            <w:noProof/>
            <w:webHidden/>
          </w:rPr>
          <w:fldChar w:fldCharType="separate"/>
        </w:r>
        <w:r w:rsidR="00BC6315">
          <w:rPr>
            <w:noProof/>
            <w:webHidden/>
          </w:rPr>
          <w:t>7</w:t>
        </w:r>
        <w:r>
          <w:rPr>
            <w:noProof/>
            <w:webHidden/>
          </w:rPr>
          <w:fldChar w:fldCharType="end"/>
        </w:r>
      </w:hyperlink>
    </w:p>
    <w:p w:rsidR="00BC6315" w:rsidRDefault="005A525E">
      <w:pPr>
        <w:pStyle w:val="TOC1"/>
        <w:tabs>
          <w:tab w:val="left" w:pos="400"/>
          <w:tab w:val="right" w:leader="dot" w:pos="9350"/>
        </w:tabs>
        <w:rPr>
          <w:rFonts w:asciiTheme="minorHAnsi" w:eastAsiaTheme="minorEastAsia" w:hAnsiTheme="minorHAnsi" w:cstheme="minorBidi"/>
          <w:b w:val="0"/>
          <w:bCs w:val="0"/>
          <w:caps w:val="0"/>
          <w:noProof/>
          <w:sz w:val="22"/>
          <w:szCs w:val="22"/>
          <w:lang w:bidi="he-IL"/>
        </w:rPr>
      </w:pPr>
      <w:hyperlink w:anchor="_Toc364961169" w:history="1">
        <w:r w:rsidR="00BC6315" w:rsidRPr="00957CE3">
          <w:rPr>
            <w:rStyle w:val="Hyperlink"/>
            <w:noProof/>
          </w:rPr>
          <w:t>3</w:t>
        </w:r>
        <w:r w:rsidR="00BC6315">
          <w:rPr>
            <w:rFonts w:asciiTheme="minorHAnsi" w:eastAsiaTheme="minorEastAsia" w:hAnsiTheme="minorHAnsi" w:cstheme="minorBidi"/>
            <w:b w:val="0"/>
            <w:bCs w:val="0"/>
            <w:caps w:val="0"/>
            <w:noProof/>
            <w:sz w:val="22"/>
            <w:szCs w:val="22"/>
            <w:lang w:bidi="he-IL"/>
          </w:rPr>
          <w:tab/>
        </w:r>
        <w:r w:rsidR="00BC6315" w:rsidRPr="00957CE3">
          <w:rPr>
            <w:rStyle w:val="Hyperlink"/>
            <w:noProof/>
          </w:rPr>
          <w:t>Requirements – Functional</w:t>
        </w:r>
        <w:r w:rsidR="00BC6315">
          <w:rPr>
            <w:noProof/>
            <w:webHidden/>
          </w:rPr>
          <w:tab/>
        </w:r>
        <w:r>
          <w:rPr>
            <w:noProof/>
            <w:webHidden/>
          </w:rPr>
          <w:fldChar w:fldCharType="begin"/>
        </w:r>
        <w:r w:rsidR="00BC6315">
          <w:rPr>
            <w:noProof/>
            <w:webHidden/>
          </w:rPr>
          <w:instrText xml:space="preserve"> PAGEREF _Toc364961169 \h </w:instrText>
        </w:r>
        <w:r>
          <w:rPr>
            <w:noProof/>
            <w:webHidden/>
          </w:rPr>
        </w:r>
        <w:r>
          <w:rPr>
            <w:noProof/>
            <w:webHidden/>
          </w:rPr>
          <w:fldChar w:fldCharType="separate"/>
        </w:r>
        <w:r w:rsidR="00BC6315">
          <w:rPr>
            <w:noProof/>
            <w:webHidden/>
          </w:rPr>
          <w:t>8</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70" w:history="1">
        <w:r w:rsidR="00BC6315" w:rsidRPr="00957CE3">
          <w:rPr>
            <w:rStyle w:val="Hyperlink"/>
            <w:noProof/>
          </w:rPr>
          <w:t>3.1</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General Requirements</w:t>
        </w:r>
        <w:r w:rsidR="00BC6315">
          <w:rPr>
            <w:noProof/>
            <w:webHidden/>
          </w:rPr>
          <w:tab/>
        </w:r>
        <w:r>
          <w:rPr>
            <w:noProof/>
            <w:webHidden/>
          </w:rPr>
          <w:fldChar w:fldCharType="begin"/>
        </w:r>
        <w:r w:rsidR="00BC6315">
          <w:rPr>
            <w:noProof/>
            <w:webHidden/>
          </w:rPr>
          <w:instrText xml:space="preserve"> PAGEREF _Toc364961170 \h </w:instrText>
        </w:r>
        <w:r>
          <w:rPr>
            <w:noProof/>
            <w:webHidden/>
          </w:rPr>
        </w:r>
        <w:r>
          <w:rPr>
            <w:noProof/>
            <w:webHidden/>
          </w:rPr>
          <w:fldChar w:fldCharType="separate"/>
        </w:r>
        <w:r w:rsidR="00BC6315">
          <w:rPr>
            <w:noProof/>
            <w:webHidden/>
          </w:rPr>
          <w:t>8</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71" w:history="1">
        <w:r w:rsidR="00BC6315" w:rsidRPr="00957CE3">
          <w:rPr>
            <w:rStyle w:val="Hyperlink"/>
            <w:noProof/>
          </w:rPr>
          <w:t>3.2</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1. Person Creation</w:t>
        </w:r>
        <w:r w:rsidR="00BC6315">
          <w:rPr>
            <w:noProof/>
            <w:webHidden/>
          </w:rPr>
          <w:tab/>
        </w:r>
        <w:r>
          <w:rPr>
            <w:noProof/>
            <w:webHidden/>
          </w:rPr>
          <w:fldChar w:fldCharType="begin"/>
        </w:r>
        <w:r w:rsidR="00BC6315">
          <w:rPr>
            <w:noProof/>
            <w:webHidden/>
          </w:rPr>
          <w:instrText xml:space="preserve"> PAGEREF _Toc364961171 \h </w:instrText>
        </w:r>
        <w:r>
          <w:rPr>
            <w:noProof/>
            <w:webHidden/>
          </w:rPr>
        </w:r>
        <w:r>
          <w:rPr>
            <w:noProof/>
            <w:webHidden/>
          </w:rPr>
          <w:fldChar w:fldCharType="separate"/>
        </w:r>
        <w:r w:rsidR="00BC6315">
          <w:rPr>
            <w:noProof/>
            <w:webHidden/>
          </w:rPr>
          <w:t>8</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72" w:history="1">
        <w:r w:rsidR="00BC6315" w:rsidRPr="00957CE3">
          <w:rPr>
            <w:rStyle w:val="Hyperlink"/>
            <w:noProof/>
          </w:rPr>
          <w:t>3.2.1</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Description</w:t>
        </w:r>
        <w:r w:rsidR="00BC6315">
          <w:rPr>
            <w:noProof/>
            <w:webHidden/>
          </w:rPr>
          <w:tab/>
        </w:r>
        <w:r>
          <w:rPr>
            <w:noProof/>
            <w:webHidden/>
          </w:rPr>
          <w:fldChar w:fldCharType="begin"/>
        </w:r>
        <w:r w:rsidR="00BC6315">
          <w:rPr>
            <w:noProof/>
            <w:webHidden/>
          </w:rPr>
          <w:instrText xml:space="preserve"> PAGEREF _Toc364961172 \h </w:instrText>
        </w:r>
        <w:r>
          <w:rPr>
            <w:noProof/>
            <w:webHidden/>
          </w:rPr>
        </w:r>
        <w:r>
          <w:rPr>
            <w:noProof/>
            <w:webHidden/>
          </w:rPr>
          <w:fldChar w:fldCharType="separate"/>
        </w:r>
        <w:r w:rsidR="00BC6315">
          <w:rPr>
            <w:noProof/>
            <w:webHidden/>
          </w:rPr>
          <w:t>8</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73" w:history="1">
        <w:r w:rsidR="00BC6315" w:rsidRPr="00957CE3">
          <w:rPr>
            <w:rStyle w:val="Hyperlink"/>
            <w:noProof/>
          </w:rPr>
          <w:t>3.2.2</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Assumptions/Dependencies</w:t>
        </w:r>
        <w:r w:rsidR="00BC6315">
          <w:rPr>
            <w:noProof/>
            <w:webHidden/>
          </w:rPr>
          <w:tab/>
        </w:r>
        <w:r>
          <w:rPr>
            <w:noProof/>
            <w:webHidden/>
          </w:rPr>
          <w:fldChar w:fldCharType="begin"/>
        </w:r>
        <w:r w:rsidR="00BC6315">
          <w:rPr>
            <w:noProof/>
            <w:webHidden/>
          </w:rPr>
          <w:instrText xml:space="preserve"> PAGEREF _Toc364961173 \h </w:instrText>
        </w:r>
        <w:r>
          <w:rPr>
            <w:noProof/>
            <w:webHidden/>
          </w:rPr>
        </w:r>
        <w:r>
          <w:rPr>
            <w:noProof/>
            <w:webHidden/>
          </w:rPr>
          <w:fldChar w:fldCharType="separate"/>
        </w:r>
        <w:r w:rsidR="00BC6315">
          <w:rPr>
            <w:noProof/>
            <w:webHidden/>
          </w:rPr>
          <w:t>8</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74" w:history="1">
        <w:r w:rsidR="00BC6315" w:rsidRPr="00957CE3">
          <w:rPr>
            <w:rStyle w:val="Hyperlink"/>
            <w:noProof/>
          </w:rPr>
          <w:t>3.2.3</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Use Cases</w:t>
        </w:r>
        <w:r w:rsidR="00BC6315">
          <w:rPr>
            <w:noProof/>
            <w:webHidden/>
          </w:rPr>
          <w:tab/>
        </w:r>
        <w:r>
          <w:rPr>
            <w:noProof/>
            <w:webHidden/>
          </w:rPr>
          <w:fldChar w:fldCharType="begin"/>
        </w:r>
        <w:r w:rsidR="00BC6315">
          <w:rPr>
            <w:noProof/>
            <w:webHidden/>
          </w:rPr>
          <w:instrText xml:space="preserve"> PAGEREF _Toc364961174 \h </w:instrText>
        </w:r>
        <w:r>
          <w:rPr>
            <w:noProof/>
            <w:webHidden/>
          </w:rPr>
        </w:r>
        <w:r>
          <w:rPr>
            <w:noProof/>
            <w:webHidden/>
          </w:rPr>
          <w:fldChar w:fldCharType="separate"/>
        </w:r>
        <w:r w:rsidR="00BC6315">
          <w:rPr>
            <w:noProof/>
            <w:webHidden/>
          </w:rPr>
          <w:t>8</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75" w:history="1">
        <w:r w:rsidR="00BC6315" w:rsidRPr="00957CE3">
          <w:rPr>
            <w:rStyle w:val="Hyperlink"/>
            <w:noProof/>
          </w:rPr>
          <w:t>3.2.3.1</w:t>
        </w:r>
        <w:r w:rsidR="00BC6315">
          <w:rPr>
            <w:rFonts w:asciiTheme="minorHAnsi" w:eastAsiaTheme="minorEastAsia" w:hAnsiTheme="minorHAnsi" w:cstheme="minorBidi"/>
            <w:noProof/>
            <w:sz w:val="22"/>
            <w:szCs w:val="22"/>
            <w:lang w:bidi="he-IL"/>
          </w:rPr>
          <w:tab/>
        </w:r>
        <w:r w:rsidR="00BC6315" w:rsidRPr="00957CE3">
          <w:rPr>
            <w:rStyle w:val="Hyperlink"/>
            <w:noProof/>
          </w:rPr>
          <w:t>NPA0010 - Add persona (New)</w:t>
        </w:r>
        <w:r w:rsidR="00BC6315">
          <w:rPr>
            <w:noProof/>
            <w:webHidden/>
          </w:rPr>
          <w:tab/>
        </w:r>
        <w:r>
          <w:rPr>
            <w:noProof/>
            <w:webHidden/>
          </w:rPr>
          <w:fldChar w:fldCharType="begin"/>
        </w:r>
        <w:r w:rsidR="00BC6315">
          <w:rPr>
            <w:noProof/>
            <w:webHidden/>
          </w:rPr>
          <w:instrText xml:space="preserve"> PAGEREF _Toc364961175 \h </w:instrText>
        </w:r>
        <w:r>
          <w:rPr>
            <w:noProof/>
            <w:webHidden/>
          </w:rPr>
        </w:r>
        <w:r>
          <w:rPr>
            <w:noProof/>
            <w:webHidden/>
          </w:rPr>
          <w:fldChar w:fldCharType="separate"/>
        </w:r>
        <w:r w:rsidR="00BC6315">
          <w:rPr>
            <w:noProof/>
            <w:webHidden/>
          </w:rPr>
          <w:t>8</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76" w:history="1">
        <w:r w:rsidR="00BC6315" w:rsidRPr="00957CE3">
          <w:rPr>
            <w:rStyle w:val="Hyperlink"/>
            <w:noProof/>
          </w:rPr>
          <w:t>3.2.3.2</w:t>
        </w:r>
        <w:r w:rsidR="00BC6315">
          <w:rPr>
            <w:rFonts w:asciiTheme="minorHAnsi" w:eastAsiaTheme="minorEastAsia" w:hAnsiTheme="minorHAnsi" w:cstheme="minorBidi"/>
            <w:noProof/>
            <w:sz w:val="22"/>
            <w:szCs w:val="22"/>
            <w:lang w:bidi="he-IL"/>
          </w:rPr>
          <w:tab/>
        </w:r>
        <w:r w:rsidR="00BC6315" w:rsidRPr="00957CE3">
          <w:rPr>
            <w:rStyle w:val="Hyperlink"/>
            <w:noProof/>
          </w:rPr>
          <w:t>NPA0100 - New person (New)</w:t>
        </w:r>
        <w:r w:rsidR="00BC6315">
          <w:rPr>
            <w:noProof/>
            <w:webHidden/>
          </w:rPr>
          <w:tab/>
        </w:r>
        <w:r>
          <w:rPr>
            <w:noProof/>
            <w:webHidden/>
          </w:rPr>
          <w:fldChar w:fldCharType="begin"/>
        </w:r>
        <w:r w:rsidR="00BC6315">
          <w:rPr>
            <w:noProof/>
            <w:webHidden/>
          </w:rPr>
          <w:instrText xml:space="preserve"> PAGEREF _Toc364961176 \h </w:instrText>
        </w:r>
        <w:r>
          <w:rPr>
            <w:noProof/>
            <w:webHidden/>
          </w:rPr>
        </w:r>
        <w:r>
          <w:rPr>
            <w:noProof/>
            <w:webHidden/>
          </w:rPr>
          <w:fldChar w:fldCharType="separate"/>
        </w:r>
        <w:r w:rsidR="00BC6315">
          <w:rPr>
            <w:noProof/>
            <w:webHidden/>
          </w:rPr>
          <w:t>10</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77" w:history="1">
        <w:r w:rsidR="00BC6315" w:rsidRPr="00957CE3">
          <w:rPr>
            <w:rStyle w:val="Hyperlink"/>
            <w:noProof/>
          </w:rPr>
          <w:t>3.2.4</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Application requirements</w:t>
        </w:r>
        <w:r w:rsidR="00BC6315">
          <w:rPr>
            <w:noProof/>
            <w:webHidden/>
          </w:rPr>
          <w:tab/>
        </w:r>
        <w:r>
          <w:rPr>
            <w:noProof/>
            <w:webHidden/>
          </w:rPr>
          <w:fldChar w:fldCharType="begin"/>
        </w:r>
        <w:r w:rsidR="00BC6315">
          <w:rPr>
            <w:noProof/>
            <w:webHidden/>
          </w:rPr>
          <w:instrText xml:space="preserve"> PAGEREF _Toc364961177 \h </w:instrText>
        </w:r>
        <w:r>
          <w:rPr>
            <w:noProof/>
            <w:webHidden/>
          </w:rPr>
        </w:r>
        <w:r>
          <w:rPr>
            <w:noProof/>
            <w:webHidden/>
          </w:rPr>
          <w:fldChar w:fldCharType="separate"/>
        </w:r>
        <w:r w:rsidR="00BC6315">
          <w:rPr>
            <w:noProof/>
            <w:webHidden/>
          </w:rPr>
          <w:t>10</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78" w:history="1">
        <w:r w:rsidR="00BC6315" w:rsidRPr="00957CE3">
          <w:rPr>
            <w:rStyle w:val="Hyperlink"/>
            <w:noProof/>
          </w:rPr>
          <w:t>3.3</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2. Person Management</w:t>
        </w:r>
        <w:r w:rsidR="00BC6315">
          <w:rPr>
            <w:noProof/>
            <w:webHidden/>
          </w:rPr>
          <w:tab/>
        </w:r>
        <w:r>
          <w:rPr>
            <w:noProof/>
            <w:webHidden/>
          </w:rPr>
          <w:fldChar w:fldCharType="begin"/>
        </w:r>
        <w:r w:rsidR="00BC6315">
          <w:rPr>
            <w:noProof/>
            <w:webHidden/>
          </w:rPr>
          <w:instrText xml:space="preserve"> PAGEREF _Toc364961178 \h </w:instrText>
        </w:r>
        <w:r>
          <w:rPr>
            <w:noProof/>
            <w:webHidden/>
          </w:rPr>
        </w:r>
        <w:r>
          <w:rPr>
            <w:noProof/>
            <w:webHidden/>
          </w:rPr>
          <w:fldChar w:fldCharType="separate"/>
        </w:r>
        <w:r w:rsidR="00BC6315">
          <w:rPr>
            <w:noProof/>
            <w:webHidden/>
          </w:rPr>
          <w:t>10</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79" w:history="1">
        <w:r w:rsidR="00BC6315" w:rsidRPr="00957CE3">
          <w:rPr>
            <w:rStyle w:val="Hyperlink"/>
            <w:noProof/>
          </w:rPr>
          <w:t>3.3.1</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Description</w:t>
        </w:r>
        <w:r w:rsidR="00BC6315">
          <w:rPr>
            <w:noProof/>
            <w:webHidden/>
          </w:rPr>
          <w:tab/>
        </w:r>
        <w:r>
          <w:rPr>
            <w:noProof/>
            <w:webHidden/>
          </w:rPr>
          <w:fldChar w:fldCharType="begin"/>
        </w:r>
        <w:r w:rsidR="00BC6315">
          <w:rPr>
            <w:noProof/>
            <w:webHidden/>
          </w:rPr>
          <w:instrText xml:space="preserve"> PAGEREF _Toc364961179 \h </w:instrText>
        </w:r>
        <w:r>
          <w:rPr>
            <w:noProof/>
            <w:webHidden/>
          </w:rPr>
        </w:r>
        <w:r>
          <w:rPr>
            <w:noProof/>
            <w:webHidden/>
          </w:rPr>
          <w:fldChar w:fldCharType="separate"/>
        </w:r>
        <w:r w:rsidR="00BC6315">
          <w:rPr>
            <w:noProof/>
            <w:webHidden/>
          </w:rPr>
          <w:t>10</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80" w:history="1">
        <w:r w:rsidR="00BC6315" w:rsidRPr="00957CE3">
          <w:rPr>
            <w:rStyle w:val="Hyperlink"/>
            <w:noProof/>
          </w:rPr>
          <w:t>3.3.2</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Assumptions/Dependencies</w:t>
        </w:r>
        <w:r w:rsidR="00BC6315">
          <w:rPr>
            <w:noProof/>
            <w:webHidden/>
          </w:rPr>
          <w:tab/>
        </w:r>
        <w:r>
          <w:rPr>
            <w:noProof/>
            <w:webHidden/>
          </w:rPr>
          <w:fldChar w:fldCharType="begin"/>
        </w:r>
        <w:r w:rsidR="00BC6315">
          <w:rPr>
            <w:noProof/>
            <w:webHidden/>
          </w:rPr>
          <w:instrText xml:space="preserve"> PAGEREF _Toc364961180 \h </w:instrText>
        </w:r>
        <w:r>
          <w:rPr>
            <w:noProof/>
            <w:webHidden/>
          </w:rPr>
        </w:r>
        <w:r>
          <w:rPr>
            <w:noProof/>
            <w:webHidden/>
          </w:rPr>
          <w:fldChar w:fldCharType="separate"/>
        </w:r>
        <w:r w:rsidR="00BC6315">
          <w:rPr>
            <w:noProof/>
            <w:webHidden/>
          </w:rPr>
          <w:t>11</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81" w:history="1">
        <w:r w:rsidR="00BC6315" w:rsidRPr="00957CE3">
          <w:rPr>
            <w:rStyle w:val="Hyperlink"/>
            <w:noProof/>
          </w:rPr>
          <w:t>3.3.3</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Use Cases</w:t>
        </w:r>
        <w:r w:rsidR="00BC6315">
          <w:rPr>
            <w:noProof/>
            <w:webHidden/>
          </w:rPr>
          <w:tab/>
        </w:r>
        <w:r>
          <w:rPr>
            <w:noProof/>
            <w:webHidden/>
          </w:rPr>
          <w:fldChar w:fldCharType="begin"/>
        </w:r>
        <w:r w:rsidR="00BC6315">
          <w:rPr>
            <w:noProof/>
            <w:webHidden/>
          </w:rPr>
          <w:instrText xml:space="preserve"> PAGEREF _Toc364961181 \h </w:instrText>
        </w:r>
        <w:r>
          <w:rPr>
            <w:noProof/>
            <w:webHidden/>
          </w:rPr>
        </w:r>
        <w:r>
          <w:rPr>
            <w:noProof/>
            <w:webHidden/>
          </w:rPr>
          <w:fldChar w:fldCharType="separate"/>
        </w:r>
        <w:r w:rsidR="00BC6315">
          <w:rPr>
            <w:noProof/>
            <w:webHidden/>
          </w:rPr>
          <w:t>11</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82" w:history="1">
        <w:r w:rsidR="00BC6315" w:rsidRPr="00957CE3">
          <w:rPr>
            <w:rStyle w:val="Hyperlink"/>
            <w:noProof/>
          </w:rPr>
          <w:t>3.3.3.1</w:t>
        </w:r>
        <w:r w:rsidR="00BC6315">
          <w:rPr>
            <w:rFonts w:asciiTheme="minorHAnsi" w:eastAsiaTheme="minorEastAsia" w:hAnsiTheme="minorHAnsi" w:cstheme="minorBidi"/>
            <w:noProof/>
            <w:sz w:val="22"/>
            <w:szCs w:val="22"/>
            <w:lang w:bidi="he-IL"/>
          </w:rPr>
          <w:tab/>
        </w:r>
        <w:r w:rsidR="00BC6315" w:rsidRPr="00957CE3">
          <w:rPr>
            <w:rStyle w:val="Hyperlink"/>
            <w:noProof/>
          </w:rPr>
          <w:t>PEM0010 - View persona summary (New)</w:t>
        </w:r>
        <w:r w:rsidR="00BC6315">
          <w:rPr>
            <w:noProof/>
            <w:webHidden/>
          </w:rPr>
          <w:tab/>
        </w:r>
        <w:r>
          <w:rPr>
            <w:noProof/>
            <w:webHidden/>
          </w:rPr>
          <w:fldChar w:fldCharType="begin"/>
        </w:r>
        <w:r w:rsidR="00BC6315">
          <w:rPr>
            <w:noProof/>
            <w:webHidden/>
          </w:rPr>
          <w:instrText xml:space="preserve"> PAGEREF _Toc364961182 \h </w:instrText>
        </w:r>
        <w:r>
          <w:rPr>
            <w:noProof/>
            <w:webHidden/>
          </w:rPr>
        </w:r>
        <w:r>
          <w:rPr>
            <w:noProof/>
            <w:webHidden/>
          </w:rPr>
          <w:fldChar w:fldCharType="separate"/>
        </w:r>
        <w:r w:rsidR="00BC6315">
          <w:rPr>
            <w:noProof/>
            <w:webHidden/>
          </w:rPr>
          <w:t>11</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83" w:history="1">
        <w:r w:rsidR="00BC6315" w:rsidRPr="00957CE3">
          <w:rPr>
            <w:rStyle w:val="Hyperlink"/>
            <w:noProof/>
          </w:rPr>
          <w:t>3.3.3.2</w:t>
        </w:r>
        <w:r w:rsidR="00BC6315">
          <w:rPr>
            <w:rFonts w:asciiTheme="minorHAnsi" w:eastAsiaTheme="minorEastAsia" w:hAnsiTheme="minorHAnsi" w:cstheme="minorBidi"/>
            <w:noProof/>
            <w:sz w:val="22"/>
            <w:szCs w:val="22"/>
            <w:lang w:bidi="he-IL"/>
          </w:rPr>
          <w:tab/>
        </w:r>
        <w:r w:rsidR="00BC6315" w:rsidRPr="00957CE3">
          <w:rPr>
            <w:rStyle w:val="Hyperlink"/>
            <w:noProof/>
          </w:rPr>
          <w:t>PEM0020 - Modify existing person details (New)</w:t>
        </w:r>
        <w:r w:rsidR="00BC6315">
          <w:rPr>
            <w:noProof/>
            <w:webHidden/>
          </w:rPr>
          <w:tab/>
        </w:r>
        <w:r>
          <w:rPr>
            <w:noProof/>
            <w:webHidden/>
          </w:rPr>
          <w:fldChar w:fldCharType="begin"/>
        </w:r>
        <w:r w:rsidR="00BC6315">
          <w:rPr>
            <w:noProof/>
            <w:webHidden/>
          </w:rPr>
          <w:instrText xml:space="preserve"> PAGEREF _Toc364961183 \h </w:instrText>
        </w:r>
        <w:r>
          <w:rPr>
            <w:noProof/>
            <w:webHidden/>
          </w:rPr>
        </w:r>
        <w:r>
          <w:rPr>
            <w:noProof/>
            <w:webHidden/>
          </w:rPr>
          <w:fldChar w:fldCharType="separate"/>
        </w:r>
        <w:r w:rsidR="00BC6315">
          <w:rPr>
            <w:noProof/>
            <w:webHidden/>
          </w:rPr>
          <w:t>11</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84" w:history="1">
        <w:r w:rsidR="00BC6315" w:rsidRPr="00957CE3">
          <w:rPr>
            <w:rStyle w:val="Hyperlink"/>
            <w:noProof/>
          </w:rPr>
          <w:t>3.3.3.3</w:t>
        </w:r>
        <w:r w:rsidR="00BC6315">
          <w:rPr>
            <w:rFonts w:asciiTheme="minorHAnsi" w:eastAsiaTheme="minorEastAsia" w:hAnsiTheme="minorHAnsi" w:cstheme="minorBidi"/>
            <w:noProof/>
            <w:sz w:val="22"/>
            <w:szCs w:val="22"/>
            <w:lang w:bidi="he-IL"/>
          </w:rPr>
          <w:tab/>
        </w:r>
        <w:r w:rsidR="00BC6315" w:rsidRPr="00957CE3">
          <w:rPr>
            <w:rStyle w:val="Hyperlink"/>
            <w:noProof/>
          </w:rPr>
          <w:t>PEM0030 - Modify person legal address (New)</w:t>
        </w:r>
        <w:r w:rsidR="00BC6315">
          <w:rPr>
            <w:noProof/>
            <w:webHidden/>
          </w:rPr>
          <w:tab/>
        </w:r>
        <w:r>
          <w:rPr>
            <w:noProof/>
            <w:webHidden/>
          </w:rPr>
          <w:fldChar w:fldCharType="begin"/>
        </w:r>
        <w:r w:rsidR="00BC6315">
          <w:rPr>
            <w:noProof/>
            <w:webHidden/>
          </w:rPr>
          <w:instrText xml:space="preserve"> PAGEREF _Toc364961184 \h </w:instrText>
        </w:r>
        <w:r>
          <w:rPr>
            <w:noProof/>
            <w:webHidden/>
          </w:rPr>
        </w:r>
        <w:r>
          <w:rPr>
            <w:noProof/>
            <w:webHidden/>
          </w:rPr>
          <w:fldChar w:fldCharType="separate"/>
        </w:r>
        <w:r w:rsidR="00BC6315">
          <w:rPr>
            <w:noProof/>
            <w:webHidden/>
          </w:rPr>
          <w:t>12</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85" w:history="1">
        <w:r w:rsidR="00BC6315" w:rsidRPr="00957CE3">
          <w:rPr>
            <w:rStyle w:val="Hyperlink"/>
            <w:noProof/>
          </w:rPr>
          <w:t>3.3.3.4</w:t>
        </w:r>
        <w:r w:rsidR="00BC6315">
          <w:rPr>
            <w:rFonts w:asciiTheme="minorHAnsi" w:eastAsiaTheme="minorEastAsia" w:hAnsiTheme="minorHAnsi" w:cstheme="minorBidi"/>
            <w:noProof/>
            <w:sz w:val="22"/>
            <w:szCs w:val="22"/>
            <w:lang w:bidi="he-IL"/>
          </w:rPr>
          <w:tab/>
        </w:r>
        <w:r w:rsidR="00BC6315" w:rsidRPr="00957CE3">
          <w:rPr>
            <w:rStyle w:val="Hyperlink"/>
            <w:noProof/>
          </w:rPr>
          <w:t>PEM0060 - Modify persona role (New)</w:t>
        </w:r>
        <w:r w:rsidR="00BC6315">
          <w:rPr>
            <w:noProof/>
            <w:webHidden/>
          </w:rPr>
          <w:tab/>
        </w:r>
        <w:r>
          <w:rPr>
            <w:noProof/>
            <w:webHidden/>
          </w:rPr>
          <w:fldChar w:fldCharType="begin"/>
        </w:r>
        <w:r w:rsidR="00BC6315">
          <w:rPr>
            <w:noProof/>
            <w:webHidden/>
          </w:rPr>
          <w:instrText xml:space="preserve"> PAGEREF _Toc364961185 \h </w:instrText>
        </w:r>
        <w:r>
          <w:rPr>
            <w:noProof/>
            <w:webHidden/>
          </w:rPr>
        </w:r>
        <w:r>
          <w:rPr>
            <w:noProof/>
            <w:webHidden/>
          </w:rPr>
          <w:fldChar w:fldCharType="separate"/>
        </w:r>
        <w:r w:rsidR="00BC6315">
          <w:rPr>
            <w:noProof/>
            <w:webHidden/>
          </w:rPr>
          <w:t>13</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86" w:history="1">
        <w:r w:rsidR="00BC6315" w:rsidRPr="00957CE3">
          <w:rPr>
            <w:rStyle w:val="Hyperlink"/>
            <w:noProof/>
            <w:kern w:val="32"/>
          </w:rPr>
          <w:t>3.3.3.5</w:t>
        </w:r>
        <w:r w:rsidR="00BC6315">
          <w:rPr>
            <w:rFonts w:asciiTheme="minorHAnsi" w:eastAsiaTheme="minorEastAsia" w:hAnsiTheme="minorHAnsi" w:cstheme="minorBidi"/>
            <w:noProof/>
            <w:sz w:val="22"/>
            <w:szCs w:val="22"/>
            <w:lang w:bidi="he-IL"/>
          </w:rPr>
          <w:tab/>
        </w:r>
        <w:r w:rsidR="00BC6315" w:rsidRPr="00957CE3">
          <w:rPr>
            <w:rStyle w:val="Hyperlink"/>
            <w:noProof/>
            <w:kern w:val="32"/>
          </w:rPr>
          <w:t>PEM0070 - Deactivate persona (New)</w:t>
        </w:r>
        <w:r w:rsidR="00BC6315">
          <w:rPr>
            <w:noProof/>
            <w:webHidden/>
          </w:rPr>
          <w:tab/>
        </w:r>
        <w:r>
          <w:rPr>
            <w:noProof/>
            <w:webHidden/>
          </w:rPr>
          <w:fldChar w:fldCharType="begin"/>
        </w:r>
        <w:r w:rsidR="00BC6315">
          <w:rPr>
            <w:noProof/>
            <w:webHidden/>
          </w:rPr>
          <w:instrText xml:space="preserve"> PAGEREF _Toc364961186 \h </w:instrText>
        </w:r>
        <w:r>
          <w:rPr>
            <w:noProof/>
            <w:webHidden/>
          </w:rPr>
        </w:r>
        <w:r>
          <w:rPr>
            <w:noProof/>
            <w:webHidden/>
          </w:rPr>
          <w:fldChar w:fldCharType="separate"/>
        </w:r>
        <w:r w:rsidR="00BC6315">
          <w:rPr>
            <w:noProof/>
            <w:webHidden/>
          </w:rPr>
          <w:t>14</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87" w:history="1">
        <w:r w:rsidR="00BC6315" w:rsidRPr="00957CE3">
          <w:rPr>
            <w:rStyle w:val="Hyperlink"/>
            <w:noProof/>
            <w:kern w:val="32"/>
          </w:rPr>
          <w:t>3.3.3.6</w:t>
        </w:r>
        <w:r w:rsidR="00BC6315">
          <w:rPr>
            <w:rFonts w:asciiTheme="minorHAnsi" w:eastAsiaTheme="minorEastAsia" w:hAnsiTheme="minorHAnsi" w:cstheme="minorBidi"/>
            <w:noProof/>
            <w:sz w:val="22"/>
            <w:szCs w:val="22"/>
            <w:lang w:bidi="he-IL"/>
          </w:rPr>
          <w:tab/>
        </w:r>
        <w:r w:rsidR="00BC6315" w:rsidRPr="00957CE3">
          <w:rPr>
            <w:rStyle w:val="Hyperlink"/>
            <w:noProof/>
            <w:kern w:val="32"/>
          </w:rPr>
          <w:t xml:space="preserve">PEM0100 - Change owner </w:t>
        </w:r>
        <w:r w:rsidR="00BC6315" w:rsidRPr="00957CE3">
          <w:rPr>
            <w:rStyle w:val="Hyperlink"/>
            <w:noProof/>
          </w:rPr>
          <w:t>(New)</w:t>
        </w:r>
        <w:r w:rsidR="00BC6315">
          <w:rPr>
            <w:noProof/>
            <w:webHidden/>
          </w:rPr>
          <w:tab/>
        </w:r>
        <w:r>
          <w:rPr>
            <w:noProof/>
            <w:webHidden/>
          </w:rPr>
          <w:fldChar w:fldCharType="begin"/>
        </w:r>
        <w:r w:rsidR="00BC6315">
          <w:rPr>
            <w:noProof/>
            <w:webHidden/>
          </w:rPr>
          <w:instrText xml:space="preserve"> PAGEREF _Toc364961187 \h </w:instrText>
        </w:r>
        <w:r>
          <w:rPr>
            <w:noProof/>
            <w:webHidden/>
          </w:rPr>
        </w:r>
        <w:r>
          <w:rPr>
            <w:noProof/>
            <w:webHidden/>
          </w:rPr>
          <w:fldChar w:fldCharType="separate"/>
        </w:r>
        <w:r w:rsidR="00BC6315">
          <w:rPr>
            <w:noProof/>
            <w:webHidden/>
          </w:rPr>
          <w:t>15</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88" w:history="1">
        <w:r w:rsidR="00BC6315" w:rsidRPr="00957CE3">
          <w:rPr>
            <w:rStyle w:val="Hyperlink"/>
            <w:noProof/>
          </w:rPr>
          <w:t>3.3.3.7</w:t>
        </w:r>
        <w:r w:rsidR="00BC6315">
          <w:rPr>
            <w:rFonts w:asciiTheme="minorHAnsi" w:eastAsiaTheme="minorEastAsia" w:hAnsiTheme="minorHAnsi" w:cstheme="minorBidi"/>
            <w:noProof/>
            <w:sz w:val="22"/>
            <w:szCs w:val="22"/>
            <w:lang w:bidi="he-IL"/>
          </w:rPr>
          <w:tab/>
        </w:r>
        <w:r w:rsidR="00BC6315" w:rsidRPr="00957CE3">
          <w:rPr>
            <w:rStyle w:val="Hyperlink"/>
            <w:noProof/>
          </w:rPr>
          <w:t>PEM0200 - Disassociate persona from account (New)</w:t>
        </w:r>
        <w:r w:rsidR="00BC6315">
          <w:rPr>
            <w:noProof/>
            <w:webHidden/>
          </w:rPr>
          <w:tab/>
        </w:r>
        <w:r>
          <w:rPr>
            <w:noProof/>
            <w:webHidden/>
          </w:rPr>
          <w:fldChar w:fldCharType="begin"/>
        </w:r>
        <w:r w:rsidR="00BC6315">
          <w:rPr>
            <w:noProof/>
            <w:webHidden/>
          </w:rPr>
          <w:instrText xml:space="preserve"> PAGEREF _Toc364961188 \h </w:instrText>
        </w:r>
        <w:r>
          <w:rPr>
            <w:noProof/>
            <w:webHidden/>
          </w:rPr>
        </w:r>
        <w:r>
          <w:rPr>
            <w:noProof/>
            <w:webHidden/>
          </w:rPr>
          <w:fldChar w:fldCharType="separate"/>
        </w:r>
        <w:r w:rsidR="00BC6315">
          <w:rPr>
            <w:noProof/>
            <w:webHidden/>
          </w:rPr>
          <w:t>17</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89" w:history="1">
        <w:r w:rsidR="00BC6315" w:rsidRPr="00957CE3">
          <w:rPr>
            <w:rStyle w:val="Hyperlink"/>
            <w:noProof/>
          </w:rPr>
          <w:t>3.3.3.8</w:t>
        </w:r>
        <w:r w:rsidR="00BC6315">
          <w:rPr>
            <w:rFonts w:asciiTheme="minorHAnsi" w:eastAsiaTheme="minorEastAsia" w:hAnsiTheme="minorHAnsi" w:cstheme="minorBidi"/>
            <w:noProof/>
            <w:sz w:val="22"/>
            <w:szCs w:val="22"/>
            <w:lang w:bidi="he-IL"/>
          </w:rPr>
          <w:tab/>
        </w:r>
        <w:r w:rsidR="00BC6315" w:rsidRPr="00957CE3">
          <w:rPr>
            <w:rStyle w:val="Hyperlink"/>
            <w:noProof/>
          </w:rPr>
          <w:t>PEM0300 - Associate persona to subscription (New)</w:t>
        </w:r>
        <w:r w:rsidR="00BC6315">
          <w:rPr>
            <w:noProof/>
            <w:webHidden/>
          </w:rPr>
          <w:tab/>
        </w:r>
        <w:r>
          <w:rPr>
            <w:noProof/>
            <w:webHidden/>
          </w:rPr>
          <w:fldChar w:fldCharType="begin"/>
        </w:r>
        <w:r w:rsidR="00BC6315">
          <w:rPr>
            <w:noProof/>
            <w:webHidden/>
          </w:rPr>
          <w:instrText xml:space="preserve"> PAGEREF _Toc364961189 \h </w:instrText>
        </w:r>
        <w:r>
          <w:rPr>
            <w:noProof/>
            <w:webHidden/>
          </w:rPr>
        </w:r>
        <w:r>
          <w:rPr>
            <w:noProof/>
            <w:webHidden/>
          </w:rPr>
          <w:fldChar w:fldCharType="separate"/>
        </w:r>
        <w:r w:rsidR="00BC6315">
          <w:rPr>
            <w:noProof/>
            <w:webHidden/>
          </w:rPr>
          <w:t>17</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90" w:history="1">
        <w:r w:rsidR="00BC6315" w:rsidRPr="00957CE3">
          <w:rPr>
            <w:rStyle w:val="Hyperlink"/>
            <w:noProof/>
          </w:rPr>
          <w:t>3.3.3.9</w:t>
        </w:r>
        <w:r w:rsidR="00BC6315">
          <w:rPr>
            <w:rFonts w:asciiTheme="minorHAnsi" w:eastAsiaTheme="minorEastAsia" w:hAnsiTheme="minorHAnsi" w:cstheme="minorBidi"/>
            <w:noProof/>
            <w:sz w:val="22"/>
            <w:szCs w:val="22"/>
            <w:lang w:bidi="he-IL"/>
          </w:rPr>
          <w:tab/>
        </w:r>
        <w:r w:rsidR="00BC6315" w:rsidRPr="00957CE3">
          <w:rPr>
            <w:rStyle w:val="Hyperlink"/>
            <w:noProof/>
          </w:rPr>
          <w:t>PEM0310 - Dissociate persona from subscription (New)</w:t>
        </w:r>
        <w:r w:rsidR="00BC6315">
          <w:rPr>
            <w:noProof/>
            <w:webHidden/>
          </w:rPr>
          <w:tab/>
        </w:r>
        <w:r>
          <w:rPr>
            <w:noProof/>
            <w:webHidden/>
          </w:rPr>
          <w:fldChar w:fldCharType="begin"/>
        </w:r>
        <w:r w:rsidR="00BC6315">
          <w:rPr>
            <w:noProof/>
            <w:webHidden/>
          </w:rPr>
          <w:instrText xml:space="preserve"> PAGEREF _Toc364961190 \h </w:instrText>
        </w:r>
        <w:r>
          <w:rPr>
            <w:noProof/>
            <w:webHidden/>
          </w:rPr>
        </w:r>
        <w:r>
          <w:rPr>
            <w:noProof/>
            <w:webHidden/>
          </w:rPr>
          <w:fldChar w:fldCharType="separate"/>
        </w:r>
        <w:r w:rsidR="00BC6315">
          <w:rPr>
            <w:noProof/>
            <w:webHidden/>
          </w:rPr>
          <w:t>18</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191" w:history="1">
        <w:r w:rsidR="00BC6315" w:rsidRPr="00957CE3">
          <w:rPr>
            <w:rStyle w:val="Hyperlink"/>
            <w:noProof/>
          </w:rPr>
          <w:t>3.3.3.10</w:t>
        </w:r>
        <w:r w:rsidR="00BC6315">
          <w:rPr>
            <w:rFonts w:asciiTheme="minorHAnsi" w:eastAsiaTheme="minorEastAsia" w:hAnsiTheme="minorHAnsi" w:cstheme="minorBidi"/>
            <w:noProof/>
            <w:sz w:val="22"/>
            <w:szCs w:val="22"/>
            <w:lang w:bidi="he-IL"/>
          </w:rPr>
          <w:tab/>
        </w:r>
        <w:r w:rsidR="00BC6315" w:rsidRPr="00957CE3">
          <w:rPr>
            <w:rStyle w:val="Hyperlink"/>
            <w:noProof/>
          </w:rPr>
          <w:t>PEM0430 - Merge persons (New)</w:t>
        </w:r>
        <w:r w:rsidR="00BC6315">
          <w:rPr>
            <w:noProof/>
            <w:webHidden/>
          </w:rPr>
          <w:tab/>
        </w:r>
        <w:r>
          <w:rPr>
            <w:noProof/>
            <w:webHidden/>
          </w:rPr>
          <w:fldChar w:fldCharType="begin"/>
        </w:r>
        <w:r w:rsidR="00BC6315">
          <w:rPr>
            <w:noProof/>
            <w:webHidden/>
          </w:rPr>
          <w:instrText xml:space="preserve"> PAGEREF _Toc364961191 \h </w:instrText>
        </w:r>
        <w:r>
          <w:rPr>
            <w:noProof/>
            <w:webHidden/>
          </w:rPr>
        </w:r>
        <w:r>
          <w:rPr>
            <w:noProof/>
            <w:webHidden/>
          </w:rPr>
          <w:fldChar w:fldCharType="separate"/>
        </w:r>
        <w:r w:rsidR="00BC6315">
          <w:rPr>
            <w:noProof/>
            <w:webHidden/>
          </w:rPr>
          <w:t>18</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192" w:history="1">
        <w:r w:rsidR="00BC6315" w:rsidRPr="00957CE3">
          <w:rPr>
            <w:rStyle w:val="Hyperlink"/>
            <w:noProof/>
          </w:rPr>
          <w:t>3.3.3.11</w:t>
        </w:r>
        <w:r w:rsidR="00BC6315">
          <w:rPr>
            <w:rFonts w:asciiTheme="minorHAnsi" w:eastAsiaTheme="minorEastAsia" w:hAnsiTheme="minorHAnsi" w:cstheme="minorBidi"/>
            <w:noProof/>
            <w:sz w:val="22"/>
            <w:szCs w:val="22"/>
            <w:lang w:bidi="he-IL"/>
          </w:rPr>
          <w:tab/>
        </w:r>
        <w:r w:rsidR="00BC6315" w:rsidRPr="00957CE3">
          <w:rPr>
            <w:rStyle w:val="Hyperlink"/>
            <w:noProof/>
          </w:rPr>
          <w:t>PEM0500 - List personas (New)</w:t>
        </w:r>
        <w:r w:rsidR="00BC6315">
          <w:rPr>
            <w:noProof/>
            <w:webHidden/>
          </w:rPr>
          <w:tab/>
        </w:r>
        <w:r>
          <w:rPr>
            <w:noProof/>
            <w:webHidden/>
          </w:rPr>
          <w:fldChar w:fldCharType="begin"/>
        </w:r>
        <w:r w:rsidR="00BC6315">
          <w:rPr>
            <w:noProof/>
            <w:webHidden/>
          </w:rPr>
          <w:instrText xml:space="preserve"> PAGEREF _Toc364961192 \h </w:instrText>
        </w:r>
        <w:r>
          <w:rPr>
            <w:noProof/>
            <w:webHidden/>
          </w:rPr>
        </w:r>
        <w:r>
          <w:rPr>
            <w:noProof/>
            <w:webHidden/>
          </w:rPr>
          <w:fldChar w:fldCharType="separate"/>
        </w:r>
        <w:r w:rsidR="00BC6315">
          <w:rPr>
            <w:noProof/>
            <w:webHidden/>
          </w:rPr>
          <w:t>20</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93" w:history="1">
        <w:r w:rsidR="00BC6315" w:rsidRPr="00957CE3">
          <w:rPr>
            <w:rStyle w:val="Hyperlink"/>
            <w:noProof/>
          </w:rPr>
          <w:t>3.3.4</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Application requirements</w:t>
        </w:r>
        <w:r w:rsidR="00BC6315">
          <w:rPr>
            <w:noProof/>
            <w:webHidden/>
          </w:rPr>
          <w:tab/>
        </w:r>
        <w:r>
          <w:rPr>
            <w:noProof/>
            <w:webHidden/>
          </w:rPr>
          <w:fldChar w:fldCharType="begin"/>
        </w:r>
        <w:r w:rsidR="00BC6315">
          <w:rPr>
            <w:noProof/>
            <w:webHidden/>
          </w:rPr>
          <w:instrText xml:space="preserve"> PAGEREF _Toc364961193 \h </w:instrText>
        </w:r>
        <w:r>
          <w:rPr>
            <w:noProof/>
            <w:webHidden/>
          </w:rPr>
        </w:r>
        <w:r>
          <w:rPr>
            <w:noProof/>
            <w:webHidden/>
          </w:rPr>
          <w:fldChar w:fldCharType="separate"/>
        </w:r>
        <w:r w:rsidR="00BC6315">
          <w:rPr>
            <w:noProof/>
            <w:webHidden/>
          </w:rPr>
          <w:t>21</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94" w:history="1">
        <w:r w:rsidR="00BC6315" w:rsidRPr="00957CE3">
          <w:rPr>
            <w:rStyle w:val="Hyperlink"/>
            <w:noProof/>
          </w:rPr>
          <w:t>3.4</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3. Person Search</w:t>
        </w:r>
        <w:r w:rsidR="00BC6315">
          <w:rPr>
            <w:noProof/>
            <w:webHidden/>
          </w:rPr>
          <w:tab/>
        </w:r>
        <w:r>
          <w:rPr>
            <w:noProof/>
            <w:webHidden/>
          </w:rPr>
          <w:fldChar w:fldCharType="begin"/>
        </w:r>
        <w:r w:rsidR="00BC6315">
          <w:rPr>
            <w:noProof/>
            <w:webHidden/>
          </w:rPr>
          <w:instrText xml:space="preserve"> PAGEREF _Toc364961194 \h </w:instrText>
        </w:r>
        <w:r>
          <w:rPr>
            <w:noProof/>
            <w:webHidden/>
          </w:rPr>
        </w:r>
        <w:r>
          <w:rPr>
            <w:noProof/>
            <w:webHidden/>
          </w:rPr>
          <w:fldChar w:fldCharType="separate"/>
        </w:r>
        <w:r w:rsidR="00BC6315">
          <w:rPr>
            <w:noProof/>
            <w:webHidden/>
          </w:rPr>
          <w:t>21</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95" w:history="1">
        <w:r w:rsidR="00BC6315" w:rsidRPr="00957CE3">
          <w:rPr>
            <w:rStyle w:val="Hyperlink"/>
            <w:noProof/>
          </w:rPr>
          <w:t>3.4.1</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Description</w:t>
        </w:r>
        <w:r w:rsidR="00BC6315">
          <w:rPr>
            <w:noProof/>
            <w:webHidden/>
          </w:rPr>
          <w:tab/>
        </w:r>
        <w:r>
          <w:rPr>
            <w:noProof/>
            <w:webHidden/>
          </w:rPr>
          <w:fldChar w:fldCharType="begin"/>
        </w:r>
        <w:r w:rsidR="00BC6315">
          <w:rPr>
            <w:noProof/>
            <w:webHidden/>
          </w:rPr>
          <w:instrText xml:space="preserve"> PAGEREF _Toc364961195 \h </w:instrText>
        </w:r>
        <w:r>
          <w:rPr>
            <w:noProof/>
            <w:webHidden/>
          </w:rPr>
        </w:r>
        <w:r>
          <w:rPr>
            <w:noProof/>
            <w:webHidden/>
          </w:rPr>
          <w:fldChar w:fldCharType="separate"/>
        </w:r>
        <w:r w:rsidR="00BC6315">
          <w:rPr>
            <w:noProof/>
            <w:webHidden/>
          </w:rPr>
          <w:t>21</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96" w:history="1">
        <w:r w:rsidR="00BC6315" w:rsidRPr="00957CE3">
          <w:rPr>
            <w:rStyle w:val="Hyperlink"/>
            <w:noProof/>
          </w:rPr>
          <w:t>3.4.2</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Assumptions/Dependencies</w:t>
        </w:r>
        <w:r w:rsidR="00BC6315">
          <w:rPr>
            <w:noProof/>
            <w:webHidden/>
          </w:rPr>
          <w:tab/>
        </w:r>
        <w:r>
          <w:rPr>
            <w:noProof/>
            <w:webHidden/>
          </w:rPr>
          <w:fldChar w:fldCharType="begin"/>
        </w:r>
        <w:r w:rsidR="00BC6315">
          <w:rPr>
            <w:noProof/>
            <w:webHidden/>
          </w:rPr>
          <w:instrText xml:space="preserve"> PAGEREF _Toc364961196 \h </w:instrText>
        </w:r>
        <w:r>
          <w:rPr>
            <w:noProof/>
            <w:webHidden/>
          </w:rPr>
        </w:r>
        <w:r>
          <w:rPr>
            <w:noProof/>
            <w:webHidden/>
          </w:rPr>
          <w:fldChar w:fldCharType="separate"/>
        </w:r>
        <w:r w:rsidR="00BC6315">
          <w:rPr>
            <w:noProof/>
            <w:webHidden/>
          </w:rPr>
          <w:t>21</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197" w:history="1">
        <w:r w:rsidR="00BC6315" w:rsidRPr="00957CE3">
          <w:rPr>
            <w:rStyle w:val="Hyperlink"/>
            <w:noProof/>
          </w:rPr>
          <w:t>3.4.3</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Use Cases</w:t>
        </w:r>
        <w:r w:rsidR="00BC6315">
          <w:rPr>
            <w:noProof/>
            <w:webHidden/>
          </w:rPr>
          <w:tab/>
        </w:r>
        <w:r>
          <w:rPr>
            <w:noProof/>
            <w:webHidden/>
          </w:rPr>
          <w:fldChar w:fldCharType="begin"/>
        </w:r>
        <w:r w:rsidR="00BC6315">
          <w:rPr>
            <w:noProof/>
            <w:webHidden/>
          </w:rPr>
          <w:instrText xml:space="preserve"> PAGEREF _Toc364961197 \h </w:instrText>
        </w:r>
        <w:r>
          <w:rPr>
            <w:noProof/>
            <w:webHidden/>
          </w:rPr>
        </w:r>
        <w:r>
          <w:rPr>
            <w:noProof/>
            <w:webHidden/>
          </w:rPr>
          <w:fldChar w:fldCharType="separate"/>
        </w:r>
        <w:r w:rsidR="00BC6315">
          <w:rPr>
            <w:noProof/>
            <w:webHidden/>
          </w:rPr>
          <w:t>21</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198" w:history="1">
        <w:r w:rsidR="00BC6315" w:rsidRPr="00957CE3">
          <w:rPr>
            <w:rStyle w:val="Hyperlink"/>
            <w:noProof/>
            <w:kern w:val="32"/>
          </w:rPr>
          <w:t>3.4.3.1</w:t>
        </w:r>
        <w:r w:rsidR="00BC6315">
          <w:rPr>
            <w:rFonts w:asciiTheme="minorHAnsi" w:eastAsiaTheme="minorEastAsia" w:hAnsiTheme="minorHAnsi" w:cstheme="minorBidi"/>
            <w:noProof/>
            <w:sz w:val="22"/>
            <w:szCs w:val="22"/>
            <w:lang w:bidi="he-IL"/>
          </w:rPr>
          <w:tab/>
        </w:r>
        <w:r w:rsidR="00BC6315" w:rsidRPr="00957CE3">
          <w:rPr>
            <w:rStyle w:val="Hyperlink"/>
            <w:noProof/>
            <w:kern w:val="32"/>
          </w:rPr>
          <w:t>PEM0150 - Search Person (New)</w:t>
        </w:r>
        <w:r w:rsidR="00BC6315">
          <w:rPr>
            <w:noProof/>
            <w:webHidden/>
          </w:rPr>
          <w:tab/>
        </w:r>
        <w:r>
          <w:rPr>
            <w:noProof/>
            <w:webHidden/>
          </w:rPr>
          <w:fldChar w:fldCharType="begin"/>
        </w:r>
        <w:r w:rsidR="00BC6315">
          <w:rPr>
            <w:noProof/>
            <w:webHidden/>
          </w:rPr>
          <w:instrText xml:space="preserve"> PAGEREF _Toc364961198 \h </w:instrText>
        </w:r>
        <w:r>
          <w:rPr>
            <w:noProof/>
            <w:webHidden/>
          </w:rPr>
        </w:r>
        <w:r>
          <w:rPr>
            <w:noProof/>
            <w:webHidden/>
          </w:rPr>
          <w:fldChar w:fldCharType="separate"/>
        </w:r>
        <w:r w:rsidR="00BC6315">
          <w:rPr>
            <w:noProof/>
            <w:webHidden/>
          </w:rPr>
          <w:t>21</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199" w:history="1">
        <w:r w:rsidR="00BC6315" w:rsidRPr="00957CE3">
          <w:rPr>
            <w:rStyle w:val="Hyperlink"/>
            <w:noProof/>
          </w:rPr>
          <w:t>3.5</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4. Basket Creation</w:t>
        </w:r>
        <w:r w:rsidR="00BC6315">
          <w:rPr>
            <w:noProof/>
            <w:webHidden/>
          </w:rPr>
          <w:tab/>
        </w:r>
        <w:r>
          <w:rPr>
            <w:noProof/>
            <w:webHidden/>
          </w:rPr>
          <w:fldChar w:fldCharType="begin"/>
        </w:r>
        <w:r w:rsidR="00BC6315">
          <w:rPr>
            <w:noProof/>
            <w:webHidden/>
          </w:rPr>
          <w:instrText xml:space="preserve"> PAGEREF _Toc364961199 \h </w:instrText>
        </w:r>
        <w:r>
          <w:rPr>
            <w:noProof/>
            <w:webHidden/>
          </w:rPr>
        </w:r>
        <w:r>
          <w:rPr>
            <w:noProof/>
            <w:webHidden/>
          </w:rPr>
          <w:fldChar w:fldCharType="separate"/>
        </w:r>
        <w:r w:rsidR="00BC6315">
          <w:rPr>
            <w:noProof/>
            <w:webHidden/>
          </w:rPr>
          <w:t>22</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00" w:history="1">
        <w:r w:rsidR="00BC6315" w:rsidRPr="00957CE3">
          <w:rPr>
            <w:rStyle w:val="Hyperlink"/>
            <w:noProof/>
          </w:rPr>
          <w:t>3.5.1</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Description</w:t>
        </w:r>
        <w:r w:rsidR="00BC6315">
          <w:rPr>
            <w:noProof/>
            <w:webHidden/>
          </w:rPr>
          <w:tab/>
        </w:r>
        <w:r>
          <w:rPr>
            <w:noProof/>
            <w:webHidden/>
          </w:rPr>
          <w:fldChar w:fldCharType="begin"/>
        </w:r>
        <w:r w:rsidR="00BC6315">
          <w:rPr>
            <w:noProof/>
            <w:webHidden/>
          </w:rPr>
          <w:instrText xml:space="preserve"> PAGEREF _Toc364961200 \h </w:instrText>
        </w:r>
        <w:r>
          <w:rPr>
            <w:noProof/>
            <w:webHidden/>
          </w:rPr>
        </w:r>
        <w:r>
          <w:rPr>
            <w:noProof/>
            <w:webHidden/>
          </w:rPr>
          <w:fldChar w:fldCharType="separate"/>
        </w:r>
        <w:r w:rsidR="00BC6315">
          <w:rPr>
            <w:noProof/>
            <w:webHidden/>
          </w:rPr>
          <w:t>22</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01" w:history="1">
        <w:r w:rsidR="00BC6315" w:rsidRPr="00957CE3">
          <w:rPr>
            <w:rStyle w:val="Hyperlink"/>
            <w:noProof/>
          </w:rPr>
          <w:t>3.5.2</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Assumptions/Dependencies</w:t>
        </w:r>
        <w:r w:rsidR="00BC6315">
          <w:rPr>
            <w:noProof/>
            <w:webHidden/>
          </w:rPr>
          <w:tab/>
        </w:r>
        <w:r>
          <w:rPr>
            <w:noProof/>
            <w:webHidden/>
          </w:rPr>
          <w:fldChar w:fldCharType="begin"/>
        </w:r>
        <w:r w:rsidR="00BC6315">
          <w:rPr>
            <w:noProof/>
            <w:webHidden/>
          </w:rPr>
          <w:instrText xml:space="preserve"> PAGEREF _Toc364961201 \h </w:instrText>
        </w:r>
        <w:r>
          <w:rPr>
            <w:noProof/>
            <w:webHidden/>
          </w:rPr>
        </w:r>
        <w:r>
          <w:rPr>
            <w:noProof/>
            <w:webHidden/>
          </w:rPr>
          <w:fldChar w:fldCharType="separate"/>
        </w:r>
        <w:r w:rsidR="00BC6315">
          <w:rPr>
            <w:noProof/>
            <w:webHidden/>
          </w:rPr>
          <w:t>22</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02" w:history="1">
        <w:r w:rsidR="00BC6315" w:rsidRPr="00957CE3">
          <w:rPr>
            <w:rStyle w:val="Hyperlink"/>
            <w:noProof/>
          </w:rPr>
          <w:t>3.5.3</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Use Cases</w:t>
        </w:r>
        <w:r w:rsidR="00BC6315">
          <w:rPr>
            <w:noProof/>
            <w:webHidden/>
          </w:rPr>
          <w:tab/>
        </w:r>
        <w:r>
          <w:rPr>
            <w:noProof/>
            <w:webHidden/>
          </w:rPr>
          <w:fldChar w:fldCharType="begin"/>
        </w:r>
        <w:r w:rsidR="00BC6315">
          <w:rPr>
            <w:noProof/>
            <w:webHidden/>
          </w:rPr>
          <w:instrText xml:space="preserve"> PAGEREF _Toc364961202 \h </w:instrText>
        </w:r>
        <w:r>
          <w:rPr>
            <w:noProof/>
            <w:webHidden/>
          </w:rPr>
        </w:r>
        <w:r>
          <w:rPr>
            <w:noProof/>
            <w:webHidden/>
          </w:rPr>
          <w:fldChar w:fldCharType="separate"/>
        </w:r>
        <w:r w:rsidR="00BC6315">
          <w:rPr>
            <w:noProof/>
            <w:webHidden/>
          </w:rPr>
          <w:t>22</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03" w:history="1">
        <w:r w:rsidR="00BC6315" w:rsidRPr="00957CE3">
          <w:rPr>
            <w:rStyle w:val="Hyperlink"/>
            <w:noProof/>
          </w:rPr>
          <w:t>3.5.3.1</w:t>
        </w:r>
        <w:r w:rsidR="00BC6315">
          <w:rPr>
            <w:rFonts w:asciiTheme="minorHAnsi" w:eastAsiaTheme="minorEastAsia" w:hAnsiTheme="minorHAnsi" w:cstheme="minorBidi"/>
            <w:noProof/>
            <w:sz w:val="22"/>
            <w:szCs w:val="22"/>
            <w:lang w:bidi="he-IL"/>
          </w:rPr>
          <w:tab/>
        </w:r>
        <w:r w:rsidR="00BC6315" w:rsidRPr="00957CE3">
          <w:rPr>
            <w:rStyle w:val="Hyperlink"/>
            <w:noProof/>
          </w:rPr>
          <w:t>BKM0100 - Update person details during shopping (New)</w:t>
        </w:r>
        <w:r w:rsidR="00BC6315">
          <w:rPr>
            <w:noProof/>
            <w:webHidden/>
          </w:rPr>
          <w:tab/>
        </w:r>
        <w:r>
          <w:rPr>
            <w:noProof/>
            <w:webHidden/>
          </w:rPr>
          <w:fldChar w:fldCharType="begin"/>
        </w:r>
        <w:r w:rsidR="00BC6315">
          <w:rPr>
            <w:noProof/>
            <w:webHidden/>
          </w:rPr>
          <w:instrText xml:space="preserve"> PAGEREF _Toc364961203 \h </w:instrText>
        </w:r>
        <w:r>
          <w:rPr>
            <w:noProof/>
            <w:webHidden/>
          </w:rPr>
        </w:r>
        <w:r>
          <w:rPr>
            <w:noProof/>
            <w:webHidden/>
          </w:rPr>
          <w:fldChar w:fldCharType="separate"/>
        </w:r>
        <w:r w:rsidR="00BC6315">
          <w:rPr>
            <w:noProof/>
            <w:webHidden/>
          </w:rPr>
          <w:t>22</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04" w:history="1">
        <w:r w:rsidR="00BC6315" w:rsidRPr="00957CE3">
          <w:rPr>
            <w:rStyle w:val="Hyperlink"/>
            <w:noProof/>
          </w:rPr>
          <w:t>3.5.3.2</w:t>
        </w:r>
        <w:r w:rsidR="00BC6315">
          <w:rPr>
            <w:rFonts w:asciiTheme="minorHAnsi" w:eastAsiaTheme="minorEastAsia" w:hAnsiTheme="minorHAnsi" w:cstheme="minorBidi"/>
            <w:noProof/>
            <w:sz w:val="22"/>
            <w:szCs w:val="22"/>
            <w:lang w:bidi="he-IL"/>
          </w:rPr>
          <w:tab/>
        </w:r>
        <w:r w:rsidR="00BC6315" w:rsidRPr="00957CE3">
          <w:rPr>
            <w:rStyle w:val="Hyperlink"/>
            <w:noProof/>
          </w:rPr>
          <w:t>BKM0110 – Remove persona from basket (New)</w:t>
        </w:r>
        <w:r w:rsidR="00BC6315">
          <w:rPr>
            <w:noProof/>
            <w:webHidden/>
          </w:rPr>
          <w:tab/>
        </w:r>
        <w:r>
          <w:rPr>
            <w:noProof/>
            <w:webHidden/>
          </w:rPr>
          <w:fldChar w:fldCharType="begin"/>
        </w:r>
        <w:r w:rsidR="00BC6315">
          <w:rPr>
            <w:noProof/>
            <w:webHidden/>
          </w:rPr>
          <w:instrText xml:space="preserve"> PAGEREF _Toc364961204 \h </w:instrText>
        </w:r>
        <w:r>
          <w:rPr>
            <w:noProof/>
            <w:webHidden/>
          </w:rPr>
        </w:r>
        <w:r>
          <w:rPr>
            <w:noProof/>
            <w:webHidden/>
          </w:rPr>
          <w:fldChar w:fldCharType="separate"/>
        </w:r>
        <w:r w:rsidR="00BC6315">
          <w:rPr>
            <w:noProof/>
            <w:webHidden/>
          </w:rPr>
          <w:t>23</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05" w:history="1">
        <w:r w:rsidR="00BC6315" w:rsidRPr="00957CE3">
          <w:rPr>
            <w:rStyle w:val="Hyperlink"/>
            <w:noProof/>
          </w:rPr>
          <w:t>3.5.4</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Application requirements</w:t>
        </w:r>
        <w:r w:rsidR="00BC6315">
          <w:rPr>
            <w:noProof/>
            <w:webHidden/>
          </w:rPr>
          <w:tab/>
        </w:r>
        <w:r>
          <w:rPr>
            <w:noProof/>
            <w:webHidden/>
          </w:rPr>
          <w:fldChar w:fldCharType="begin"/>
        </w:r>
        <w:r w:rsidR="00BC6315">
          <w:rPr>
            <w:noProof/>
            <w:webHidden/>
          </w:rPr>
          <w:instrText xml:space="preserve"> PAGEREF _Toc364961205 \h </w:instrText>
        </w:r>
        <w:r>
          <w:rPr>
            <w:noProof/>
            <w:webHidden/>
          </w:rPr>
        </w:r>
        <w:r>
          <w:rPr>
            <w:noProof/>
            <w:webHidden/>
          </w:rPr>
          <w:fldChar w:fldCharType="separate"/>
        </w:r>
        <w:r w:rsidR="00BC6315">
          <w:rPr>
            <w:noProof/>
            <w:webHidden/>
          </w:rPr>
          <w:t>23</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06" w:history="1">
        <w:r w:rsidR="00BC6315" w:rsidRPr="00957CE3">
          <w:rPr>
            <w:rStyle w:val="Hyperlink"/>
            <w:noProof/>
          </w:rPr>
          <w:t>3.6</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5. User and access management</w:t>
        </w:r>
        <w:r w:rsidR="00BC6315">
          <w:rPr>
            <w:noProof/>
            <w:webHidden/>
          </w:rPr>
          <w:tab/>
        </w:r>
        <w:r>
          <w:rPr>
            <w:noProof/>
            <w:webHidden/>
          </w:rPr>
          <w:fldChar w:fldCharType="begin"/>
        </w:r>
        <w:r w:rsidR="00BC6315">
          <w:rPr>
            <w:noProof/>
            <w:webHidden/>
          </w:rPr>
          <w:instrText xml:space="preserve"> PAGEREF _Toc364961206 \h </w:instrText>
        </w:r>
        <w:r>
          <w:rPr>
            <w:noProof/>
            <w:webHidden/>
          </w:rPr>
        </w:r>
        <w:r>
          <w:rPr>
            <w:noProof/>
            <w:webHidden/>
          </w:rPr>
          <w:fldChar w:fldCharType="separate"/>
        </w:r>
        <w:r w:rsidR="00BC6315">
          <w:rPr>
            <w:noProof/>
            <w:webHidden/>
          </w:rPr>
          <w:t>23</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07" w:history="1">
        <w:r w:rsidR="00BC6315" w:rsidRPr="00957CE3">
          <w:rPr>
            <w:rStyle w:val="Hyperlink"/>
            <w:noProof/>
          </w:rPr>
          <w:t>3.6.1</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Description</w:t>
        </w:r>
        <w:r w:rsidR="00BC6315">
          <w:rPr>
            <w:noProof/>
            <w:webHidden/>
          </w:rPr>
          <w:tab/>
        </w:r>
        <w:r>
          <w:rPr>
            <w:noProof/>
            <w:webHidden/>
          </w:rPr>
          <w:fldChar w:fldCharType="begin"/>
        </w:r>
        <w:r w:rsidR="00BC6315">
          <w:rPr>
            <w:noProof/>
            <w:webHidden/>
          </w:rPr>
          <w:instrText xml:space="preserve"> PAGEREF _Toc364961207 \h </w:instrText>
        </w:r>
        <w:r>
          <w:rPr>
            <w:noProof/>
            <w:webHidden/>
          </w:rPr>
        </w:r>
        <w:r>
          <w:rPr>
            <w:noProof/>
            <w:webHidden/>
          </w:rPr>
          <w:fldChar w:fldCharType="separate"/>
        </w:r>
        <w:r w:rsidR="00BC6315">
          <w:rPr>
            <w:noProof/>
            <w:webHidden/>
          </w:rPr>
          <w:t>23</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08" w:history="1">
        <w:r w:rsidR="00BC6315" w:rsidRPr="00957CE3">
          <w:rPr>
            <w:rStyle w:val="Hyperlink"/>
            <w:noProof/>
          </w:rPr>
          <w:t>3.6.2</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Assumptions/Dependencies</w:t>
        </w:r>
        <w:r w:rsidR="00BC6315">
          <w:rPr>
            <w:noProof/>
            <w:webHidden/>
          </w:rPr>
          <w:tab/>
        </w:r>
        <w:r>
          <w:rPr>
            <w:noProof/>
            <w:webHidden/>
          </w:rPr>
          <w:fldChar w:fldCharType="begin"/>
        </w:r>
        <w:r w:rsidR="00BC6315">
          <w:rPr>
            <w:noProof/>
            <w:webHidden/>
          </w:rPr>
          <w:instrText xml:space="preserve"> PAGEREF _Toc364961208 \h </w:instrText>
        </w:r>
        <w:r>
          <w:rPr>
            <w:noProof/>
            <w:webHidden/>
          </w:rPr>
        </w:r>
        <w:r>
          <w:rPr>
            <w:noProof/>
            <w:webHidden/>
          </w:rPr>
          <w:fldChar w:fldCharType="separate"/>
        </w:r>
        <w:r w:rsidR="00BC6315">
          <w:rPr>
            <w:noProof/>
            <w:webHidden/>
          </w:rPr>
          <w:t>25</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09" w:history="1">
        <w:r w:rsidR="00BC6315" w:rsidRPr="00957CE3">
          <w:rPr>
            <w:rStyle w:val="Hyperlink"/>
            <w:noProof/>
          </w:rPr>
          <w:t>3.6.3</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Use Cases</w:t>
        </w:r>
        <w:r w:rsidR="00BC6315">
          <w:rPr>
            <w:noProof/>
            <w:webHidden/>
          </w:rPr>
          <w:tab/>
        </w:r>
        <w:r>
          <w:rPr>
            <w:noProof/>
            <w:webHidden/>
          </w:rPr>
          <w:fldChar w:fldCharType="begin"/>
        </w:r>
        <w:r w:rsidR="00BC6315">
          <w:rPr>
            <w:noProof/>
            <w:webHidden/>
          </w:rPr>
          <w:instrText xml:space="preserve"> PAGEREF _Toc364961209 \h </w:instrText>
        </w:r>
        <w:r>
          <w:rPr>
            <w:noProof/>
            <w:webHidden/>
          </w:rPr>
        </w:r>
        <w:r>
          <w:rPr>
            <w:noProof/>
            <w:webHidden/>
          </w:rPr>
          <w:fldChar w:fldCharType="separate"/>
        </w:r>
        <w:r w:rsidR="00BC6315">
          <w:rPr>
            <w:noProof/>
            <w:webHidden/>
          </w:rPr>
          <w:t>25</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10" w:history="1">
        <w:r w:rsidR="00BC6315" w:rsidRPr="00957CE3">
          <w:rPr>
            <w:rStyle w:val="Hyperlink"/>
            <w:noProof/>
          </w:rPr>
          <w:t>3.6.3.1</w:t>
        </w:r>
        <w:r w:rsidR="00BC6315">
          <w:rPr>
            <w:rFonts w:asciiTheme="minorHAnsi" w:eastAsiaTheme="minorEastAsia" w:hAnsiTheme="minorHAnsi" w:cstheme="minorBidi"/>
            <w:noProof/>
            <w:sz w:val="22"/>
            <w:szCs w:val="22"/>
            <w:lang w:bidi="he-IL"/>
          </w:rPr>
          <w:tab/>
        </w:r>
        <w:r w:rsidR="00BC6315" w:rsidRPr="00957CE3">
          <w:rPr>
            <w:rStyle w:val="Hyperlink"/>
            <w:noProof/>
          </w:rPr>
          <w:t>UAM0200 – Add login to persona (New)</w:t>
        </w:r>
        <w:r w:rsidR="00BC6315">
          <w:rPr>
            <w:noProof/>
            <w:webHidden/>
          </w:rPr>
          <w:tab/>
        </w:r>
        <w:r>
          <w:rPr>
            <w:noProof/>
            <w:webHidden/>
          </w:rPr>
          <w:fldChar w:fldCharType="begin"/>
        </w:r>
        <w:r w:rsidR="00BC6315">
          <w:rPr>
            <w:noProof/>
            <w:webHidden/>
          </w:rPr>
          <w:instrText xml:space="preserve"> PAGEREF _Toc364961210 \h </w:instrText>
        </w:r>
        <w:r>
          <w:rPr>
            <w:noProof/>
            <w:webHidden/>
          </w:rPr>
        </w:r>
        <w:r>
          <w:rPr>
            <w:noProof/>
            <w:webHidden/>
          </w:rPr>
          <w:fldChar w:fldCharType="separate"/>
        </w:r>
        <w:r w:rsidR="00BC6315">
          <w:rPr>
            <w:noProof/>
            <w:webHidden/>
          </w:rPr>
          <w:t>25</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11" w:history="1">
        <w:r w:rsidR="00BC6315" w:rsidRPr="00957CE3">
          <w:rPr>
            <w:rStyle w:val="Hyperlink"/>
            <w:noProof/>
          </w:rPr>
          <w:t>3.6.3.2</w:t>
        </w:r>
        <w:r w:rsidR="00BC6315">
          <w:rPr>
            <w:rFonts w:asciiTheme="minorHAnsi" w:eastAsiaTheme="minorEastAsia" w:hAnsiTheme="minorHAnsi" w:cstheme="minorBidi"/>
            <w:noProof/>
            <w:sz w:val="22"/>
            <w:szCs w:val="22"/>
            <w:lang w:bidi="he-IL"/>
          </w:rPr>
          <w:tab/>
        </w:r>
        <w:r w:rsidR="00BC6315" w:rsidRPr="00957CE3">
          <w:rPr>
            <w:rStyle w:val="Hyperlink"/>
            <w:noProof/>
          </w:rPr>
          <w:t>UAM0210 – Allow persona self access (New)</w:t>
        </w:r>
        <w:r w:rsidR="00BC6315">
          <w:rPr>
            <w:noProof/>
            <w:webHidden/>
          </w:rPr>
          <w:tab/>
        </w:r>
        <w:r>
          <w:rPr>
            <w:noProof/>
            <w:webHidden/>
          </w:rPr>
          <w:fldChar w:fldCharType="begin"/>
        </w:r>
        <w:r w:rsidR="00BC6315">
          <w:rPr>
            <w:noProof/>
            <w:webHidden/>
          </w:rPr>
          <w:instrText xml:space="preserve"> PAGEREF _Toc364961211 \h </w:instrText>
        </w:r>
        <w:r>
          <w:rPr>
            <w:noProof/>
            <w:webHidden/>
          </w:rPr>
        </w:r>
        <w:r>
          <w:rPr>
            <w:noProof/>
            <w:webHidden/>
          </w:rPr>
          <w:fldChar w:fldCharType="separate"/>
        </w:r>
        <w:r w:rsidR="00BC6315">
          <w:rPr>
            <w:noProof/>
            <w:webHidden/>
          </w:rPr>
          <w:t>26</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12" w:history="1">
        <w:r w:rsidR="00BC6315" w:rsidRPr="00957CE3">
          <w:rPr>
            <w:rStyle w:val="Hyperlink"/>
            <w:noProof/>
          </w:rPr>
          <w:t>3.6.3.3</w:t>
        </w:r>
        <w:r w:rsidR="00BC6315">
          <w:rPr>
            <w:rFonts w:asciiTheme="minorHAnsi" w:eastAsiaTheme="minorEastAsia" w:hAnsiTheme="minorHAnsi" w:cstheme="minorBidi"/>
            <w:noProof/>
            <w:sz w:val="22"/>
            <w:szCs w:val="22"/>
            <w:lang w:bidi="he-IL"/>
          </w:rPr>
          <w:tab/>
        </w:r>
        <w:r w:rsidR="00BC6315" w:rsidRPr="00957CE3">
          <w:rPr>
            <w:rStyle w:val="Hyperlink"/>
            <w:noProof/>
          </w:rPr>
          <w:t>UAM0300 – Disallow persona self access (New)</w:t>
        </w:r>
        <w:r w:rsidR="00BC6315">
          <w:rPr>
            <w:noProof/>
            <w:webHidden/>
          </w:rPr>
          <w:tab/>
        </w:r>
        <w:r>
          <w:rPr>
            <w:noProof/>
            <w:webHidden/>
          </w:rPr>
          <w:fldChar w:fldCharType="begin"/>
        </w:r>
        <w:r w:rsidR="00BC6315">
          <w:rPr>
            <w:noProof/>
            <w:webHidden/>
          </w:rPr>
          <w:instrText xml:space="preserve"> PAGEREF _Toc364961212 \h </w:instrText>
        </w:r>
        <w:r>
          <w:rPr>
            <w:noProof/>
            <w:webHidden/>
          </w:rPr>
        </w:r>
        <w:r>
          <w:rPr>
            <w:noProof/>
            <w:webHidden/>
          </w:rPr>
          <w:fldChar w:fldCharType="separate"/>
        </w:r>
        <w:r w:rsidR="00BC6315">
          <w:rPr>
            <w:noProof/>
            <w:webHidden/>
          </w:rPr>
          <w:t>26</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13" w:history="1">
        <w:r w:rsidR="00BC6315" w:rsidRPr="00957CE3">
          <w:rPr>
            <w:rStyle w:val="Hyperlink"/>
            <w:noProof/>
          </w:rPr>
          <w:t>3.6.3.4</w:t>
        </w:r>
        <w:r w:rsidR="00BC6315">
          <w:rPr>
            <w:rFonts w:asciiTheme="minorHAnsi" w:eastAsiaTheme="minorEastAsia" w:hAnsiTheme="minorHAnsi" w:cstheme="minorBidi"/>
            <w:noProof/>
            <w:sz w:val="22"/>
            <w:szCs w:val="22"/>
            <w:lang w:bidi="he-IL"/>
          </w:rPr>
          <w:tab/>
        </w:r>
        <w:r w:rsidR="00BC6315" w:rsidRPr="00957CE3">
          <w:rPr>
            <w:rStyle w:val="Hyperlink"/>
            <w:noProof/>
          </w:rPr>
          <w:t>UAM0010 – View login information (Modified)</w:t>
        </w:r>
        <w:r w:rsidR="00BC6315">
          <w:rPr>
            <w:noProof/>
            <w:webHidden/>
          </w:rPr>
          <w:tab/>
        </w:r>
        <w:r>
          <w:rPr>
            <w:noProof/>
            <w:webHidden/>
          </w:rPr>
          <w:fldChar w:fldCharType="begin"/>
        </w:r>
        <w:r w:rsidR="00BC6315">
          <w:rPr>
            <w:noProof/>
            <w:webHidden/>
          </w:rPr>
          <w:instrText xml:space="preserve"> PAGEREF _Toc364961213 \h </w:instrText>
        </w:r>
        <w:r>
          <w:rPr>
            <w:noProof/>
            <w:webHidden/>
          </w:rPr>
        </w:r>
        <w:r>
          <w:rPr>
            <w:noProof/>
            <w:webHidden/>
          </w:rPr>
          <w:fldChar w:fldCharType="separate"/>
        </w:r>
        <w:r w:rsidR="00BC6315">
          <w:rPr>
            <w:noProof/>
            <w:webHidden/>
          </w:rPr>
          <w:t>27</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14" w:history="1">
        <w:r w:rsidR="00BC6315" w:rsidRPr="00957CE3">
          <w:rPr>
            <w:rStyle w:val="Hyperlink"/>
            <w:noProof/>
          </w:rPr>
          <w:t>3.6.3.5</w:t>
        </w:r>
        <w:r w:rsidR="00BC6315">
          <w:rPr>
            <w:rFonts w:asciiTheme="minorHAnsi" w:eastAsiaTheme="minorEastAsia" w:hAnsiTheme="minorHAnsi" w:cstheme="minorBidi"/>
            <w:noProof/>
            <w:sz w:val="22"/>
            <w:szCs w:val="22"/>
            <w:lang w:bidi="he-IL"/>
          </w:rPr>
          <w:tab/>
        </w:r>
        <w:r w:rsidR="00BC6315" w:rsidRPr="00957CE3">
          <w:rPr>
            <w:rStyle w:val="Hyperlink"/>
            <w:noProof/>
          </w:rPr>
          <w:t>UAM0020 - Edit login information (Modified)</w:t>
        </w:r>
        <w:r w:rsidR="00BC6315">
          <w:rPr>
            <w:noProof/>
            <w:webHidden/>
          </w:rPr>
          <w:tab/>
        </w:r>
        <w:r>
          <w:rPr>
            <w:noProof/>
            <w:webHidden/>
          </w:rPr>
          <w:fldChar w:fldCharType="begin"/>
        </w:r>
        <w:r w:rsidR="00BC6315">
          <w:rPr>
            <w:noProof/>
            <w:webHidden/>
          </w:rPr>
          <w:instrText xml:space="preserve"> PAGEREF _Toc364961214 \h </w:instrText>
        </w:r>
        <w:r>
          <w:rPr>
            <w:noProof/>
            <w:webHidden/>
          </w:rPr>
        </w:r>
        <w:r>
          <w:rPr>
            <w:noProof/>
            <w:webHidden/>
          </w:rPr>
          <w:fldChar w:fldCharType="separate"/>
        </w:r>
        <w:r w:rsidR="00BC6315">
          <w:rPr>
            <w:noProof/>
            <w:webHidden/>
          </w:rPr>
          <w:t>27</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15" w:history="1">
        <w:r w:rsidR="00BC6315" w:rsidRPr="00957CE3">
          <w:rPr>
            <w:rStyle w:val="Hyperlink"/>
            <w:noProof/>
          </w:rPr>
          <w:t>3.6.3.6</w:t>
        </w:r>
        <w:r w:rsidR="00BC6315">
          <w:rPr>
            <w:rFonts w:asciiTheme="minorHAnsi" w:eastAsiaTheme="minorEastAsia" w:hAnsiTheme="minorHAnsi" w:cstheme="minorBidi"/>
            <w:noProof/>
            <w:sz w:val="22"/>
            <w:szCs w:val="22"/>
            <w:lang w:bidi="he-IL"/>
          </w:rPr>
          <w:tab/>
        </w:r>
        <w:r w:rsidR="00BC6315" w:rsidRPr="00957CE3">
          <w:rPr>
            <w:rStyle w:val="Hyperlink"/>
            <w:noProof/>
          </w:rPr>
          <w:t>UAM0080 - Register login (Modified)</w:t>
        </w:r>
        <w:r w:rsidR="00BC6315">
          <w:rPr>
            <w:noProof/>
            <w:webHidden/>
          </w:rPr>
          <w:tab/>
        </w:r>
        <w:r>
          <w:rPr>
            <w:noProof/>
            <w:webHidden/>
          </w:rPr>
          <w:fldChar w:fldCharType="begin"/>
        </w:r>
        <w:r w:rsidR="00BC6315">
          <w:rPr>
            <w:noProof/>
            <w:webHidden/>
          </w:rPr>
          <w:instrText xml:space="preserve"> PAGEREF _Toc364961215 \h </w:instrText>
        </w:r>
        <w:r>
          <w:rPr>
            <w:noProof/>
            <w:webHidden/>
          </w:rPr>
        </w:r>
        <w:r>
          <w:rPr>
            <w:noProof/>
            <w:webHidden/>
          </w:rPr>
          <w:fldChar w:fldCharType="separate"/>
        </w:r>
        <w:r w:rsidR="00BC6315">
          <w:rPr>
            <w:noProof/>
            <w:webHidden/>
          </w:rPr>
          <w:t>27</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16" w:history="1">
        <w:r w:rsidR="00BC6315" w:rsidRPr="00957CE3">
          <w:rPr>
            <w:rStyle w:val="Hyperlink"/>
            <w:noProof/>
          </w:rPr>
          <w:t>3.6.4</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Application requirements</w:t>
        </w:r>
        <w:r w:rsidR="00BC6315">
          <w:rPr>
            <w:noProof/>
            <w:webHidden/>
          </w:rPr>
          <w:tab/>
        </w:r>
        <w:r>
          <w:rPr>
            <w:noProof/>
            <w:webHidden/>
          </w:rPr>
          <w:fldChar w:fldCharType="begin"/>
        </w:r>
        <w:r w:rsidR="00BC6315">
          <w:rPr>
            <w:noProof/>
            <w:webHidden/>
          </w:rPr>
          <w:instrText xml:space="preserve"> PAGEREF _Toc364961216 \h </w:instrText>
        </w:r>
        <w:r>
          <w:rPr>
            <w:noProof/>
            <w:webHidden/>
          </w:rPr>
        </w:r>
        <w:r>
          <w:rPr>
            <w:noProof/>
            <w:webHidden/>
          </w:rPr>
          <w:fldChar w:fldCharType="separate"/>
        </w:r>
        <w:r w:rsidR="00BC6315">
          <w:rPr>
            <w:noProof/>
            <w:webHidden/>
          </w:rPr>
          <w:t>28</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17" w:history="1">
        <w:r w:rsidR="00BC6315" w:rsidRPr="00957CE3">
          <w:rPr>
            <w:rStyle w:val="Hyperlink"/>
            <w:noProof/>
          </w:rPr>
          <w:t>3.7</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6. Checkout</w:t>
        </w:r>
        <w:r w:rsidR="00BC6315">
          <w:rPr>
            <w:noProof/>
            <w:webHidden/>
          </w:rPr>
          <w:tab/>
        </w:r>
        <w:r>
          <w:rPr>
            <w:noProof/>
            <w:webHidden/>
          </w:rPr>
          <w:fldChar w:fldCharType="begin"/>
        </w:r>
        <w:r w:rsidR="00BC6315">
          <w:rPr>
            <w:noProof/>
            <w:webHidden/>
          </w:rPr>
          <w:instrText xml:space="preserve"> PAGEREF _Toc364961217 \h </w:instrText>
        </w:r>
        <w:r>
          <w:rPr>
            <w:noProof/>
            <w:webHidden/>
          </w:rPr>
        </w:r>
        <w:r>
          <w:rPr>
            <w:noProof/>
            <w:webHidden/>
          </w:rPr>
          <w:fldChar w:fldCharType="separate"/>
        </w:r>
        <w:r w:rsidR="00BC6315">
          <w:rPr>
            <w:noProof/>
            <w:webHidden/>
          </w:rPr>
          <w:t>28</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18" w:history="1">
        <w:r w:rsidR="00BC6315" w:rsidRPr="00957CE3">
          <w:rPr>
            <w:rStyle w:val="Hyperlink"/>
            <w:noProof/>
          </w:rPr>
          <w:t>3.7.1.1</w:t>
        </w:r>
        <w:r w:rsidR="00BC6315">
          <w:rPr>
            <w:rFonts w:asciiTheme="minorHAnsi" w:eastAsiaTheme="minorEastAsia" w:hAnsiTheme="minorHAnsi" w:cstheme="minorBidi"/>
            <w:noProof/>
            <w:sz w:val="22"/>
            <w:szCs w:val="22"/>
            <w:lang w:bidi="he-IL"/>
          </w:rPr>
          <w:tab/>
        </w:r>
        <w:r w:rsidR="00BC6315" w:rsidRPr="00957CE3">
          <w:rPr>
            <w:rStyle w:val="Hyperlink"/>
            <w:noProof/>
          </w:rPr>
          <w:t>CHK0030 - Review order (Modified)</w:t>
        </w:r>
        <w:r w:rsidR="00BC6315">
          <w:rPr>
            <w:noProof/>
            <w:webHidden/>
          </w:rPr>
          <w:tab/>
        </w:r>
        <w:r>
          <w:rPr>
            <w:noProof/>
            <w:webHidden/>
          </w:rPr>
          <w:fldChar w:fldCharType="begin"/>
        </w:r>
        <w:r w:rsidR="00BC6315">
          <w:rPr>
            <w:noProof/>
            <w:webHidden/>
          </w:rPr>
          <w:instrText xml:space="preserve"> PAGEREF _Toc364961218 \h </w:instrText>
        </w:r>
        <w:r>
          <w:rPr>
            <w:noProof/>
            <w:webHidden/>
          </w:rPr>
        </w:r>
        <w:r>
          <w:rPr>
            <w:noProof/>
            <w:webHidden/>
          </w:rPr>
          <w:fldChar w:fldCharType="separate"/>
        </w:r>
        <w:r w:rsidR="00BC6315">
          <w:rPr>
            <w:noProof/>
            <w:webHidden/>
          </w:rPr>
          <w:t>28</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19" w:history="1">
        <w:r w:rsidR="00BC6315" w:rsidRPr="00957CE3">
          <w:rPr>
            <w:rStyle w:val="Hyperlink"/>
            <w:noProof/>
          </w:rPr>
          <w:t>3.7.1.2</w:t>
        </w:r>
        <w:r w:rsidR="00BC6315">
          <w:rPr>
            <w:rFonts w:asciiTheme="minorHAnsi" w:eastAsiaTheme="minorEastAsia" w:hAnsiTheme="minorHAnsi" w:cstheme="minorBidi"/>
            <w:noProof/>
            <w:sz w:val="22"/>
            <w:szCs w:val="22"/>
            <w:lang w:bidi="he-IL"/>
          </w:rPr>
          <w:tab/>
        </w:r>
        <w:r w:rsidR="00BC6315" w:rsidRPr="00957CE3">
          <w:rPr>
            <w:rStyle w:val="Hyperlink"/>
            <w:noProof/>
          </w:rPr>
          <w:t>CHK0060 - Set order ‘reported/affected by’ person (New)</w:t>
        </w:r>
        <w:r w:rsidR="00BC6315">
          <w:rPr>
            <w:noProof/>
            <w:webHidden/>
          </w:rPr>
          <w:tab/>
        </w:r>
        <w:r>
          <w:rPr>
            <w:noProof/>
            <w:webHidden/>
          </w:rPr>
          <w:fldChar w:fldCharType="begin"/>
        </w:r>
        <w:r w:rsidR="00BC6315">
          <w:rPr>
            <w:noProof/>
            <w:webHidden/>
          </w:rPr>
          <w:instrText xml:space="preserve"> PAGEREF _Toc364961219 \h </w:instrText>
        </w:r>
        <w:r>
          <w:rPr>
            <w:noProof/>
            <w:webHidden/>
          </w:rPr>
        </w:r>
        <w:r>
          <w:rPr>
            <w:noProof/>
            <w:webHidden/>
          </w:rPr>
          <w:fldChar w:fldCharType="separate"/>
        </w:r>
        <w:r w:rsidR="00BC6315">
          <w:rPr>
            <w:noProof/>
            <w:webHidden/>
          </w:rPr>
          <w:t>29</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20" w:history="1">
        <w:r w:rsidR="00BC6315" w:rsidRPr="00957CE3">
          <w:rPr>
            <w:rStyle w:val="Hyperlink"/>
            <w:noProof/>
          </w:rPr>
          <w:t>3.8</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7. Order Management</w:t>
        </w:r>
        <w:r w:rsidR="00BC6315">
          <w:rPr>
            <w:noProof/>
            <w:webHidden/>
          </w:rPr>
          <w:tab/>
        </w:r>
        <w:r>
          <w:rPr>
            <w:noProof/>
            <w:webHidden/>
          </w:rPr>
          <w:fldChar w:fldCharType="begin"/>
        </w:r>
        <w:r w:rsidR="00BC6315">
          <w:rPr>
            <w:noProof/>
            <w:webHidden/>
          </w:rPr>
          <w:instrText xml:space="preserve"> PAGEREF _Toc364961220 \h </w:instrText>
        </w:r>
        <w:r>
          <w:rPr>
            <w:noProof/>
            <w:webHidden/>
          </w:rPr>
        </w:r>
        <w:r>
          <w:rPr>
            <w:noProof/>
            <w:webHidden/>
          </w:rPr>
          <w:fldChar w:fldCharType="separate"/>
        </w:r>
        <w:r w:rsidR="00BC6315">
          <w:rPr>
            <w:noProof/>
            <w:webHidden/>
          </w:rPr>
          <w:t>30</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21" w:history="1">
        <w:r w:rsidR="00BC6315" w:rsidRPr="00957CE3">
          <w:rPr>
            <w:rStyle w:val="Hyperlink"/>
            <w:noProof/>
          </w:rPr>
          <w:t>3.8.1.1</w:t>
        </w:r>
        <w:r w:rsidR="00BC6315">
          <w:rPr>
            <w:rFonts w:asciiTheme="minorHAnsi" w:eastAsiaTheme="minorEastAsia" w:hAnsiTheme="minorHAnsi" w:cstheme="minorBidi"/>
            <w:noProof/>
            <w:sz w:val="22"/>
            <w:szCs w:val="22"/>
            <w:lang w:bidi="he-IL"/>
          </w:rPr>
          <w:tab/>
        </w:r>
        <w:r w:rsidR="00BC6315" w:rsidRPr="00957CE3">
          <w:rPr>
            <w:rStyle w:val="Hyperlink"/>
            <w:noProof/>
          </w:rPr>
          <w:t>OFU0030 - View order details (New)</w:t>
        </w:r>
        <w:r w:rsidR="00BC6315">
          <w:rPr>
            <w:noProof/>
            <w:webHidden/>
          </w:rPr>
          <w:tab/>
        </w:r>
        <w:r>
          <w:rPr>
            <w:noProof/>
            <w:webHidden/>
          </w:rPr>
          <w:fldChar w:fldCharType="begin"/>
        </w:r>
        <w:r w:rsidR="00BC6315">
          <w:rPr>
            <w:noProof/>
            <w:webHidden/>
          </w:rPr>
          <w:instrText xml:space="preserve"> PAGEREF _Toc364961221 \h </w:instrText>
        </w:r>
        <w:r>
          <w:rPr>
            <w:noProof/>
            <w:webHidden/>
          </w:rPr>
        </w:r>
        <w:r>
          <w:rPr>
            <w:noProof/>
            <w:webHidden/>
          </w:rPr>
          <w:fldChar w:fldCharType="separate"/>
        </w:r>
        <w:r w:rsidR="00BC6315">
          <w:rPr>
            <w:noProof/>
            <w:webHidden/>
          </w:rPr>
          <w:t>30</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22" w:history="1">
        <w:r w:rsidR="00BC6315" w:rsidRPr="00957CE3">
          <w:rPr>
            <w:rStyle w:val="Hyperlink"/>
            <w:noProof/>
          </w:rPr>
          <w:t>3.8.1.2</w:t>
        </w:r>
        <w:r w:rsidR="00BC6315">
          <w:rPr>
            <w:rFonts w:asciiTheme="minorHAnsi" w:eastAsiaTheme="minorEastAsia" w:hAnsiTheme="minorHAnsi" w:cstheme="minorBidi"/>
            <w:noProof/>
            <w:sz w:val="22"/>
            <w:szCs w:val="22"/>
            <w:lang w:bidi="he-IL"/>
          </w:rPr>
          <w:tab/>
        </w:r>
        <w:r w:rsidR="00BC6315" w:rsidRPr="00957CE3">
          <w:rPr>
            <w:rStyle w:val="Hyperlink"/>
            <w:noProof/>
          </w:rPr>
          <w:t>OFU0010 – Search Order (Modified)</w:t>
        </w:r>
        <w:r w:rsidR="00BC6315">
          <w:rPr>
            <w:noProof/>
            <w:webHidden/>
          </w:rPr>
          <w:tab/>
        </w:r>
        <w:r>
          <w:rPr>
            <w:noProof/>
            <w:webHidden/>
          </w:rPr>
          <w:fldChar w:fldCharType="begin"/>
        </w:r>
        <w:r w:rsidR="00BC6315">
          <w:rPr>
            <w:noProof/>
            <w:webHidden/>
          </w:rPr>
          <w:instrText xml:space="preserve"> PAGEREF _Toc364961222 \h </w:instrText>
        </w:r>
        <w:r>
          <w:rPr>
            <w:noProof/>
            <w:webHidden/>
          </w:rPr>
        </w:r>
        <w:r>
          <w:rPr>
            <w:noProof/>
            <w:webHidden/>
          </w:rPr>
          <w:fldChar w:fldCharType="separate"/>
        </w:r>
        <w:r w:rsidR="00BC6315">
          <w:rPr>
            <w:noProof/>
            <w:webHidden/>
          </w:rPr>
          <w:t>31</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23" w:history="1">
        <w:r w:rsidR="00BC6315" w:rsidRPr="00957CE3">
          <w:rPr>
            <w:rStyle w:val="Hyperlink"/>
            <w:noProof/>
          </w:rPr>
          <w:t>3.9</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8. Problem management and CIT</w:t>
        </w:r>
        <w:r w:rsidR="00BC6315">
          <w:rPr>
            <w:noProof/>
            <w:webHidden/>
          </w:rPr>
          <w:tab/>
        </w:r>
        <w:r>
          <w:rPr>
            <w:noProof/>
            <w:webHidden/>
          </w:rPr>
          <w:fldChar w:fldCharType="begin"/>
        </w:r>
        <w:r w:rsidR="00BC6315">
          <w:rPr>
            <w:noProof/>
            <w:webHidden/>
          </w:rPr>
          <w:instrText xml:space="preserve"> PAGEREF _Toc364961223 \h </w:instrText>
        </w:r>
        <w:r>
          <w:rPr>
            <w:noProof/>
            <w:webHidden/>
          </w:rPr>
        </w:r>
        <w:r>
          <w:rPr>
            <w:noProof/>
            <w:webHidden/>
          </w:rPr>
          <w:fldChar w:fldCharType="separate"/>
        </w:r>
        <w:r w:rsidR="00BC6315">
          <w:rPr>
            <w:noProof/>
            <w:webHidden/>
          </w:rPr>
          <w:t>31</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24" w:history="1">
        <w:r w:rsidR="00BC6315" w:rsidRPr="00957CE3">
          <w:rPr>
            <w:rStyle w:val="Hyperlink"/>
            <w:noProof/>
          </w:rPr>
          <w:t>3.9.1.1</w:t>
        </w:r>
        <w:r w:rsidR="00BC6315">
          <w:rPr>
            <w:rFonts w:asciiTheme="minorHAnsi" w:eastAsiaTheme="minorEastAsia" w:hAnsiTheme="minorHAnsi" w:cstheme="minorBidi"/>
            <w:noProof/>
            <w:sz w:val="22"/>
            <w:szCs w:val="22"/>
            <w:lang w:bidi="he-IL"/>
          </w:rPr>
          <w:tab/>
        </w:r>
        <w:r w:rsidR="00BC6315" w:rsidRPr="00957CE3">
          <w:rPr>
            <w:rStyle w:val="Hyperlink"/>
            <w:noProof/>
          </w:rPr>
          <w:t>CM0001 - List Cases - for Channel and CSR Portal (New)</w:t>
        </w:r>
        <w:r w:rsidR="00BC6315">
          <w:rPr>
            <w:noProof/>
            <w:webHidden/>
          </w:rPr>
          <w:tab/>
        </w:r>
        <w:r>
          <w:rPr>
            <w:noProof/>
            <w:webHidden/>
          </w:rPr>
          <w:fldChar w:fldCharType="begin"/>
        </w:r>
        <w:r w:rsidR="00BC6315">
          <w:rPr>
            <w:noProof/>
            <w:webHidden/>
          </w:rPr>
          <w:instrText xml:space="preserve"> PAGEREF _Toc364961224 \h </w:instrText>
        </w:r>
        <w:r>
          <w:rPr>
            <w:noProof/>
            <w:webHidden/>
          </w:rPr>
        </w:r>
        <w:r>
          <w:rPr>
            <w:noProof/>
            <w:webHidden/>
          </w:rPr>
          <w:fldChar w:fldCharType="separate"/>
        </w:r>
        <w:r w:rsidR="00BC6315">
          <w:rPr>
            <w:noProof/>
            <w:webHidden/>
          </w:rPr>
          <w:t>31</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25" w:history="1">
        <w:r w:rsidR="00BC6315" w:rsidRPr="00957CE3">
          <w:rPr>
            <w:rStyle w:val="Hyperlink"/>
            <w:noProof/>
          </w:rPr>
          <w:t>3.9.1.2</w:t>
        </w:r>
        <w:r w:rsidR="00BC6315">
          <w:rPr>
            <w:rFonts w:asciiTheme="minorHAnsi" w:eastAsiaTheme="minorEastAsia" w:hAnsiTheme="minorHAnsi" w:cstheme="minorBidi"/>
            <w:noProof/>
            <w:sz w:val="22"/>
            <w:szCs w:val="22"/>
            <w:lang w:bidi="he-IL"/>
          </w:rPr>
          <w:tab/>
        </w:r>
        <w:r w:rsidR="00BC6315" w:rsidRPr="00957CE3">
          <w:rPr>
            <w:rStyle w:val="Hyperlink"/>
            <w:noProof/>
          </w:rPr>
          <w:t>CM0005 - List Cases - for Business</w:t>
        </w:r>
        <w:r w:rsidR="00BC6315">
          <w:rPr>
            <w:noProof/>
            <w:webHidden/>
          </w:rPr>
          <w:tab/>
        </w:r>
        <w:r>
          <w:rPr>
            <w:noProof/>
            <w:webHidden/>
          </w:rPr>
          <w:fldChar w:fldCharType="begin"/>
        </w:r>
        <w:r w:rsidR="00BC6315">
          <w:rPr>
            <w:noProof/>
            <w:webHidden/>
          </w:rPr>
          <w:instrText xml:space="preserve"> PAGEREF _Toc364961225 \h </w:instrText>
        </w:r>
        <w:r>
          <w:rPr>
            <w:noProof/>
            <w:webHidden/>
          </w:rPr>
        </w:r>
        <w:r>
          <w:rPr>
            <w:noProof/>
            <w:webHidden/>
          </w:rPr>
          <w:fldChar w:fldCharType="separate"/>
        </w:r>
        <w:r w:rsidR="00BC6315">
          <w:rPr>
            <w:noProof/>
            <w:webHidden/>
          </w:rPr>
          <w:t>32</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26" w:history="1">
        <w:r w:rsidR="00BC6315" w:rsidRPr="00957CE3">
          <w:rPr>
            <w:rStyle w:val="Hyperlink"/>
            <w:noProof/>
          </w:rPr>
          <w:t>3.9.1.3</w:t>
        </w:r>
        <w:r w:rsidR="00BC6315">
          <w:rPr>
            <w:rFonts w:asciiTheme="minorHAnsi" w:eastAsiaTheme="minorEastAsia" w:hAnsiTheme="minorHAnsi" w:cstheme="minorBidi"/>
            <w:noProof/>
            <w:sz w:val="22"/>
            <w:szCs w:val="22"/>
            <w:lang w:bidi="he-IL"/>
          </w:rPr>
          <w:tab/>
        </w:r>
        <w:r w:rsidR="00BC6315" w:rsidRPr="00957CE3">
          <w:rPr>
            <w:rStyle w:val="Hyperlink"/>
            <w:noProof/>
          </w:rPr>
          <w:t>CM0010 - Create case - for Channel/CSR portal (New)</w:t>
        </w:r>
        <w:r w:rsidR="00BC6315">
          <w:rPr>
            <w:noProof/>
            <w:webHidden/>
          </w:rPr>
          <w:tab/>
        </w:r>
        <w:r>
          <w:rPr>
            <w:noProof/>
            <w:webHidden/>
          </w:rPr>
          <w:fldChar w:fldCharType="begin"/>
        </w:r>
        <w:r w:rsidR="00BC6315">
          <w:rPr>
            <w:noProof/>
            <w:webHidden/>
          </w:rPr>
          <w:instrText xml:space="preserve"> PAGEREF _Toc364961226 \h </w:instrText>
        </w:r>
        <w:r>
          <w:rPr>
            <w:noProof/>
            <w:webHidden/>
          </w:rPr>
        </w:r>
        <w:r>
          <w:rPr>
            <w:noProof/>
            <w:webHidden/>
          </w:rPr>
          <w:fldChar w:fldCharType="separate"/>
        </w:r>
        <w:r w:rsidR="00BC6315">
          <w:rPr>
            <w:noProof/>
            <w:webHidden/>
          </w:rPr>
          <w:t>33</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27" w:history="1">
        <w:r w:rsidR="00BC6315" w:rsidRPr="00957CE3">
          <w:rPr>
            <w:rStyle w:val="Hyperlink"/>
            <w:noProof/>
          </w:rPr>
          <w:t>3.9.1.4</w:t>
        </w:r>
        <w:r w:rsidR="00BC6315">
          <w:rPr>
            <w:rFonts w:asciiTheme="minorHAnsi" w:eastAsiaTheme="minorEastAsia" w:hAnsiTheme="minorHAnsi" w:cstheme="minorBidi"/>
            <w:noProof/>
            <w:sz w:val="22"/>
            <w:szCs w:val="22"/>
            <w:lang w:bidi="he-IL"/>
          </w:rPr>
          <w:tab/>
        </w:r>
        <w:r w:rsidR="00BC6315" w:rsidRPr="00957CE3">
          <w:rPr>
            <w:rStyle w:val="Hyperlink"/>
            <w:noProof/>
          </w:rPr>
          <w:t>CM0015 - Create Case - for Business (Modified)</w:t>
        </w:r>
        <w:r w:rsidR="00BC6315">
          <w:rPr>
            <w:noProof/>
            <w:webHidden/>
          </w:rPr>
          <w:tab/>
        </w:r>
        <w:r>
          <w:rPr>
            <w:noProof/>
            <w:webHidden/>
          </w:rPr>
          <w:fldChar w:fldCharType="begin"/>
        </w:r>
        <w:r w:rsidR="00BC6315">
          <w:rPr>
            <w:noProof/>
            <w:webHidden/>
          </w:rPr>
          <w:instrText xml:space="preserve"> PAGEREF _Toc364961227 \h </w:instrText>
        </w:r>
        <w:r>
          <w:rPr>
            <w:noProof/>
            <w:webHidden/>
          </w:rPr>
        </w:r>
        <w:r>
          <w:rPr>
            <w:noProof/>
            <w:webHidden/>
          </w:rPr>
          <w:fldChar w:fldCharType="separate"/>
        </w:r>
        <w:r w:rsidR="00BC6315">
          <w:rPr>
            <w:noProof/>
            <w:webHidden/>
          </w:rPr>
          <w:t>34</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28" w:history="1">
        <w:r w:rsidR="00BC6315" w:rsidRPr="00957CE3">
          <w:rPr>
            <w:rStyle w:val="Hyperlink"/>
            <w:noProof/>
          </w:rPr>
          <w:t>3.9.1.5</w:t>
        </w:r>
        <w:r w:rsidR="00BC6315">
          <w:rPr>
            <w:rFonts w:asciiTheme="minorHAnsi" w:eastAsiaTheme="minorEastAsia" w:hAnsiTheme="minorHAnsi" w:cstheme="minorBidi"/>
            <w:noProof/>
            <w:sz w:val="22"/>
            <w:szCs w:val="22"/>
            <w:lang w:bidi="he-IL"/>
          </w:rPr>
          <w:tab/>
        </w:r>
        <w:r w:rsidR="00BC6315" w:rsidRPr="00957CE3">
          <w:rPr>
            <w:rStyle w:val="Hyperlink"/>
            <w:noProof/>
          </w:rPr>
          <w:t>CM0020 - View existing cases and details - for Channel and CSR Portal (New)</w:t>
        </w:r>
        <w:r w:rsidR="00BC6315">
          <w:rPr>
            <w:noProof/>
            <w:webHidden/>
          </w:rPr>
          <w:tab/>
        </w:r>
        <w:r>
          <w:rPr>
            <w:noProof/>
            <w:webHidden/>
          </w:rPr>
          <w:fldChar w:fldCharType="begin"/>
        </w:r>
        <w:r w:rsidR="00BC6315">
          <w:rPr>
            <w:noProof/>
            <w:webHidden/>
          </w:rPr>
          <w:instrText xml:space="preserve"> PAGEREF _Toc364961228 \h </w:instrText>
        </w:r>
        <w:r>
          <w:rPr>
            <w:noProof/>
            <w:webHidden/>
          </w:rPr>
        </w:r>
        <w:r>
          <w:rPr>
            <w:noProof/>
            <w:webHidden/>
          </w:rPr>
          <w:fldChar w:fldCharType="separate"/>
        </w:r>
        <w:r w:rsidR="00BC6315">
          <w:rPr>
            <w:noProof/>
            <w:webHidden/>
          </w:rPr>
          <w:t>35</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29" w:history="1">
        <w:r w:rsidR="00BC6315" w:rsidRPr="00957CE3">
          <w:rPr>
            <w:rStyle w:val="Hyperlink"/>
            <w:noProof/>
          </w:rPr>
          <w:t>3.9.1.6</w:t>
        </w:r>
        <w:r w:rsidR="00BC6315">
          <w:rPr>
            <w:rFonts w:asciiTheme="minorHAnsi" w:eastAsiaTheme="minorEastAsia" w:hAnsiTheme="minorHAnsi" w:cstheme="minorBidi"/>
            <w:noProof/>
            <w:sz w:val="22"/>
            <w:szCs w:val="22"/>
            <w:lang w:bidi="he-IL"/>
          </w:rPr>
          <w:tab/>
        </w:r>
        <w:r w:rsidR="00BC6315" w:rsidRPr="00957CE3">
          <w:rPr>
            <w:rStyle w:val="Hyperlink"/>
            <w:noProof/>
          </w:rPr>
          <w:t>CM0025 - View Existing Case and Details - for Business</w:t>
        </w:r>
        <w:r w:rsidR="00BC6315">
          <w:rPr>
            <w:noProof/>
            <w:webHidden/>
          </w:rPr>
          <w:tab/>
        </w:r>
        <w:r>
          <w:rPr>
            <w:noProof/>
            <w:webHidden/>
          </w:rPr>
          <w:fldChar w:fldCharType="begin"/>
        </w:r>
        <w:r w:rsidR="00BC6315">
          <w:rPr>
            <w:noProof/>
            <w:webHidden/>
          </w:rPr>
          <w:instrText xml:space="preserve"> PAGEREF _Toc364961229 \h </w:instrText>
        </w:r>
        <w:r>
          <w:rPr>
            <w:noProof/>
            <w:webHidden/>
          </w:rPr>
        </w:r>
        <w:r>
          <w:rPr>
            <w:noProof/>
            <w:webHidden/>
          </w:rPr>
          <w:fldChar w:fldCharType="separate"/>
        </w:r>
        <w:r w:rsidR="00BC6315">
          <w:rPr>
            <w:noProof/>
            <w:webHidden/>
          </w:rPr>
          <w:t>36</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30" w:history="1">
        <w:r w:rsidR="00BC6315" w:rsidRPr="00957CE3">
          <w:rPr>
            <w:rStyle w:val="Hyperlink"/>
            <w:noProof/>
          </w:rPr>
          <w:t>3.9.1.7</w:t>
        </w:r>
        <w:r w:rsidR="00BC6315">
          <w:rPr>
            <w:rFonts w:asciiTheme="minorHAnsi" w:eastAsiaTheme="minorEastAsia" w:hAnsiTheme="minorHAnsi" w:cstheme="minorBidi"/>
            <w:noProof/>
            <w:sz w:val="22"/>
            <w:szCs w:val="22"/>
            <w:lang w:bidi="he-IL"/>
          </w:rPr>
          <w:tab/>
        </w:r>
        <w:r w:rsidR="00BC6315" w:rsidRPr="00957CE3">
          <w:rPr>
            <w:rStyle w:val="Hyperlink"/>
            <w:noProof/>
          </w:rPr>
          <w:t>CM0200 - Update case (Modified)</w:t>
        </w:r>
        <w:r w:rsidR="00BC6315">
          <w:rPr>
            <w:noProof/>
            <w:webHidden/>
          </w:rPr>
          <w:tab/>
        </w:r>
        <w:r>
          <w:rPr>
            <w:noProof/>
            <w:webHidden/>
          </w:rPr>
          <w:fldChar w:fldCharType="begin"/>
        </w:r>
        <w:r w:rsidR="00BC6315">
          <w:rPr>
            <w:noProof/>
            <w:webHidden/>
          </w:rPr>
          <w:instrText xml:space="preserve"> PAGEREF _Toc364961230 \h </w:instrText>
        </w:r>
        <w:r>
          <w:rPr>
            <w:noProof/>
            <w:webHidden/>
          </w:rPr>
        </w:r>
        <w:r>
          <w:rPr>
            <w:noProof/>
            <w:webHidden/>
          </w:rPr>
          <w:fldChar w:fldCharType="separate"/>
        </w:r>
        <w:r w:rsidR="00BC6315">
          <w:rPr>
            <w:noProof/>
            <w:webHidden/>
          </w:rPr>
          <w:t>37</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31" w:history="1">
        <w:r w:rsidR="00BC6315" w:rsidRPr="00957CE3">
          <w:rPr>
            <w:rStyle w:val="Hyperlink"/>
            <w:noProof/>
          </w:rPr>
          <w:t>3.9.1.8</w:t>
        </w:r>
        <w:r w:rsidR="00BC6315">
          <w:rPr>
            <w:rFonts w:asciiTheme="minorHAnsi" w:eastAsiaTheme="minorEastAsia" w:hAnsiTheme="minorHAnsi" w:cstheme="minorBidi"/>
            <w:noProof/>
            <w:sz w:val="22"/>
            <w:szCs w:val="22"/>
            <w:lang w:bidi="he-IL"/>
          </w:rPr>
          <w:tab/>
        </w:r>
        <w:r w:rsidR="00BC6315" w:rsidRPr="00957CE3">
          <w:rPr>
            <w:rStyle w:val="Hyperlink"/>
            <w:noProof/>
          </w:rPr>
          <w:t>CM0230 - Cancel case (New)</w:t>
        </w:r>
        <w:r w:rsidR="00BC6315">
          <w:rPr>
            <w:noProof/>
            <w:webHidden/>
          </w:rPr>
          <w:tab/>
        </w:r>
        <w:r>
          <w:rPr>
            <w:noProof/>
            <w:webHidden/>
          </w:rPr>
          <w:fldChar w:fldCharType="begin"/>
        </w:r>
        <w:r w:rsidR="00BC6315">
          <w:rPr>
            <w:noProof/>
            <w:webHidden/>
          </w:rPr>
          <w:instrText xml:space="preserve"> PAGEREF _Toc364961231 \h </w:instrText>
        </w:r>
        <w:r>
          <w:rPr>
            <w:noProof/>
            <w:webHidden/>
          </w:rPr>
        </w:r>
        <w:r>
          <w:rPr>
            <w:noProof/>
            <w:webHidden/>
          </w:rPr>
          <w:fldChar w:fldCharType="separate"/>
        </w:r>
        <w:r w:rsidR="00BC6315">
          <w:rPr>
            <w:noProof/>
            <w:webHidden/>
          </w:rPr>
          <w:t>37</w:t>
        </w:r>
        <w:r>
          <w:rPr>
            <w:noProof/>
            <w:webHidden/>
          </w:rPr>
          <w:fldChar w:fldCharType="end"/>
        </w:r>
      </w:hyperlink>
    </w:p>
    <w:p w:rsidR="00BC6315" w:rsidRDefault="005A525E">
      <w:pPr>
        <w:pStyle w:val="TOC4"/>
        <w:tabs>
          <w:tab w:val="left" w:pos="1400"/>
          <w:tab w:val="right" w:leader="dot" w:pos="9350"/>
        </w:tabs>
        <w:rPr>
          <w:rFonts w:asciiTheme="minorHAnsi" w:eastAsiaTheme="minorEastAsia" w:hAnsiTheme="minorHAnsi" w:cstheme="minorBidi"/>
          <w:noProof/>
          <w:sz w:val="22"/>
          <w:szCs w:val="22"/>
          <w:lang w:bidi="he-IL"/>
        </w:rPr>
      </w:pPr>
      <w:hyperlink w:anchor="_Toc364961232" w:history="1">
        <w:r w:rsidR="00BC6315" w:rsidRPr="00957CE3">
          <w:rPr>
            <w:rStyle w:val="Hyperlink"/>
            <w:noProof/>
          </w:rPr>
          <w:t>3.9.1.9</w:t>
        </w:r>
        <w:r w:rsidR="00BC6315">
          <w:rPr>
            <w:rFonts w:asciiTheme="minorHAnsi" w:eastAsiaTheme="minorEastAsia" w:hAnsiTheme="minorHAnsi" w:cstheme="minorBidi"/>
            <w:noProof/>
            <w:sz w:val="22"/>
            <w:szCs w:val="22"/>
            <w:lang w:bidi="he-IL"/>
          </w:rPr>
          <w:tab/>
        </w:r>
        <w:r w:rsidR="00BC6315" w:rsidRPr="00957CE3">
          <w:rPr>
            <w:rStyle w:val="Hyperlink"/>
            <w:noProof/>
          </w:rPr>
          <w:t>INT0120 - Display event log for account dashboard (New)</w:t>
        </w:r>
        <w:r w:rsidR="00BC6315">
          <w:rPr>
            <w:noProof/>
            <w:webHidden/>
          </w:rPr>
          <w:tab/>
        </w:r>
        <w:r>
          <w:rPr>
            <w:noProof/>
            <w:webHidden/>
          </w:rPr>
          <w:fldChar w:fldCharType="begin"/>
        </w:r>
        <w:r w:rsidR="00BC6315">
          <w:rPr>
            <w:noProof/>
            <w:webHidden/>
          </w:rPr>
          <w:instrText xml:space="preserve"> PAGEREF _Toc364961232 \h </w:instrText>
        </w:r>
        <w:r>
          <w:rPr>
            <w:noProof/>
            <w:webHidden/>
          </w:rPr>
        </w:r>
        <w:r>
          <w:rPr>
            <w:noProof/>
            <w:webHidden/>
          </w:rPr>
          <w:fldChar w:fldCharType="separate"/>
        </w:r>
        <w:r w:rsidR="00BC6315">
          <w:rPr>
            <w:noProof/>
            <w:webHidden/>
          </w:rPr>
          <w:t>38</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33" w:history="1">
        <w:r w:rsidR="00BC6315" w:rsidRPr="00957CE3">
          <w:rPr>
            <w:rStyle w:val="Hyperlink"/>
            <w:noProof/>
          </w:rPr>
          <w:t>3.9.1.10</w:t>
        </w:r>
        <w:r w:rsidR="00BC6315">
          <w:rPr>
            <w:rFonts w:asciiTheme="minorHAnsi" w:eastAsiaTheme="minorEastAsia" w:hAnsiTheme="minorHAnsi" w:cstheme="minorBidi"/>
            <w:noProof/>
            <w:sz w:val="22"/>
            <w:szCs w:val="22"/>
            <w:lang w:bidi="he-IL"/>
          </w:rPr>
          <w:tab/>
        </w:r>
        <w:r w:rsidR="00BC6315" w:rsidRPr="00957CE3">
          <w:rPr>
            <w:rStyle w:val="Hyperlink"/>
            <w:noProof/>
          </w:rPr>
          <w:t>INT0100 - Display event logs (Modified)</w:t>
        </w:r>
        <w:r w:rsidR="00BC6315">
          <w:rPr>
            <w:noProof/>
            <w:webHidden/>
          </w:rPr>
          <w:tab/>
        </w:r>
        <w:r>
          <w:rPr>
            <w:noProof/>
            <w:webHidden/>
          </w:rPr>
          <w:fldChar w:fldCharType="begin"/>
        </w:r>
        <w:r w:rsidR="00BC6315">
          <w:rPr>
            <w:noProof/>
            <w:webHidden/>
          </w:rPr>
          <w:instrText xml:space="preserve"> PAGEREF _Toc364961233 \h </w:instrText>
        </w:r>
        <w:r>
          <w:rPr>
            <w:noProof/>
            <w:webHidden/>
          </w:rPr>
        </w:r>
        <w:r>
          <w:rPr>
            <w:noProof/>
            <w:webHidden/>
          </w:rPr>
          <w:fldChar w:fldCharType="separate"/>
        </w:r>
        <w:r w:rsidR="00BC6315">
          <w:rPr>
            <w:noProof/>
            <w:webHidden/>
          </w:rPr>
          <w:t>39</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34" w:history="1">
        <w:r w:rsidR="00BC6315" w:rsidRPr="00957CE3">
          <w:rPr>
            <w:rStyle w:val="Hyperlink"/>
            <w:noProof/>
          </w:rPr>
          <w:t>3.9.1.11</w:t>
        </w:r>
        <w:r w:rsidR="00BC6315">
          <w:rPr>
            <w:rFonts w:asciiTheme="minorHAnsi" w:eastAsiaTheme="minorEastAsia" w:hAnsiTheme="minorHAnsi" w:cstheme="minorBidi"/>
            <w:noProof/>
            <w:sz w:val="22"/>
            <w:szCs w:val="22"/>
            <w:lang w:bidi="he-IL"/>
          </w:rPr>
          <w:tab/>
        </w:r>
        <w:r w:rsidR="00BC6315" w:rsidRPr="00957CE3">
          <w:rPr>
            <w:rStyle w:val="Hyperlink"/>
            <w:noProof/>
          </w:rPr>
          <w:t>INT0110 - Display event logs details (Modified)</w:t>
        </w:r>
        <w:r w:rsidR="00BC6315">
          <w:rPr>
            <w:noProof/>
            <w:webHidden/>
          </w:rPr>
          <w:tab/>
        </w:r>
        <w:r>
          <w:rPr>
            <w:noProof/>
            <w:webHidden/>
          </w:rPr>
          <w:fldChar w:fldCharType="begin"/>
        </w:r>
        <w:r w:rsidR="00BC6315">
          <w:rPr>
            <w:noProof/>
            <w:webHidden/>
          </w:rPr>
          <w:instrText xml:space="preserve"> PAGEREF _Toc364961234 \h </w:instrText>
        </w:r>
        <w:r>
          <w:rPr>
            <w:noProof/>
            <w:webHidden/>
          </w:rPr>
        </w:r>
        <w:r>
          <w:rPr>
            <w:noProof/>
            <w:webHidden/>
          </w:rPr>
          <w:fldChar w:fldCharType="separate"/>
        </w:r>
        <w:r w:rsidR="00BC6315">
          <w:rPr>
            <w:noProof/>
            <w:webHidden/>
          </w:rPr>
          <w:t>40</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35" w:history="1">
        <w:r w:rsidR="00BC6315" w:rsidRPr="00957CE3">
          <w:rPr>
            <w:rStyle w:val="Hyperlink"/>
            <w:noProof/>
          </w:rPr>
          <w:t>3.9.1.12</w:t>
        </w:r>
        <w:r w:rsidR="00BC6315">
          <w:rPr>
            <w:rFonts w:asciiTheme="minorHAnsi" w:eastAsiaTheme="minorEastAsia" w:hAnsiTheme="minorHAnsi" w:cstheme="minorBidi"/>
            <w:noProof/>
            <w:sz w:val="22"/>
            <w:szCs w:val="22"/>
            <w:lang w:bidi="he-IL"/>
          </w:rPr>
          <w:tab/>
        </w:r>
        <w:r w:rsidR="00BC6315" w:rsidRPr="00957CE3">
          <w:rPr>
            <w:rStyle w:val="Hyperlink"/>
            <w:noProof/>
          </w:rPr>
          <w:t>INT0010 - Create Interaction (Modified)</w:t>
        </w:r>
        <w:r w:rsidR="00BC6315">
          <w:rPr>
            <w:noProof/>
            <w:webHidden/>
          </w:rPr>
          <w:tab/>
        </w:r>
        <w:r>
          <w:rPr>
            <w:noProof/>
            <w:webHidden/>
          </w:rPr>
          <w:fldChar w:fldCharType="begin"/>
        </w:r>
        <w:r w:rsidR="00BC6315">
          <w:rPr>
            <w:noProof/>
            <w:webHidden/>
          </w:rPr>
          <w:instrText xml:space="preserve"> PAGEREF _Toc364961235 \h </w:instrText>
        </w:r>
        <w:r>
          <w:rPr>
            <w:noProof/>
            <w:webHidden/>
          </w:rPr>
        </w:r>
        <w:r>
          <w:rPr>
            <w:noProof/>
            <w:webHidden/>
          </w:rPr>
          <w:fldChar w:fldCharType="separate"/>
        </w:r>
        <w:r w:rsidR="00BC6315">
          <w:rPr>
            <w:noProof/>
            <w:webHidden/>
          </w:rPr>
          <w:t>41</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36" w:history="1">
        <w:r w:rsidR="00BC6315" w:rsidRPr="00957CE3">
          <w:rPr>
            <w:rStyle w:val="Hyperlink"/>
            <w:noProof/>
          </w:rPr>
          <w:t>3.9.1.13</w:t>
        </w:r>
        <w:r w:rsidR="00BC6315">
          <w:rPr>
            <w:rFonts w:asciiTheme="minorHAnsi" w:eastAsiaTheme="minorEastAsia" w:hAnsiTheme="minorHAnsi" w:cstheme="minorBidi"/>
            <w:noProof/>
            <w:sz w:val="22"/>
            <w:szCs w:val="22"/>
            <w:lang w:bidi="he-IL"/>
          </w:rPr>
          <w:tab/>
        </w:r>
        <w:r w:rsidR="00BC6315" w:rsidRPr="00957CE3">
          <w:rPr>
            <w:rStyle w:val="Hyperlink"/>
            <w:noProof/>
          </w:rPr>
          <w:t>INT0300 - Create Interaction note (Modified)</w:t>
        </w:r>
        <w:r w:rsidR="00BC6315">
          <w:rPr>
            <w:noProof/>
            <w:webHidden/>
          </w:rPr>
          <w:tab/>
        </w:r>
        <w:r>
          <w:rPr>
            <w:noProof/>
            <w:webHidden/>
          </w:rPr>
          <w:fldChar w:fldCharType="begin"/>
        </w:r>
        <w:r w:rsidR="00BC6315">
          <w:rPr>
            <w:noProof/>
            <w:webHidden/>
          </w:rPr>
          <w:instrText xml:space="preserve"> PAGEREF _Toc364961236 \h </w:instrText>
        </w:r>
        <w:r>
          <w:rPr>
            <w:noProof/>
            <w:webHidden/>
          </w:rPr>
        </w:r>
        <w:r>
          <w:rPr>
            <w:noProof/>
            <w:webHidden/>
          </w:rPr>
          <w:fldChar w:fldCharType="separate"/>
        </w:r>
        <w:r w:rsidR="00BC6315">
          <w:rPr>
            <w:noProof/>
            <w:webHidden/>
          </w:rPr>
          <w:t>41</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37" w:history="1">
        <w:r w:rsidR="00BC6315" w:rsidRPr="00957CE3">
          <w:rPr>
            <w:rStyle w:val="Hyperlink"/>
            <w:noProof/>
          </w:rPr>
          <w:t>3.9.1.14</w:t>
        </w:r>
        <w:r w:rsidR="00BC6315">
          <w:rPr>
            <w:rFonts w:asciiTheme="minorHAnsi" w:eastAsiaTheme="minorEastAsia" w:hAnsiTheme="minorHAnsi" w:cstheme="minorBidi"/>
            <w:noProof/>
            <w:sz w:val="22"/>
            <w:szCs w:val="22"/>
            <w:lang w:bidi="he-IL"/>
          </w:rPr>
          <w:tab/>
        </w:r>
        <w:r w:rsidR="00BC6315" w:rsidRPr="00957CE3">
          <w:rPr>
            <w:rStyle w:val="Hyperlink"/>
            <w:noProof/>
          </w:rPr>
          <w:t>INT0020 - Edit interaction (New)</w:t>
        </w:r>
        <w:r w:rsidR="00BC6315">
          <w:rPr>
            <w:noProof/>
            <w:webHidden/>
          </w:rPr>
          <w:tab/>
        </w:r>
        <w:r>
          <w:rPr>
            <w:noProof/>
            <w:webHidden/>
          </w:rPr>
          <w:fldChar w:fldCharType="begin"/>
        </w:r>
        <w:r w:rsidR="00BC6315">
          <w:rPr>
            <w:noProof/>
            <w:webHidden/>
          </w:rPr>
          <w:instrText xml:space="preserve"> PAGEREF _Toc364961237 \h </w:instrText>
        </w:r>
        <w:r>
          <w:rPr>
            <w:noProof/>
            <w:webHidden/>
          </w:rPr>
        </w:r>
        <w:r>
          <w:rPr>
            <w:noProof/>
            <w:webHidden/>
          </w:rPr>
          <w:fldChar w:fldCharType="separate"/>
        </w:r>
        <w:r w:rsidR="00BC6315">
          <w:rPr>
            <w:noProof/>
            <w:webHidden/>
          </w:rPr>
          <w:t>42</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38" w:history="1">
        <w:r w:rsidR="00BC6315" w:rsidRPr="00957CE3">
          <w:rPr>
            <w:rStyle w:val="Hyperlink"/>
            <w:noProof/>
          </w:rPr>
          <w:t>3.10</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9. Customer-subscriber Acquisition</w:t>
        </w:r>
        <w:r w:rsidR="00BC6315">
          <w:rPr>
            <w:noProof/>
            <w:webHidden/>
          </w:rPr>
          <w:tab/>
        </w:r>
        <w:r>
          <w:rPr>
            <w:noProof/>
            <w:webHidden/>
          </w:rPr>
          <w:fldChar w:fldCharType="begin"/>
        </w:r>
        <w:r w:rsidR="00BC6315">
          <w:rPr>
            <w:noProof/>
            <w:webHidden/>
          </w:rPr>
          <w:instrText xml:space="preserve"> PAGEREF _Toc364961238 \h </w:instrText>
        </w:r>
        <w:r>
          <w:rPr>
            <w:noProof/>
            <w:webHidden/>
          </w:rPr>
        </w:r>
        <w:r>
          <w:rPr>
            <w:noProof/>
            <w:webHidden/>
          </w:rPr>
          <w:fldChar w:fldCharType="separate"/>
        </w:r>
        <w:r w:rsidR="00BC6315">
          <w:rPr>
            <w:noProof/>
            <w:webHidden/>
          </w:rPr>
          <w:t>42</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39" w:history="1">
        <w:r w:rsidR="00BC6315" w:rsidRPr="00957CE3">
          <w:rPr>
            <w:rStyle w:val="Hyperlink"/>
            <w:noProof/>
          </w:rPr>
          <w:t>3.10.1.1</w:t>
        </w:r>
        <w:r w:rsidR="00BC6315">
          <w:rPr>
            <w:rFonts w:asciiTheme="minorHAnsi" w:eastAsiaTheme="minorEastAsia" w:hAnsiTheme="minorHAnsi" w:cstheme="minorBidi"/>
            <w:noProof/>
            <w:sz w:val="22"/>
            <w:szCs w:val="22"/>
            <w:lang w:bidi="he-IL"/>
          </w:rPr>
          <w:tab/>
        </w:r>
        <w:r w:rsidR="00BC6315" w:rsidRPr="00957CE3">
          <w:rPr>
            <w:rStyle w:val="Hyperlink"/>
            <w:noProof/>
          </w:rPr>
          <w:t>NCA0010 - New Customer (Modified)</w:t>
        </w:r>
        <w:r w:rsidR="00BC6315">
          <w:rPr>
            <w:noProof/>
            <w:webHidden/>
          </w:rPr>
          <w:tab/>
        </w:r>
        <w:r>
          <w:rPr>
            <w:noProof/>
            <w:webHidden/>
          </w:rPr>
          <w:fldChar w:fldCharType="begin"/>
        </w:r>
        <w:r w:rsidR="00BC6315">
          <w:rPr>
            <w:noProof/>
            <w:webHidden/>
          </w:rPr>
          <w:instrText xml:space="preserve"> PAGEREF _Toc364961239 \h </w:instrText>
        </w:r>
        <w:r>
          <w:rPr>
            <w:noProof/>
            <w:webHidden/>
          </w:rPr>
        </w:r>
        <w:r>
          <w:rPr>
            <w:noProof/>
            <w:webHidden/>
          </w:rPr>
          <w:fldChar w:fldCharType="separate"/>
        </w:r>
        <w:r w:rsidR="00BC6315">
          <w:rPr>
            <w:noProof/>
            <w:webHidden/>
          </w:rPr>
          <w:t>42</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0" w:history="1">
        <w:r w:rsidR="00BC6315" w:rsidRPr="00957CE3">
          <w:rPr>
            <w:rStyle w:val="Hyperlink"/>
            <w:noProof/>
          </w:rPr>
          <w:t>3.10.1.2</w:t>
        </w:r>
        <w:r w:rsidR="00BC6315">
          <w:rPr>
            <w:rFonts w:asciiTheme="minorHAnsi" w:eastAsiaTheme="minorEastAsia" w:hAnsiTheme="minorHAnsi" w:cstheme="minorBidi"/>
            <w:noProof/>
            <w:sz w:val="22"/>
            <w:szCs w:val="22"/>
            <w:lang w:bidi="he-IL"/>
          </w:rPr>
          <w:tab/>
        </w:r>
        <w:r w:rsidR="00BC6315" w:rsidRPr="00957CE3">
          <w:rPr>
            <w:rStyle w:val="Hyperlink"/>
            <w:noProof/>
          </w:rPr>
          <w:t>NCA0020 - Capture administrative data (Modified)</w:t>
        </w:r>
        <w:r w:rsidR="00BC6315">
          <w:rPr>
            <w:noProof/>
            <w:webHidden/>
          </w:rPr>
          <w:tab/>
        </w:r>
        <w:r>
          <w:rPr>
            <w:noProof/>
            <w:webHidden/>
          </w:rPr>
          <w:fldChar w:fldCharType="begin"/>
        </w:r>
        <w:r w:rsidR="00BC6315">
          <w:rPr>
            <w:noProof/>
            <w:webHidden/>
          </w:rPr>
          <w:instrText xml:space="preserve"> PAGEREF _Toc364961240 \h </w:instrText>
        </w:r>
        <w:r>
          <w:rPr>
            <w:noProof/>
            <w:webHidden/>
          </w:rPr>
        </w:r>
        <w:r>
          <w:rPr>
            <w:noProof/>
            <w:webHidden/>
          </w:rPr>
          <w:fldChar w:fldCharType="separate"/>
        </w:r>
        <w:r w:rsidR="00BC6315">
          <w:rPr>
            <w:noProof/>
            <w:webHidden/>
          </w:rPr>
          <w:t>44</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1" w:history="1">
        <w:r w:rsidR="00BC6315" w:rsidRPr="00957CE3">
          <w:rPr>
            <w:rStyle w:val="Hyperlink"/>
            <w:noProof/>
          </w:rPr>
          <w:t>3.10.1.3</w:t>
        </w:r>
        <w:r w:rsidR="00BC6315">
          <w:rPr>
            <w:rFonts w:asciiTheme="minorHAnsi" w:eastAsiaTheme="minorEastAsia" w:hAnsiTheme="minorHAnsi" w:cstheme="minorBidi"/>
            <w:noProof/>
            <w:sz w:val="22"/>
            <w:szCs w:val="22"/>
            <w:lang w:bidi="he-IL"/>
          </w:rPr>
          <w:tab/>
        </w:r>
        <w:r w:rsidR="00BC6315" w:rsidRPr="00957CE3">
          <w:rPr>
            <w:rStyle w:val="Hyperlink"/>
            <w:noProof/>
          </w:rPr>
          <w:t>NSA0025 - Update administrative data (Modified)</w:t>
        </w:r>
        <w:r w:rsidR="00BC6315">
          <w:rPr>
            <w:noProof/>
            <w:webHidden/>
          </w:rPr>
          <w:tab/>
        </w:r>
        <w:r>
          <w:rPr>
            <w:noProof/>
            <w:webHidden/>
          </w:rPr>
          <w:fldChar w:fldCharType="begin"/>
        </w:r>
        <w:r w:rsidR="00BC6315">
          <w:rPr>
            <w:noProof/>
            <w:webHidden/>
          </w:rPr>
          <w:instrText xml:space="preserve"> PAGEREF _Toc364961241 \h </w:instrText>
        </w:r>
        <w:r>
          <w:rPr>
            <w:noProof/>
            <w:webHidden/>
          </w:rPr>
        </w:r>
        <w:r>
          <w:rPr>
            <w:noProof/>
            <w:webHidden/>
          </w:rPr>
          <w:fldChar w:fldCharType="separate"/>
        </w:r>
        <w:r w:rsidR="00BC6315">
          <w:rPr>
            <w:noProof/>
            <w:webHidden/>
          </w:rPr>
          <w:t>45</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2" w:history="1">
        <w:r w:rsidR="00BC6315" w:rsidRPr="00957CE3">
          <w:rPr>
            <w:rStyle w:val="Hyperlink"/>
            <w:noProof/>
          </w:rPr>
          <w:t>3.10.1.4</w:t>
        </w:r>
        <w:r w:rsidR="00BC6315">
          <w:rPr>
            <w:rFonts w:asciiTheme="minorHAnsi" w:eastAsiaTheme="minorEastAsia" w:hAnsiTheme="minorHAnsi" w:cstheme="minorBidi"/>
            <w:noProof/>
            <w:sz w:val="22"/>
            <w:szCs w:val="22"/>
            <w:lang w:bidi="he-IL"/>
          </w:rPr>
          <w:tab/>
        </w:r>
        <w:r w:rsidR="00BC6315" w:rsidRPr="00957CE3">
          <w:rPr>
            <w:rStyle w:val="Hyperlink"/>
            <w:noProof/>
          </w:rPr>
          <w:t>NSA0010 - New subscriber for an existing customer (Modified)</w:t>
        </w:r>
        <w:r w:rsidR="00BC6315">
          <w:rPr>
            <w:noProof/>
            <w:webHidden/>
          </w:rPr>
          <w:tab/>
        </w:r>
        <w:r>
          <w:rPr>
            <w:noProof/>
            <w:webHidden/>
          </w:rPr>
          <w:fldChar w:fldCharType="begin"/>
        </w:r>
        <w:r w:rsidR="00BC6315">
          <w:rPr>
            <w:noProof/>
            <w:webHidden/>
          </w:rPr>
          <w:instrText xml:space="preserve"> PAGEREF _Toc364961242 \h </w:instrText>
        </w:r>
        <w:r>
          <w:rPr>
            <w:noProof/>
            <w:webHidden/>
          </w:rPr>
        </w:r>
        <w:r>
          <w:rPr>
            <w:noProof/>
            <w:webHidden/>
          </w:rPr>
          <w:fldChar w:fldCharType="separate"/>
        </w:r>
        <w:r w:rsidR="00BC6315">
          <w:rPr>
            <w:noProof/>
            <w:webHidden/>
          </w:rPr>
          <w:t>46</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3" w:history="1">
        <w:r w:rsidR="00BC6315" w:rsidRPr="00957CE3">
          <w:rPr>
            <w:rStyle w:val="Hyperlink"/>
            <w:noProof/>
          </w:rPr>
          <w:t>3.10.1.5</w:t>
        </w:r>
        <w:r w:rsidR="00BC6315">
          <w:rPr>
            <w:rFonts w:asciiTheme="minorHAnsi" w:eastAsiaTheme="minorEastAsia" w:hAnsiTheme="minorHAnsi" w:cstheme="minorBidi"/>
            <w:noProof/>
            <w:sz w:val="22"/>
            <w:szCs w:val="22"/>
            <w:lang w:bidi="he-IL"/>
          </w:rPr>
          <w:tab/>
        </w:r>
        <w:r w:rsidR="00BC6315" w:rsidRPr="00957CE3">
          <w:rPr>
            <w:rStyle w:val="Hyperlink"/>
            <w:noProof/>
          </w:rPr>
          <w:t>NSA0040 - New subscriber (Modified)</w:t>
        </w:r>
        <w:r w:rsidR="00BC6315">
          <w:rPr>
            <w:noProof/>
            <w:webHidden/>
          </w:rPr>
          <w:tab/>
        </w:r>
        <w:r>
          <w:rPr>
            <w:noProof/>
            <w:webHidden/>
          </w:rPr>
          <w:fldChar w:fldCharType="begin"/>
        </w:r>
        <w:r w:rsidR="00BC6315">
          <w:rPr>
            <w:noProof/>
            <w:webHidden/>
          </w:rPr>
          <w:instrText xml:space="preserve"> PAGEREF _Toc364961243 \h </w:instrText>
        </w:r>
        <w:r>
          <w:rPr>
            <w:noProof/>
            <w:webHidden/>
          </w:rPr>
        </w:r>
        <w:r>
          <w:rPr>
            <w:noProof/>
            <w:webHidden/>
          </w:rPr>
          <w:fldChar w:fldCharType="separate"/>
        </w:r>
        <w:r w:rsidR="00BC6315">
          <w:rPr>
            <w:noProof/>
            <w:webHidden/>
          </w:rPr>
          <w:t>48</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4" w:history="1">
        <w:r w:rsidR="00BC6315" w:rsidRPr="00957CE3">
          <w:rPr>
            <w:rStyle w:val="Hyperlink"/>
            <w:noProof/>
          </w:rPr>
          <w:t>3.10.1.6</w:t>
        </w:r>
        <w:r w:rsidR="00BC6315">
          <w:rPr>
            <w:rFonts w:asciiTheme="minorHAnsi" w:eastAsiaTheme="minorEastAsia" w:hAnsiTheme="minorHAnsi" w:cstheme="minorBidi"/>
            <w:noProof/>
            <w:sz w:val="22"/>
            <w:szCs w:val="22"/>
            <w:lang w:bidi="he-IL"/>
          </w:rPr>
          <w:tab/>
        </w:r>
        <w:r w:rsidR="00BC6315" w:rsidRPr="00957CE3">
          <w:rPr>
            <w:rStyle w:val="Hyperlink"/>
            <w:noProof/>
          </w:rPr>
          <w:t>NSA0090 - Configure subscriber external id (Modified)</w:t>
        </w:r>
        <w:r w:rsidR="00BC6315">
          <w:rPr>
            <w:noProof/>
            <w:webHidden/>
          </w:rPr>
          <w:tab/>
        </w:r>
        <w:r>
          <w:rPr>
            <w:noProof/>
            <w:webHidden/>
          </w:rPr>
          <w:fldChar w:fldCharType="begin"/>
        </w:r>
        <w:r w:rsidR="00BC6315">
          <w:rPr>
            <w:noProof/>
            <w:webHidden/>
          </w:rPr>
          <w:instrText xml:space="preserve"> PAGEREF _Toc364961244 \h </w:instrText>
        </w:r>
        <w:r>
          <w:rPr>
            <w:noProof/>
            <w:webHidden/>
          </w:rPr>
        </w:r>
        <w:r>
          <w:rPr>
            <w:noProof/>
            <w:webHidden/>
          </w:rPr>
          <w:fldChar w:fldCharType="separate"/>
        </w:r>
        <w:r w:rsidR="00BC6315">
          <w:rPr>
            <w:noProof/>
            <w:webHidden/>
          </w:rPr>
          <w:t>49</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5" w:history="1">
        <w:r w:rsidR="00BC6315" w:rsidRPr="00957CE3">
          <w:rPr>
            <w:rStyle w:val="Hyperlink"/>
            <w:noProof/>
          </w:rPr>
          <w:t>3.10.1.7</w:t>
        </w:r>
        <w:r w:rsidR="00BC6315">
          <w:rPr>
            <w:rFonts w:asciiTheme="minorHAnsi" w:eastAsiaTheme="minorEastAsia" w:hAnsiTheme="minorHAnsi" w:cstheme="minorBidi"/>
            <w:noProof/>
            <w:sz w:val="22"/>
            <w:szCs w:val="22"/>
            <w:lang w:bidi="he-IL"/>
          </w:rPr>
          <w:tab/>
        </w:r>
        <w:r w:rsidR="00BC6315" w:rsidRPr="00957CE3">
          <w:rPr>
            <w:rStyle w:val="Hyperlink"/>
            <w:noProof/>
          </w:rPr>
          <w:t>NSA0100 - New subscriber configuration (New)</w:t>
        </w:r>
        <w:r w:rsidR="00BC6315">
          <w:rPr>
            <w:noProof/>
            <w:webHidden/>
          </w:rPr>
          <w:tab/>
        </w:r>
        <w:r>
          <w:rPr>
            <w:noProof/>
            <w:webHidden/>
          </w:rPr>
          <w:fldChar w:fldCharType="begin"/>
        </w:r>
        <w:r w:rsidR="00BC6315">
          <w:rPr>
            <w:noProof/>
            <w:webHidden/>
          </w:rPr>
          <w:instrText xml:space="preserve"> PAGEREF _Toc364961245 \h </w:instrText>
        </w:r>
        <w:r>
          <w:rPr>
            <w:noProof/>
            <w:webHidden/>
          </w:rPr>
        </w:r>
        <w:r>
          <w:rPr>
            <w:noProof/>
            <w:webHidden/>
          </w:rPr>
          <w:fldChar w:fldCharType="separate"/>
        </w:r>
        <w:r w:rsidR="00BC6315">
          <w:rPr>
            <w:noProof/>
            <w:webHidden/>
          </w:rPr>
          <w:t>51</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46" w:history="1">
        <w:r w:rsidR="00BC6315" w:rsidRPr="00957CE3">
          <w:rPr>
            <w:rStyle w:val="Hyperlink"/>
            <w:noProof/>
          </w:rPr>
          <w:t>3.11</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10. Existing Customer and Subscriber management</w:t>
        </w:r>
        <w:r w:rsidR="00BC6315">
          <w:rPr>
            <w:noProof/>
            <w:webHidden/>
          </w:rPr>
          <w:tab/>
        </w:r>
        <w:r>
          <w:rPr>
            <w:noProof/>
            <w:webHidden/>
          </w:rPr>
          <w:fldChar w:fldCharType="begin"/>
        </w:r>
        <w:r w:rsidR="00BC6315">
          <w:rPr>
            <w:noProof/>
            <w:webHidden/>
          </w:rPr>
          <w:instrText xml:space="preserve"> PAGEREF _Toc364961246 \h </w:instrText>
        </w:r>
        <w:r>
          <w:rPr>
            <w:noProof/>
            <w:webHidden/>
          </w:rPr>
        </w:r>
        <w:r>
          <w:rPr>
            <w:noProof/>
            <w:webHidden/>
          </w:rPr>
          <w:fldChar w:fldCharType="separate"/>
        </w:r>
        <w:r w:rsidR="00BC6315">
          <w:rPr>
            <w:noProof/>
            <w:webHidden/>
          </w:rPr>
          <w:t>53</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7" w:history="1">
        <w:r w:rsidR="00BC6315" w:rsidRPr="00957CE3">
          <w:rPr>
            <w:rStyle w:val="Hyperlink"/>
            <w:noProof/>
          </w:rPr>
          <w:t>3.11.1.1</w:t>
        </w:r>
        <w:r w:rsidR="00BC6315">
          <w:rPr>
            <w:rFonts w:asciiTheme="minorHAnsi" w:eastAsiaTheme="minorEastAsia" w:hAnsiTheme="minorHAnsi" w:cstheme="minorBidi"/>
            <w:noProof/>
            <w:sz w:val="22"/>
            <w:szCs w:val="22"/>
            <w:lang w:bidi="he-IL"/>
          </w:rPr>
          <w:tab/>
        </w:r>
        <w:r w:rsidR="00BC6315" w:rsidRPr="00957CE3">
          <w:rPr>
            <w:rStyle w:val="Hyperlink"/>
            <w:noProof/>
          </w:rPr>
          <w:t>BAM0020 - Modify billing contact (Modified)</w:t>
        </w:r>
        <w:r w:rsidR="00BC6315">
          <w:rPr>
            <w:noProof/>
            <w:webHidden/>
          </w:rPr>
          <w:tab/>
        </w:r>
        <w:r>
          <w:rPr>
            <w:noProof/>
            <w:webHidden/>
          </w:rPr>
          <w:fldChar w:fldCharType="begin"/>
        </w:r>
        <w:r w:rsidR="00BC6315">
          <w:rPr>
            <w:noProof/>
            <w:webHidden/>
          </w:rPr>
          <w:instrText xml:space="preserve"> PAGEREF _Toc364961247 \h </w:instrText>
        </w:r>
        <w:r>
          <w:rPr>
            <w:noProof/>
            <w:webHidden/>
          </w:rPr>
        </w:r>
        <w:r>
          <w:rPr>
            <w:noProof/>
            <w:webHidden/>
          </w:rPr>
          <w:fldChar w:fldCharType="separate"/>
        </w:r>
        <w:r w:rsidR="00BC6315">
          <w:rPr>
            <w:noProof/>
            <w:webHidden/>
          </w:rPr>
          <w:t>53</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8" w:history="1">
        <w:r w:rsidR="00BC6315" w:rsidRPr="00957CE3">
          <w:rPr>
            <w:rStyle w:val="Hyperlink"/>
            <w:noProof/>
          </w:rPr>
          <w:t>3.11.1.2</w:t>
        </w:r>
        <w:r w:rsidR="00BC6315">
          <w:rPr>
            <w:rFonts w:asciiTheme="minorHAnsi" w:eastAsiaTheme="minorEastAsia" w:hAnsiTheme="minorHAnsi" w:cstheme="minorBidi"/>
            <w:noProof/>
            <w:sz w:val="22"/>
            <w:szCs w:val="22"/>
            <w:lang w:bidi="he-IL"/>
          </w:rPr>
          <w:tab/>
        </w:r>
        <w:r w:rsidR="00BC6315" w:rsidRPr="00957CE3">
          <w:rPr>
            <w:rStyle w:val="Hyperlink"/>
            <w:noProof/>
          </w:rPr>
          <w:t>BAM0010 - View and manage billing account (Modified)</w:t>
        </w:r>
        <w:r w:rsidR="00BC6315">
          <w:rPr>
            <w:noProof/>
            <w:webHidden/>
          </w:rPr>
          <w:tab/>
        </w:r>
        <w:r>
          <w:rPr>
            <w:noProof/>
            <w:webHidden/>
          </w:rPr>
          <w:fldChar w:fldCharType="begin"/>
        </w:r>
        <w:r w:rsidR="00BC6315">
          <w:rPr>
            <w:noProof/>
            <w:webHidden/>
          </w:rPr>
          <w:instrText xml:space="preserve"> PAGEREF _Toc364961248 \h </w:instrText>
        </w:r>
        <w:r>
          <w:rPr>
            <w:noProof/>
            <w:webHidden/>
          </w:rPr>
        </w:r>
        <w:r>
          <w:rPr>
            <w:noProof/>
            <w:webHidden/>
          </w:rPr>
          <w:fldChar w:fldCharType="separate"/>
        </w:r>
        <w:r w:rsidR="00BC6315">
          <w:rPr>
            <w:noProof/>
            <w:webHidden/>
          </w:rPr>
          <w:t>54</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49" w:history="1">
        <w:r w:rsidR="00BC6315" w:rsidRPr="00957CE3">
          <w:rPr>
            <w:rStyle w:val="Hyperlink"/>
            <w:noProof/>
          </w:rPr>
          <w:t>3.11.1.3</w:t>
        </w:r>
        <w:r w:rsidR="00BC6315">
          <w:rPr>
            <w:rFonts w:asciiTheme="minorHAnsi" w:eastAsiaTheme="minorEastAsia" w:hAnsiTheme="minorHAnsi" w:cstheme="minorBidi"/>
            <w:noProof/>
            <w:sz w:val="22"/>
            <w:szCs w:val="22"/>
            <w:lang w:bidi="he-IL"/>
          </w:rPr>
          <w:tab/>
        </w:r>
        <w:r w:rsidR="00BC6315" w:rsidRPr="00957CE3">
          <w:rPr>
            <w:rStyle w:val="Hyperlink"/>
            <w:noProof/>
          </w:rPr>
          <w:t>SUM0010 - View and manage subscriber (Modified)</w:t>
        </w:r>
        <w:r w:rsidR="00BC6315">
          <w:rPr>
            <w:noProof/>
            <w:webHidden/>
          </w:rPr>
          <w:tab/>
        </w:r>
        <w:r>
          <w:rPr>
            <w:noProof/>
            <w:webHidden/>
          </w:rPr>
          <w:fldChar w:fldCharType="begin"/>
        </w:r>
        <w:r w:rsidR="00BC6315">
          <w:rPr>
            <w:noProof/>
            <w:webHidden/>
          </w:rPr>
          <w:instrText xml:space="preserve"> PAGEREF _Toc364961249 \h </w:instrText>
        </w:r>
        <w:r>
          <w:rPr>
            <w:noProof/>
            <w:webHidden/>
          </w:rPr>
        </w:r>
        <w:r>
          <w:rPr>
            <w:noProof/>
            <w:webHidden/>
          </w:rPr>
          <w:fldChar w:fldCharType="separate"/>
        </w:r>
        <w:r w:rsidR="00BC6315">
          <w:rPr>
            <w:noProof/>
            <w:webHidden/>
          </w:rPr>
          <w:t>54</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0" w:history="1">
        <w:r w:rsidR="00BC6315" w:rsidRPr="00957CE3">
          <w:rPr>
            <w:rStyle w:val="Hyperlink"/>
            <w:noProof/>
          </w:rPr>
          <w:t>3.11.1.4</w:t>
        </w:r>
        <w:r w:rsidR="00BC6315">
          <w:rPr>
            <w:rFonts w:asciiTheme="minorHAnsi" w:eastAsiaTheme="minorEastAsia" w:hAnsiTheme="minorHAnsi" w:cstheme="minorBidi"/>
            <w:noProof/>
            <w:sz w:val="22"/>
            <w:szCs w:val="22"/>
            <w:lang w:bidi="he-IL"/>
          </w:rPr>
          <w:tab/>
        </w:r>
        <w:r w:rsidR="00BC6315" w:rsidRPr="00957CE3">
          <w:rPr>
            <w:rStyle w:val="Hyperlink"/>
            <w:noProof/>
          </w:rPr>
          <w:t>SUM0100 - Swap primary offer/subscriber bundle (Modified)</w:t>
        </w:r>
        <w:r w:rsidR="00BC6315">
          <w:rPr>
            <w:noProof/>
            <w:webHidden/>
          </w:rPr>
          <w:tab/>
        </w:r>
        <w:r>
          <w:rPr>
            <w:noProof/>
            <w:webHidden/>
          </w:rPr>
          <w:fldChar w:fldCharType="begin"/>
        </w:r>
        <w:r w:rsidR="00BC6315">
          <w:rPr>
            <w:noProof/>
            <w:webHidden/>
          </w:rPr>
          <w:instrText xml:space="preserve"> PAGEREF _Toc364961250 \h </w:instrText>
        </w:r>
        <w:r>
          <w:rPr>
            <w:noProof/>
            <w:webHidden/>
          </w:rPr>
        </w:r>
        <w:r>
          <w:rPr>
            <w:noProof/>
            <w:webHidden/>
          </w:rPr>
          <w:fldChar w:fldCharType="separate"/>
        </w:r>
        <w:r w:rsidR="00BC6315">
          <w:rPr>
            <w:noProof/>
            <w:webHidden/>
          </w:rPr>
          <w:t>55</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1" w:history="1">
        <w:r w:rsidR="00BC6315" w:rsidRPr="00957CE3">
          <w:rPr>
            <w:rStyle w:val="Hyperlink"/>
            <w:noProof/>
          </w:rPr>
          <w:t>3.11.1.5</w:t>
        </w:r>
        <w:r w:rsidR="00BC6315">
          <w:rPr>
            <w:rFonts w:asciiTheme="minorHAnsi" w:eastAsiaTheme="minorEastAsia" w:hAnsiTheme="minorHAnsi" w:cstheme="minorBidi"/>
            <w:noProof/>
            <w:sz w:val="22"/>
            <w:szCs w:val="22"/>
            <w:lang w:bidi="he-IL"/>
          </w:rPr>
          <w:tab/>
        </w:r>
        <w:r w:rsidR="00BC6315" w:rsidRPr="00957CE3">
          <w:rPr>
            <w:rStyle w:val="Hyperlink"/>
            <w:noProof/>
          </w:rPr>
          <w:t>MIH0001 - View C-one policies (3.5.90)</w:t>
        </w:r>
        <w:r w:rsidR="00BC6315">
          <w:rPr>
            <w:noProof/>
            <w:webHidden/>
          </w:rPr>
          <w:tab/>
        </w:r>
        <w:r>
          <w:rPr>
            <w:noProof/>
            <w:webHidden/>
          </w:rPr>
          <w:fldChar w:fldCharType="begin"/>
        </w:r>
        <w:r w:rsidR="00BC6315">
          <w:rPr>
            <w:noProof/>
            <w:webHidden/>
          </w:rPr>
          <w:instrText xml:space="preserve"> PAGEREF _Toc364961251 \h </w:instrText>
        </w:r>
        <w:r>
          <w:rPr>
            <w:noProof/>
            <w:webHidden/>
          </w:rPr>
        </w:r>
        <w:r>
          <w:rPr>
            <w:noProof/>
            <w:webHidden/>
          </w:rPr>
          <w:fldChar w:fldCharType="separate"/>
        </w:r>
        <w:r w:rsidR="00BC6315">
          <w:rPr>
            <w:noProof/>
            <w:webHidden/>
          </w:rPr>
          <w:t>56</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2" w:history="1">
        <w:r w:rsidR="00BC6315" w:rsidRPr="00957CE3">
          <w:rPr>
            <w:rStyle w:val="Hyperlink"/>
            <w:noProof/>
          </w:rPr>
          <w:t>3.11.1.6</w:t>
        </w:r>
        <w:r w:rsidR="00BC6315">
          <w:rPr>
            <w:rFonts w:asciiTheme="minorHAnsi" w:eastAsiaTheme="minorEastAsia" w:hAnsiTheme="minorHAnsi" w:cstheme="minorBidi"/>
            <w:noProof/>
            <w:sz w:val="22"/>
            <w:szCs w:val="22"/>
            <w:lang w:bidi="he-IL"/>
          </w:rPr>
          <w:tab/>
        </w:r>
        <w:r w:rsidR="00BC6315" w:rsidRPr="00957CE3">
          <w:rPr>
            <w:rStyle w:val="Hyperlink"/>
            <w:noProof/>
          </w:rPr>
          <w:t>MIH0010 - View failed policies for C-one policies (3.5.90)</w:t>
        </w:r>
        <w:r w:rsidR="00BC6315">
          <w:rPr>
            <w:noProof/>
            <w:webHidden/>
          </w:rPr>
          <w:tab/>
        </w:r>
        <w:r>
          <w:rPr>
            <w:noProof/>
            <w:webHidden/>
          </w:rPr>
          <w:fldChar w:fldCharType="begin"/>
        </w:r>
        <w:r w:rsidR="00BC6315">
          <w:rPr>
            <w:noProof/>
            <w:webHidden/>
          </w:rPr>
          <w:instrText xml:space="preserve"> PAGEREF _Toc364961252 \h </w:instrText>
        </w:r>
        <w:r>
          <w:rPr>
            <w:noProof/>
            <w:webHidden/>
          </w:rPr>
        </w:r>
        <w:r>
          <w:rPr>
            <w:noProof/>
            <w:webHidden/>
          </w:rPr>
          <w:fldChar w:fldCharType="separate"/>
        </w:r>
        <w:r w:rsidR="00BC6315">
          <w:rPr>
            <w:noProof/>
            <w:webHidden/>
          </w:rPr>
          <w:t>57</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3" w:history="1">
        <w:r w:rsidR="00BC6315" w:rsidRPr="00957CE3">
          <w:rPr>
            <w:rStyle w:val="Hyperlink"/>
            <w:noProof/>
          </w:rPr>
          <w:t>3.11.1.7</w:t>
        </w:r>
        <w:r w:rsidR="00BC6315">
          <w:rPr>
            <w:rFonts w:asciiTheme="minorHAnsi" w:eastAsiaTheme="minorEastAsia" w:hAnsiTheme="minorHAnsi" w:cstheme="minorBidi"/>
            <w:noProof/>
            <w:sz w:val="22"/>
            <w:szCs w:val="22"/>
            <w:lang w:bidi="he-IL"/>
          </w:rPr>
          <w:tab/>
        </w:r>
        <w:r w:rsidR="00BC6315" w:rsidRPr="00957CE3">
          <w:rPr>
            <w:rStyle w:val="Hyperlink"/>
            <w:noProof/>
          </w:rPr>
          <w:t>MIH0011 - View pending policies for C-one policies (3.5.90)</w:t>
        </w:r>
        <w:r w:rsidR="00BC6315">
          <w:rPr>
            <w:noProof/>
            <w:webHidden/>
          </w:rPr>
          <w:tab/>
        </w:r>
        <w:r>
          <w:rPr>
            <w:noProof/>
            <w:webHidden/>
          </w:rPr>
          <w:fldChar w:fldCharType="begin"/>
        </w:r>
        <w:r w:rsidR="00BC6315">
          <w:rPr>
            <w:noProof/>
            <w:webHidden/>
          </w:rPr>
          <w:instrText xml:space="preserve"> PAGEREF _Toc364961253 \h </w:instrText>
        </w:r>
        <w:r>
          <w:rPr>
            <w:noProof/>
            <w:webHidden/>
          </w:rPr>
        </w:r>
        <w:r>
          <w:rPr>
            <w:noProof/>
            <w:webHidden/>
          </w:rPr>
          <w:fldChar w:fldCharType="separate"/>
        </w:r>
        <w:r w:rsidR="00BC6315">
          <w:rPr>
            <w:noProof/>
            <w:webHidden/>
          </w:rPr>
          <w:t>57</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4" w:history="1">
        <w:r w:rsidR="00BC6315" w:rsidRPr="00957CE3">
          <w:rPr>
            <w:rStyle w:val="Hyperlink"/>
            <w:noProof/>
          </w:rPr>
          <w:t>3.11.1.8</w:t>
        </w:r>
        <w:r w:rsidR="00BC6315">
          <w:rPr>
            <w:rFonts w:asciiTheme="minorHAnsi" w:eastAsiaTheme="minorEastAsia" w:hAnsiTheme="minorHAnsi" w:cstheme="minorBidi"/>
            <w:noProof/>
            <w:sz w:val="22"/>
            <w:szCs w:val="22"/>
            <w:lang w:bidi="he-IL"/>
          </w:rPr>
          <w:tab/>
        </w:r>
        <w:r w:rsidR="00BC6315" w:rsidRPr="00957CE3">
          <w:rPr>
            <w:rStyle w:val="Hyperlink"/>
            <w:noProof/>
          </w:rPr>
          <w:t>MIH0020 - View policy history (3.5.90)</w:t>
        </w:r>
        <w:r w:rsidR="00BC6315">
          <w:rPr>
            <w:noProof/>
            <w:webHidden/>
          </w:rPr>
          <w:tab/>
        </w:r>
        <w:r>
          <w:rPr>
            <w:noProof/>
            <w:webHidden/>
          </w:rPr>
          <w:fldChar w:fldCharType="begin"/>
        </w:r>
        <w:r w:rsidR="00BC6315">
          <w:rPr>
            <w:noProof/>
            <w:webHidden/>
          </w:rPr>
          <w:instrText xml:space="preserve"> PAGEREF _Toc364961254 \h </w:instrText>
        </w:r>
        <w:r>
          <w:rPr>
            <w:noProof/>
            <w:webHidden/>
          </w:rPr>
        </w:r>
        <w:r>
          <w:rPr>
            <w:noProof/>
            <w:webHidden/>
          </w:rPr>
          <w:fldChar w:fldCharType="separate"/>
        </w:r>
        <w:r w:rsidR="00BC6315">
          <w:rPr>
            <w:noProof/>
            <w:webHidden/>
          </w:rPr>
          <w:t>58</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5" w:history="1">
        <w:r w:rsidR="00BC6315" w:rsidRPr="00957CE3">
          <w:rPr>
            <w:rStyle w:val="Hyperlink"/>
            <w:noProof/>
          </w:rPr>
          <w:t>3.11.1.9</w:t>
        </w:r>
        <w:r w:rsidR="00BC6315">
          <w:rPr>
            <w:rFonts w:asciiTheme="minorHAnsi" w:eastAsiaTheme="minorEastAsia" w:hAnsiTheme="minorHAnsi" w:cstheme="minorBidi"/>
            <w:noProof/>
            <w:sz w:val="22"/>
            <w:szCs w:val="22"/>
            <w:lang w:bidi="he-IL"/>
          </w:rPr>
          <w:tab/>
        </w:r>
        <w:r w:rsidR="00BC6315" w:rsidRPr="00957CE3">
          <w:rPr>
            <w:rStyle w:val="Hyperlink"/>
            <w:noProof/>
          </w:rPr>
          <w:t>MIH0030 - Compare with MIH (3.5.90)</w:t>
        </w:r>
        <w:r w:rsidR="00BC6315">
          <w:rPr>
            <w:noProof/>
            <w:webHidden/>
          </w:rPr>
          <w:tab/>
        </w:r>
        <w:r>
          <w:rPr>
            <w:noProof/>
            <w:webHidden/>
          </w:rPr>
          <w:fldChar w:fldCharType="begin"/>
        </w:r>
        <w:r w:rsidR="00BC6315">
          <w:rPr>
            <w:noProof/>
            <w:webHidden/>
          </w:rPr>
          <w:instrText xml:space="preserve"> PAGEREF _Toc364961255 \h </w:instrText>
        </w:r>
        <w:r>
          <w:rPr>
            <w:noProof/>
            <w:webHidden/>
          </w:rPr>
        </w:r>
        <w:r>
          <w:rPr>
            <w:noProof/>
            <w:webHidden/>
          </w:rPr>
          <w:fldChar w:fldCharType="separate"/>
        </w:r>
        <w:r w:rsidR="00BC6315">
          <w:rPr>
            <w:noProof/>
            <w:webHidden/>
          </w:rPr>
          <w:t>58</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6" w:history="1">
        <w:r w:rsidR="00BC6315" w:rsidRPr="00957CE3">
          <w:rPr>
            <w:rStyle w:val="Hyperlink"/>
            <w:noProof/>
          </w:rPr>
          <w:t>3.11.1.10</w:t>
        </w:r>
        <w:r w:rsidR="00BC6315">
          <w:rPr>
            <w:rFonts w:asciiTheme="minorHAnsi" w:eastAsiaTheme="minorEastAsia" w:hAnsiTheme="minorHAnsi" w:cstheme="minorBidi"/>
            <w:noProof/>
            <w:sz w:val="22"/>
            <w:szCs w:val="22"/>
            <w:lang w:bidi="he-IL"/>
          </w:rPr>
          <w:tab/>
        </w:r>
        <w:r w:rsidR="00BC6315" w:rsidRPr="00957CE3">
          <w:rPr>
            <w:rStyle w:val="Hyperlink"/>
            <w:noProof/>
          </w:rPr>
          <w:t>MIH0101 - View MIH policies (3.5.90)</w:t>
        </w:r>
        <w:r w:rsidR="00BC6315">
          <w:rPr>
            <w:noProof/>
            <w:webHidden/>
          </w:rPr>
          <w:tab/>
        </w:r>
        <w:r>
          <w:rPr>
            <w:noProof/>
            <w:webHidden/>
          </w:rPr>
          <w:fldChar w:fldCharType="begin"/>
        </w:r>
        <w:r w:rsidR="00BC6315">
          <w:rPr>
            <w:noProof/>
            <w:webHidden/>
          </w:rPr>
          <w:instrText xml:space="preserve"> PAGEREF _Toc364961256 \h </w:instrText>
        </w:r>
        <w:r>
          <w:rPr>
            <w:noProof/>
            <w:webHidden/>
          </w:rPr>
        </w:r>
        <w:r>
          <w:rPr>
            <w:noProof/>
            <w:webHidden/>
          </w:rPr>
          <w:fldChar w:fldCharType="separate"/>
        </w:r>
        <w:r w:rsidR="00BC6315">
          <w:rPr>
            <w:noProof/>
            <w:webHidden/>
          </w:rPr>
          <w:t>59</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7" w:history="1">
        <w:r w:rsidR="00BC6315" w:rsidRPr="00957CE3">
          <w:rPr>
            <w:rStyle w:val="Hyperlink"/>
            <w:noProof/>
          </w:rPr>
          <w:t>3.11.1.11</w:t>
        </w:r>
        <w:r w:rsidR="00BC6315">
          <w:rPr>
            <w:rFonts w:asciiTheme="minorHAnsi" w:eastAsiaTheme="minorEastAsia" w:hAnsiTheme="minorHAnsi" w:cstheme="minorBidi"/>
            <w:noProof/>
            <w:sz w:val="22"/>
            <w:szCs w:val="22"/>
            <w:lang w:bidi="he-IL"/>
          </w:rPr>
          <w:tab/>
        </w:r>
        <w:r w:rsidR="00BC6315" w:rsidRPr="00957CE3">
          <w:rPr>
            <w:rStyle w:val="Hyperlink"/>
            <w:noProof/>
          </w:rPr>
          <w:t>MIH0130 - Compare with C-One (3.5.90)</w:t>
        </w:r>
        <w:r w:rsidR="00BC6315">
          <w:rPr>
            <w:noProof/>
            <w:webHidden/>
          </w:rPr>
          <w:tab/>
        </w:r>
        <w:r>
          <w:rPr>
            <w:noProof/>
            <w:webHidden/>
          </w:rPr>
          <w:fldChar w:fldCharType="begin"/>
        </w:r>
        <w:r w:rsidR="00BC6315">
          <w:rPr>
            <w:noProof/>
            <w:webHidden/>
          </w:rPr>
          <w:instrText xml:space="preserve"> PAGEREF _Toc364961257 \h </w:instrText>
        </w:r>
        <w:r>
          <w:rPr>
            <w:noProof/>
            <w:webHidden/>
          </w:rPr>
        </w:r>
        <w:r>
          <w:rPr>
            <w:noProof/>
            <w:webHidden/>
          </w:rPr>
          <w:fldChar w:fldCharType="separate"/>
        </w:r>
        <w:r w:rsidR="00BC6315">
          <w:rPr>
            <w:noProof/>
            <w:webHidden/>
          </w:rPr>
          <w:t>60</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58" w:history="1">
        <w:r w:rsidR="00BC6315" w:rsidRPr="00957CE3">
          <w:rPr>
            <w:rStyle w:val="Hyperlink"/>
            <w:noProof/>
          </w:rPr>
          <w:t>3.11.1.12</w:t>
        </w:r>
        <w:r w:rsidR="00BC6315">
          <w:rPr>
            <w:rFonts w:asciiTheme="minorHAnsi" w:eastAsiaTheme="minorEastAsia" w:hAnsiTheme="minorHAnsi" w:cstheme="minorBidi"/>
            <w:noProof/>
            <w:sz w:val="22"/>
            <w:szCs w:val="22"/>
            <w:lang w:bidi="he-IL"/>
          </w:rPr>
          <w:tab/>
        </w:r>
        <w:r w:rsidR="00BC6315" w:rsidRPr="00957CE3">
          <w:rPr>
            <w:rStyle w:val="Hyperlink"/>
            <w:noProof/>
          </w:rPr>
          <w:t>MIH0230 - View quota (3.5.90)</w:t>
        </w:r>
        <w:r w:rsidR="00BC6315">
          <w:rPr>
            <w:noProof/>
            <w:webHidden/>
          </w:rPr>
          <w:tab/>
        </w:r>
        <w:r>
          <w:rPr>
            <w:noProof/>
            <w:webHidden/>
          </w:rPr>
          <w:fldChar w:fldCharType="begin"/>
        </w:r>
        <w:r w:rsidR="00BC6315">
          <w:rPr>
            <w:noProof/>
            <w:webHidden/>
          </w:rPr>
          <w:instrText xml:space="preserve"> PAGEREF _Toc364961258 \h </w:instrText>
        </w:r>
        <w:r>
          <w:rPr>
            <w:noProof/>
            <w:webHidden/>
          </w:rPr>
        </w:r>
        <w:r>
          <w:rPr>
            <w:noProof/>
            <w:webHidden/>
          </w:rPr>
          <w:fldChar w:fldCharType="separate"/>
        </w:r>
        <w:r w:rsidR="00BC6315">
          <w:rPr>
            <w:noProof/>
            <w:webHidden/>
          </w:rPr>
          <w:t>61</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59" w:history="1">
        <w:r w:rsidR="00BC6315" w:rsidRPr="00957CE3">
          <w:rPr>
            <w:rStyle w:val="Hyperlink"/>
            <w:noProof/>
          </w:rPr>
          <w:t>3.12</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11. Customer identification – IDC (Channel/CSR Portal)</w:t>
        </w:r>
        <w:r w:rsidR="00BC6315">
          <w:rPr>
            <w:noProof/>
            <w:webHidden/>
          </w:rPr>
          <w:tab/>
        </w:r>
        <w:r>
          <w:rPr>
            <w:noProof/>
            <w:webHidden/>
          </w:rPr>
          <w:fldChar w:fldCharType="begin"/>
        </w:r>
        <w:r w:rsidR="00BC6315">
          <w:rPr>
            <w:noProof/>
            <w:webHidden/>
          </w:rPr>
          <w:instrText xml:space="preserve"> PAGEREF _Toc364961259 \h </w:instrText>
        </w:r>
        <w:r>
          <w:rPr>
            <w:noProof/>
            <w:webHidden/>
          </w:rPr>
        </w:r>
        <w:r>
          <w:rPr>
            <w:noProof/>
            <w:webHidden/>
          </w:rPr>
          <w:fldChar w:fldCharType="separate"/>
        </w:r>
        <w:r w:rsidR="00BC6315">
          <w:rPr>
            <w:noProof/>
            <w:webHidden/>
          </w:rPr>
          <w:t>62</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60" w:history="1">
        <w:r w:rsidR="00BC6315" w:rsidRPr="00957CE3">
          <w:rPr>
            <w:rStyle w:val="Hyperlink"/>
            <w:noProof/>
          </w:rPr>
          <w:t>3.12.1</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Description</w:t>
        </w:r>
        <w:r w:rsidR="00BC6315">
          <w:rPr>
            <w:noProof/>
            <w:webHidden/>
          </w:rPr>
          <w:tab/>
        </w:r>
        <w:r>
          <w:rPr>
            <w:noProof/>
            <w:webHidden/>
          </w:rPr>
          <w:fldChar w:fldCharType="begin"/>
        </w:r>
        <w:r w:rsidR="00BC6315">
          <w:rPr>
            <w:noProof/>
            <w:webHidden/>
          </w:rPr>
          <w:instrText xml:space="preserve"> PAGEREF _Toc364961260 \h </w:instrText>
        </w:r>
        <w:r>
          <w:rPr>
            <w:noProof/>
            <w:webHidden/>
          </w:rPr>
        </w:r>
        <w:r>
          <w:rPr>
            <w:noProof/>
            <w:webHidden/>
          </w:rPr>
          <w:fldChar w:fldCharType="separate"/>
        </w:r>
        <w:r w:rsidR="00BC6315">
          <w:rPr>
            <w:noProof/>
            <w:webHidden/>
          </w:rPr>
          <w:t>62</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61" w:history="1">
        <w:r w:rsidR="00BC6315" w:rsidRPr="00957CE3">
          <w:rPr>
            <w:rStyle w:val="Hyperlink"/>
            <w:noProof/>
          </w:rPr>
          <w:t>3.12.2</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Assumptions/Dependencies</w:t>
        </w:r>
        <w:r w:rsidR="00BC6315">
          <w:rPr>
            <w:noProof/>
            <w:webHidden/>
          </w:rPr>
          <w:tab/>
        </w:r>
        <w:r>
          <w:rPr>
            <w:noProof/>
            <w:webHidden/>
          </w:rPr>
          <w:fldChar w:fldCharType="begin"/>
        </w:r>
        <w:r w:rsidR="00BC6315">
          <w:rPr>
            <w:noProof/>
            <w:webHidden/>
          </w:rPr>
          <w:instrText xml:space="preserve"> PAGEREF _Toc364961261 \h </w:instrText>
        </w:r>
        <w:r>
          <w:rPr>
            <w:noProof/>
            <w:webHidden/>
          </w:rPr>
        </w:r>
        <w:r>
          <w:rPr>
            <w:noProof/>
            <w:webHidden/>
          </w:rPr>
          <w:fldChar w:fldCharType="separate"/>
        </w:r>
        <w:r w:rsidR="00BC6315">
          <w:rPr>
            <w:noProof/>
            <w:webHidden/>
          </w:rPr>
          <w:t>62</w:t>
        </w:r>
        <w:r>
          <w:rPr>
            <w:noProof/>
            <w:webHidden/>
          </w:rPr>
          <w:fldChar w:fldCharType="end"/>
        </w:r>
      </w:hyperlink>
    </w:p>
    <w:p w:rsidR="00BC6315" w:rsidRDefault="005A525E">
      <w:pPr>
        <w:pStyle w:val="TOC3"/>
        <w:tabs>
          <w:tab w:val="left" w:pos="1200"/>
          <w:tab w:val="right" w:leader="dot" w:pos="9350"/>
        </w:tabs>
        <w:rPr>
          <w:rFonts w:asciiTheme="minorHAnsi" w:eastAsiaTheme="minorEastAsia" w:hAnsiTheme="minorHAnsi" w:cstheme="minorBidi"/>
          <w:i w:val="0"/>
          <w:iCs w:val="0"/>
          <w:noProof/>
          <w:sz w:val="22"/>
          <w:szCs w:val="22"/>
          <w:lang w:bidi="he-IL"/>
        </w:rPr>
      </w:pPr>
      <w:hyperlink w:anchor="_Toc364961262" w:history="1">
        <w:r w:rsidR="00BC6315" w:rsidRPr="00957CE3">
          <w:rPr>
            <w:rStyle w:val="Hyperlink"/>
            <w:noProof/>
          </w:rPr>
          <w:t>3.12.3</w:t>
        </w:r>
        <w:r w:rsidR="00BC6315">
          <w:rPr>
            <w:rFonts w:asciiTheme="minorHAnsi" w:eastAsiaTheme="minorEastAsia" w:hAnsiTheme="minorHAnsi" w:cstheme="minorBidi"/>
            <w:i w:val="0"/>
            <w:iCs w:val="0"/>
            <w:noProof/>
            <w:sz w:val="22"/>
            <w:szCs w:val="22"/>
            <w:lang w:bidi="he-IL"/>
          </w:rPr>
          <w:tab/>
        </w:r>
        <w:r w:rsidR="00BC6315" w:rsidRPr="00957CE3">
          <w:rPr>
            <w:rStyle w:val="Hyperlink"/>
            <w:noProof/>
          </w:rPr>
          <w:t>Capability Use Cases</w:t>
        </w:r>
        <w:r w:rsidR="00BC6315">
          <w:rPr>
            <w:noProof/>
            <w:webHidden/>
          </w:rPr>
          <w:tab/>
        </w:r>
        <w:r>
          <w:rPr>
            <w:noProof/>
            <w:webHidden/>
          </w:rPr>
          <w:fldChar w:fldCharType="begin"/>
        </w:r>
        <w:r w:rsidR="00BC6315">
          <w:rPr>
            <w:noProof/>
            <w:webHidden/>
          </w:rPr>
          <w:instrText xml:space="preserve"> PAGEREF _Toc364961262 \h </w:instrText>
        </w:r>
        <w:r>
          <w:rPr>
            <w:noProof/>
            <w:webHidden/>
          </w:rPr>
        </w:r>
        <w:r>
          <w:rPr>
            <w:noProof/>
            <w:webHidden/>
          </w:rPr>
          <w:fldChar w:fldCharType="separate"/>
        </w:r>
        <w:r w:rsidR="00BC6315">
          <w:rPr>
            <w:noProof/>
            <w:webHidden/>
          </w:rPr>
          <w:t>62</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63" w:history="1">
        <w:r w:rsidR="00BC6315" w:rsidRPr="00957CE3">
          <w:rPr>
            <w:rStyle w:val="Hyperlink"/>
            <w:noProof/>
          </w:rPr>
          <w:t>3.12.3.1</w:t>
        </w:r>
        <w:r w:rsidR="00BC6315">
          <w:rPr>
            <w:rFonts w:asciiTheme="minorHAnsi" w:eastAsiaTheme="minorEastAsia" w:hAnsiTheme="minorHAnsi" w:cstheme="minorBidi"/>
            <w:noProof/>
            <w:sz w:val="22"/>
            <w:szCs w:val="22"/>
            <w:lang w:bidi="he-IL"/>
          </w:rPr>
          <w:tab/>
        </w:r>
        <w:r w:rsidR="00BC6315" w:rsidRPr="00957CE3">
          <w:rPr>
            <w:rStyle w:val="Hyperlink"/>
            <w:noProof/>
          </w:rPr>
          <w:t>IDC0010 - Identify customer (Modified)</w:t>
        </w:r>
        <w:r w:rsidR="00BC6315">
          <w:rPr>
            <w:noProof/>
            <w:webHidden/>
          </w:rPr>
          <w:tab/>
        </w:r>
        <w:r>
          <w:rPr>
            <w:noProof/>
            <w:webHidden/>
          </w:rPr>
          <w:fldChar w:fldCharType="begin"/>
        </w:r>
        <w:r w:rsidR="00BC6315">
          <w:rPr>
            <w:noProof/>
            <w:webHidden/>
          </w:rPr>
          <w:instrText xml:space="preserve"> PAGEREF _Toc364961263 \h </w:instrText>
        </w:r>
        <w:r>
          <w:rPr>
            <w:noProof/>
            <w:webHidden/>
          </w:rPr>
        </w:r>
        <w:r>
          <w:rPr>
            <w:noProof/>
            <w:webHidden/>
          </w:rPr>
          <w:fldChar w:fldCharType="separate"/>
        </w:r>
        <w:r w:rsidR="00BC6315">
          <w:rPr>
            <w:noProof/>
            <w:webHidden/>
          </w:rPr>
          <w:t>62</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64" w:history="1">
        <w:r w:rsidR="00BC6315" w:rsidRPr="00957CE3">
          <w:rPr>
            <w:rStyle w:val="Hyperlink"/>
            <w:noProof/>
          </w:rPr>
          <w:t>3.12.3.2</w:t>
        </w:r>
        <w:r w:rsidR="00BC6315">
          <w:rPr>
            <w:rFonts w:asciiTheme="minorHAnsi" w:eastAsiaTheme="minorEastAsia" w:hAnsiTheme="minorHAnsi" w:cstheme="minorBidi"/>
            <w:noProof/>
            <w:sz w:val="22"/>
            <w:szCs w:val="22"/>
            <w:lang w:bidi="he-IL"/>
          </w:rPr>
          <w:tab/>
        </w:r>
        <w:r w:rsidR="00BC6315" w:rsidRPr="00957CE3">
          <w:rPr>
            <w:rStyle w:val="Hyperlink"/>
            <w:noProof/>
          </w:rPr>
          <w:t>IDC0020 - Search customers (Modified)</w:t>
        </w:r>
        <w:r w:rsidR="00BC6315">
          <w:rPr>
            <w:noProof/>
            <w:webHidden/>
          </w:rPr>
          <w:tab/>
        </w:r>
        <w:r>
          <w:rPr>
            <w:noProof/>
            <w:webHidden/>
          </w:rPr>
          <w:fldChar w:fldCharType="begin"/>
        </w:r>
        <w:r w:rsidR="00BC6315">
          <w:rPr>
            <w:noProof/>
            <w:webHidden/>
          </w:rPr>
          <w:instrText xml:space="preserve"> PAGEREF _Toc364961264 \h </w:instrText>
        </w:r>
        <w:r>
          <w:rPr>
            <w:noProof/>
            <w:webHidden/>
          </w:rPr>
        </w:r>
        <w:r>
          <w:rPr>
            <w:noProof/>
            <w:webHidden/>
          </w:rPr>
          <w:fldChar w:fldCharType="separate"/>
        </w:r>
        <w:r w:rsidR="00BC6315">
          <w:rPr>
            <w:noProof/>
            <w:webHidden/>
          </w:rPr>
          <w:t>63</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65" w:history="1">
        <w:r w:rsidR="00BC6315" w:rsidRPr="00957CE3">
          <w:rPr>
            <w:rStyle w:val="Hyperlink"/>
            <w:noProof/>
          </w:rPr>
          <w:t>3.12.3.3</w:t>
        </w:r>
        <w:r w:rsidR="00BC6315">
          <w:rPr>
            <w:rFonts w:asciiTheme="minorHAnsi" w:eastAsiaTheme="minorEastAsia" w:hAnsiTheme="minorHAnsi" w:cstheme="minorBidi"/>
            <w:noProof/>
            <w:sz w:val="22"/>
            <w:szCs w:val="22"/>
            <w:lang w:bidi="he-IL"/>
          </w:rPr>
          <w:tab/>
        </w:r>
        <w:r w:rsidR="00BC6315" w:rsidRPr="00957CE3">
          <w:rPr>
            <w:rStyle w:val="Hyperlink"/>
            <w:noProof/>
          </w:rPr>
          <w:t>IDC0100 - Search persona (New)</w:t>
        </w:r>
        <w:r w:rsidR="00BC6315">
          <w:rPr>
            <w:noProof/>
            <w:webHidden/>
          </w:rPr>
          <w:tab/>
        </w:r>
        <w:r>
          <w:rPr>
            <w:noProof/>
            <w:webHidden/>
          </w:rPr>
          <w:fldChar w:fldCharType="begin"/>
        </w:r>
        <w:r w:rsidR="00BC6315">
          <w:rPr>
            <w:noProof/>
            <w:webHidden/>
          </w:rPr>
          <w:instrText xml:space="preserve"> PAGEREF _Toc364961265 \h </w:instrText>
        </w:r>
        <w:r>
          <w:rPr>
            <w:noProof/>
            <w:webHidden/>
          </w:rPr>
        </w:r>
        <w:r>
          <w:rPr>
            <w:noProof/>
            <w:webHidden/>
          </w:rPr>
          <w:fldChar w:fldCharType="separate"/>
        </w:r>
        <w:r w:rsidR="00BC6315">
          <w:rPr>
            <w:noProof/>
            <w:webHidden/>
          </w:rPr>
          <w:t>63</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66" w:history="1">
        <w:r w:rsidR="00BC6315" w:rsidRPr="00957CE3">
          <w:rPr>
            <w:rStyle w:val="Hyperlink"/>
            <w:noProof/>
          </w:rPr>
          <w:t>3.13</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12. Product selection</w:t>
        </w:r>
        <w:r w:rsidR="00BC6315">
          <w:rPr>
            <w:noProof/>
            <w:webHidden/>
          </w:rPr>
          <w:tab/>
        </w:r>
        <w:r>
          <w:rPr>
            <w:noProof/>
            <w:webHidden/>
          </w:rPr>
          <w:fldChar w:fldCharType="begin"/>
        </w:r>
        <w:r w:rsidR="00BC6315">
          <w:rPr>
            <w:noProof/>
            <w:webHidden/>
          </w:rPr>
          <w:instrText xml:space="preserve"> PAGEREF _Toc364961266 \h </w:instrText>
        </w:r>
        <w:r>
          <w:rPr>
            <w:noProof/>
            <w:webHidden/>
          </w:rPr>
        </w:r>
        <w:r>
          <w:rPr>
            <w:noProof/>
            <w:webHidden/>
          </w:rPr>
          <w:fldChar w:fldCharType="separate"/>
        </w:r>
        <w:r w:rsidR="00BC6315">
          <w:rPr>
            <w:noProof/>
            <w:webHidden/>
          </w:rPr>
          <w:t>64</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67" w:history="1">
        <w:r w:rsidR="00BC6315" w:rsidRPr="00957CE3">
          <w:rPr>
            <w:rStyle w:val="Hyperlink"/>
            <w:noProof/>
          </w:rPr>
          <w:t>3.13.1.1</w:t>
        </w:r>
        <w:r w:rsidR="00BC6315">
          <w:rPr>
            <w:rFonts w:asciiTheme="minorHAnsi" w:eastAsiaTheme="minorEastAsia" w:hAnsiTheme="minorHAnsi" w:cstheme="minorBidi"/>
            <w:noProof/>
            <w:sz w:val="22"/>
            <w:szCs w:val="22"/>
            <w:lang w:bidi="he-IL"/>
          </w:rPr>
          <w:tab/>
        </w:r>
        <w:r w:rsidR="00BC6315" w:rsidRPr="00957CE3">
          <w:rPr>
            <w:rStyle w:val="Hyperlink"/>
            <w:noProof/>
          </w:rPr>
          <w:t>PRS0040-Browse and select account bundle (Modified)</w:t>
        </w:r>
        <w:r w:rsidR="00BC6315">
          <w:rPr>
            <w:noProof/>
            <w:webHidden/>
          </w:rPr>
          <w:tab/>
        </w:r>
        <w:r>
          <w:rPr>
            <w:noProof/>
            <w:webHidden/>
          </w:rPr>
          <w:fldChar w:fldCharType="begin"/>
        </w:r>
        <w:r w:rsidR="00BC6315">
          <w:rPr>
            <w:noProof/>
            <w:webHidden/>
          </w:rPr>
          <w:instrText xml:space="preserve"> PAGEREF _Toc364961267 \h </w:instrText>
        </w:r>
        <w:r>
          <w:rPr>
            <w:noProof/>
            <w:webHidden/>
          </w:rPr>
        </w:r>
        <w:r>
          <w:rPr>
            <w:noProof/>
            <w:webHidden/>
          </w:rPr>
          <w:fldChar w:fldCharType="separate"/>
        </w:r>
        <w:r w:rsidR="00BC6315">
          <w:rPr>
            <w:noProof/>
            <w:webHidden/>
          </w:rPr>
          <w:t>64</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68" w:history="1">
        <w:r w:rsidR="00BC6315" w:rsidRPr="00957CE3">
          <w:rPr>
            <w:rStyle w:val="Hyperlink"/>
            <w:noProof/>
          </w:rPr>
          <w:t>3.13.1.2</w:t>
        </w:r>
        <w:r w:rsidR="00BC6315">
          <w:rPr>
            <w:rFonts w:asciiTheme="minorHAnsi" w:eastAsiaTheme="minorEastAsia" w:hAnsiTheme="minorHAnsi" w:cstheme="minorBidi"/>
            <w:noProof/>
            <w:sz w:val="22"/>
            <w:szCs w:val="22"/>
            <w:lang w:bidi="he-IL"/>
          </w:rPr>
          <w:tab/>
        </w:r>
        <w:r w:rsidR="00BC6315" w:rsidRPr="00957CE3">
          <w:rPr>
            <w:rStyle w:val="Hyperlink"/>
            <w:noProof/>
          </w:rPr>
          <w:t>PRS0090-Add account bundle for new account (Modified)</w:t>
        </w:r>
        <w:r w:rsidR="00BC6315">
          <w:rPr>
            <w:noProof/>
            <w:webHidden/>
          </w:rPr>
          <w:tab/>
        </w:r>
        <w:r>
          <w:rPr>
            <w:noProof/>
            <w:webHidden/>
          </w:rPr>
          <w:fldChar w:fldCharType="begin"/>
        </w:r>
        <w:r w:rsidR="00BC6315">
          <w:rPr>
            <w:noProof/>
            <w:webHidden/>
          </w:rPr>
          <w:instrText xml:space="preserve"> PAGEREF _Toc364961268 \h </w:instrText>
        </w:r>
        <w:r>
          <w:rPr>
            <w:noProof/>
            <w:webHidden/>
          </w:rPr>
        </w:r>
        <w:r>
          <w:rPr>
            <w:noProof/>
            <w:webHidden/>
          </w:rPr>
          <w:fldChar w:fldCharType="separate"/>
        </w:r>
        <w:r w:rsidR="00BC6315">
          <w:rPr>
            <w:noProof/>
            <w:webHidden/>
          </w:rPr>
          <w:t>66</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69" w:history="1">
        <w:r w:rsidR="00BC6315" w:rsidRPr="00957CE3">
          <w:rPr>
            <w:rStyle w:val="Hyperlink"/>
            <w:noProof/>
          </w:rPr>
          <w:t>3.13.1.3</w:t>
        </w:r>
        <w:r w:rsidR="00BC6315">
          <w:rPr>
            <w:rFonts w:asciiTheme="minorHAnsi" w:eastAsiaTheme="minorEastAsia" w:hAnsiTheme="minorHAnsi" w:cstheme="minorBidi"/>
            <w:noProof/>
            <w:sz w:val="22"/>
            <w:szCs w:val="22"/>
            <w:lang w:bidi="he-IL"/>
          </w:rPr>
          <w:tab/>
        </w:r>
        <w:r w:rsidR="00BC6315" w:rsidRPr="00957CE3">
          <w:rPr>
            <w:rStyle w:val="Hyperlink"/>
            <w:noProof/>
          </w:rPr>
          <w:t>PRS0095-Add account bundle for existing account (New)</w:t>
        </w:r>
        <w:r w:rsidR="00BC6315">
          <w:rPr>
            <w:noProof/>
            <w:webHidden/>
          </w:rPr>
          <w:tab/>
        </w:r>
        <w:r>
          <w:rPr>
            <w:noProof/>
            <w:webHidden/>
          </w:rPr>
          <w:fldChar w:fldCharType="begin"/>
        </w:r>
        <w:r w:rsidR="00BC6315">
          <w:rPr>
            <w:noProof/>
            <w:webHidden/>
          </w:rPr>
          <w:instrText xml:space="preserve"> PAGEREF _Toc364961269 \h </w:instrText>
        </w:r>
        <w:r>
          <w:rPr>
            <w:noProof/>
            <w:webHidden/>
          </w:rPr>
        </w:r>
        <w:r>
          <w:rPr>
            <w:noProof/>
            <w:webHidden/>
          </w:rPr>
          <w:fldChar w:fldCharType="separate"/>
        </w:r>
        <w:r w:rsidR="00BC6315">
          <w:rPr>
            <w:noProof/>
            <w:webHidden/>
          </w:rPr>
          <w:t>67</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70" w:history="1">
        <w:r w:rsidR="00BC6315" w:rsidRPr="00957CE3">
          <w:rPr>
            <w:rStyle w:val="Hyperlink"/>
            <w:noProof/>
          </w:rPr>
          <w:t>3.14</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13. Checkout</w:t>
        </w:r>
        <w:r w:rsidR="00BC6315">
          <w:rPr>
            <w:noProof/>
            <w:webHidden/>
          </w:rPr>
          <w:tab/>
        </w:r>
        <w:r>
          <w:rPr>
            <w:noProof/>
            <w:webHidden/>
          </w:rPr>
          <w:fldChar w:fldCharType="begin"/>
        </w:r>
        <w:r w:rsidR="00BC6315">
          <w:rPr>
            <w:noProof/>
            <w:webHidden/>
          </w:rPr>
          <w:instrText xml:space="preserve"> PAGEREF _Toc364961270 \h </w:instrText>
        </w:r>
        <w:r>
          <w:rPr>
            <w:noProof/>
            <w:webHidden/>
          </w:rPr>
        </w:r>
        <w:r>
          <w:rPr>
            <w:noProof/>
            <w:webHidden/>
          </w:rPr>
          <w:fldChar w:fldCharType="separate"/>
        </w:r>
        <w:r w:rsidR="00BC6315">
          <w:rPr>
            <w:noProof/>
            <w:webHidden/>
          </w:rPr>
          <w:t>70</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71" w:history="1">
        <w:r w:rsidR="00BC6315" w:rsidRPr="00957CE3">
          <w:rPr>
            <w:rStyle w:val="Hyperlink"/>
            <w:noProof/>
          </w:rPr>
          <w:t>3.14.1.1</w:t>
        </w:r>
        <w:r w:rsidR="00BC6315">
          <w:rPr>
            <w:rFonts w:asciiTheme="minorHAnsi" w:eastAsiaTheme="minorEastAsia" w:hAnsiTheme="minorHAnsi" w:cstheme="minorBidi"/>
            <w:noProof/>
            <w:sz w:val="22"/>
            <w:szCs w:val="22"/>
            <w:lang w:bidi="he-IL"/>
          </w:rPr>
          <w:tab/>
        </w:r>
        <w:r w:rsidR="00BC6315" w:rsidRPr="00957CE3">
          <w:rPr>
            <w:rStyle w:val="Hyperlink"/>
            <w:noProof/>
          </w:rPr>
          <w:t>CHK0010 – Checkout (Modified)</w:t>
        </w:r>
        <w:r w:rsidR="00BC6315">
          <w:rPr>
            <w:noProof/>
            <w:webHidden/>
          </w:rPr>
          <w:tab/>
        </w:r>
        <w:r>
          <w:rPr>
            <w:noProof/>
            <w:webHidden/>
          </w:rPr>
          <w:fldChar w:fldCharType="begin"/>
        </w:r>
        <w:r w:rsidR="00BC6315">
          <w:rPr>
            <w:noProof/>
            <w:webHidden/>
          </w:rPr>
          <w:instrText xml:space="preserve"> PAGEREF _Toc364961271 \h </w:instrText>
        </w:r>
        <w:r>
          <w:rPr>
            <w:noProof/>
            <w:webHidden/>
          </w:rPr>
        </w:r>
        <w:r>
          <w:rPr>
            <w:noProof/>
            <w:webHidden/>
          </w:rPr>
          <w:fldChar w:fldCharType="separate"/>
        </w:r>
        <w:r w:rsidR="00BC6315">
          <w:rPr>
            <w:noProof/>
            <w:webHidden/>
          </w:rPr>
          <w:t>70</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72" w:history="1">
        <w:r w:rsidR="00BC6315" w:rsidRPr="00957CE3">
          <w:rPr>
            <w:rStyle w:val="Hyperlink"/>
            <w:noProof/>
          </w:rPr>
          <w:t>3.15</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14. Consumption Control Items</w:t>
        </w:r>
        <w:r w:rsidR="00BC6315">
          <w:rPr>
            <w:noProof/>
            <w:webHidden/>
          </w:rPr>
          <w:tab/>
        </w:r>
        <w:r>
          <w:rPr>
            <w:noProof/>
            <w:webHidden/>
          </w:rPr>
          <w:fldChar w:fldCharType="begin"/>
        </w:r>
        <w:r w:rsidR="00BC6315">
          <w:rPr>
            <w:noProof/>
            <w:webHidden/>
          </w:rPr>
          <w:instrText xml:space="preserve"> PAGEREF _Toc364961272 \h </w:instrText>
        </w:r>
        <w:r>
          <w:rPr>
            <w:noProof/>
            <w:webHidden/>
          </w:rPr>
        </w:r>
        <w:r>
          <w:rPr>
            <w:noProof/>
            <w:webHidden/>
          </w:rPr>
          <w:fldChar w:fldCharType="separate"/>
        </w:r>
        <w:r w:rsidR="00BC6315">
          <w:rPr>
            <w:noProof/>
            <w:webHidden/>
          </w:rPr>
          <w:t>72</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73" w:history="1">
        <w:r w:rsidR="00BC6315" w:rsidRPr="00957CE3">
          <w:rPr>
            <w:rStyle w:val="Hyperlink"/>
            <w:noProof/>
          </w:rPr>
          <w:t>3.15.1.1</w:t>
        </w:r>
        <w:r w:rsidR="00BC6315">
          <w:rPr>
            <w:rFonts w:asciiTheme="minorHAnsi" w:eastAsiaTheme="minorEastAsia" w:hAnsiTheme="minorHAnsi" w:cstheme="minorBidi"/>
            <w:noProof/>
            <w:sz w:val="22"/>
            <w:szCs w:val="22"/>
            <w:lang w:bidi="he-IL"/>
          </w:rPr>
          <w:tab/>
        </w:r>
        <w:r w:rsidR="00BC6315" w:rsidRPr="00957CE3">
          <w:rPr>
            <w:rStyle w:val="Hyperlink"/>
            <w:noProof/>
          </w:rPr>
          <w:t>CCI0010 - View Control Consumption items (New)</w:t>
        </w:r>
        <w:r w:rsidR="00BC6315">
          <w:rPr>
            <w:noProof/>
            <w:webHidden/>
          </w:rPr>
          <w:tab/>
        </w:r>
        <w:r>
          <w:rPr>
            <w:noProof/>
            <w:webHidden/>
          </w:rPr>
          <w:fldChar w:fldCharType="begin"/>
        </w:r>
        <w:r w:rsidR="00BC6315">
          <w:rPr>
            <w:noProof/>
            <w:webHidden/>
          </w:rPr>
          <w:instrText xml:space="preserve"> PAGEREF _Toc364961273 \h </w:instrText>
        </w:r>
        <w:r>
          <w:rPr>
            <w:noProof/>
            <w:webHidden/>
          </w:rPr>
        </w:r>
        <w:r>
          <w:rPr>
            <w:noProof/>
            <w:webHidden/>
          </w:rPr>
          <w:fldChar w:fldCharType="separate"/>
        </w:r>
        <w:r w:rsidR="00BC6315">
          <w:rPr>
            <w:noProof/>
            <w:webHidden/>
          </w:rPr>
          <w:t>72</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74" w:history="1">
        <w:r w:rsidR="00BC6315" w:rsidRPr="00957CE3">
          <w:rPr>
            <w:rStyle w:val="Hyperlink"/>
            <w:noProof/>
          </w:rPr>
          <w:t>3.15.1.2</w:t>
        </w:r>
        <w:r w:rsidR="00BC6315">
          <w:rPr>
            <w:rFonts w:asciiTheme="minorHAnsi" w:eastAsiaTheme="minorEastAsia" w:hAnsiTheme="minorHAnsi" w:cstheme="minorBidi"/>
            <w:noProof/>
            <w:sz w:val="22"/>
            <w:szCs w:val="22"/>
            <w:lang w:bidi="he-IL"/>
          </w:rPr>
          <w:tab/>
        </w:r>
        <w:r w:rsidR="00BC6315" w:rsidRPr="00957CE3">
          <w:rPr>
            <w:rStyle w:val="Hyperlink"/>
            <w:noProof/>
          </w:rPr>
          <w:t>CCI0020 - Reconfigure Control Consumption items (New)</w:t>
        </w:r>
        <w:r w:rsidR="00BC6315">
          <w:rPr>
            <w:noProof/>
            <w:webHidden/>
          </w:rPr>
          <w:tab/>
        </w:r>
        <w:r>
          <w:rPr>
            <w:noProof/>
            <w:webHidden/>
          </w:rPr>
          <w:fldChar w:fldCharType="begin"/>
        </w:r>
        <w:r w:rsidR="00BC6315">
          <w:rPr>
            <w:noProof/>
            <w:webHidden/>
          </w:rPr>
          <w:instrText xml:space="preserve"> PAGEREF _Toc364961274 \h </w:instrText>
        </w:r>
        <w:r>
          <w:rPr>
            <w:noProof/>
            <w:webHidden/>
          </w:rPr>
        </w:r>
        <w:r>
          <w:rPr>
            <w:noProof/>
            <w:webHidden/>
          </w:rPr>
          <w:fldChar w:fldCharType="separate"/>
        </w:r>
        <w:r w:rsidR="00BC6315">
          <w:rPr>
            <w:noProof/>
            <w:webHidden/>
          </w:rPr>
          <w:t>72</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75" w:history="1">
        <w:r w:rsidR="00BC6315" w:rsidRPr="00957CE3">
          <w:rPr>
            <w:rStyle w:val="Hyperlink"/>
            <w:noProof/>
          </w:rPr>
          <w:t>3.16</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Capability 15. Account subscriber activity history (PPCV related 3.7.6)</w:t>
        </w:r>
        <w:r w:rsidR="00BC6315">
          <w:rPr>
            <w:noProof/>
            <w:webHidden/>
          </w:rPr>
          <w:tab/>
        </w:r>
        <w:r>
          <w:rPr>
            <w:noProof/>
            <w:webHidden/>
          </w:rPr>
          <w:fldChar w:fldCharType="begin"/>
        </w:r>
        <w:r w:rsidR="00BC6315">
          <w:rPr>
            <w:noProof/>
            <w:webHidden/>
          </w:rPr>
          <w:instrText xml:space="preserve"> PAGEREF _Toc364961275 \h </w:instrText>
        </w:r>
        <w:r>
          <w:rPr>
            <w:noProof/>
            <w:webHidden/>
          </w:rPr>
        </w:r>
        <w:r>
          <w:rPr>
            <w:noProof/>
            <w:webHidden/>
          </w:rPr>
          <w:fldChar w:fldCharType="separate"/>
        </w:r>
        <w:r w:rsidR="00BC6315">
          <w:rPr>
            <w:noProof/>
            <w:webHidden/>
          </w:rPr>
          <w:t>74</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77" w:history="1">
        <w:r w:rsidR="00BC6315" w:rsidRPr="00957CE3">
          <w:rPr>
            <w:rStyle w:val="Hyperlink"/>
            <w:noProof/>
          </w:rPr>
          <w:t>3.16.1.1</w:t>
        </w:r>
        <w:r w:rsidR="00BC6315">
          <w:rPr>
            <w:rFonts w:asciiTheme="minorHAnsi" w:eastAsiaTheme="minorEastAsia" w:hAnsiTheme="minorHAnsi" w:cstheme="minorBidi"/>
            <w:noProof/>
            <w:sz w:val="22"/>
            <w:szCs w:val="22"/>
            <w:lang w:bidi="he-IL"/>
          </w:rPr>
          <w:tab/>
        </w:r>
        <w:r w:rsidR="00BC6315" w:rsidRPr="00957CE3">
          <w:rPr>
            <w:rStyle w:val="Hyperlink"/>
            <w:noProof/>
          </w:rPr>
          <w:t>ACA0200 View phonebook history</w:t>
        </w:r>
        <w:r w:rsidR="00BC6315">
          <w:rPr>
            <w:noProof/>
            <w:webHidden/>
          </w:rPr>
          <w:tab/>
        </w:r>
        <w:r>
          <w:rPr>
            <w:noProof/>
            <w:webHidden/>
          </w:rPr>
          <w:fldChar w:fldCharType="begin"/>
        </w:r>
        <w:r w:rsidR="00BC6315">
          <w:rPr>
            <w:noProof/>
            <w:webHidden/>
          </w:rPr>
          <w:instrText xml:space="preserve"> PAGEREF _Toc364961277 \h </w:instrText>
        </w:r>
        <w:r>
          <w:rPr>
            <w:noProof/>
            <w:webHidden/>
          </w:rPr>
        </w:r>
        <w:r>
          <w:rPr>
            <w:noProof/>
            <w:webHidden/>
          </w:rPr>
          <w:fldChar w:fldCharType="separate"/>
        </w:r>
        <w:r w:rsidR="00BC6315">
          <w:rPr>
            <w:noProof/>
            <w:webHidden/>
          </w:rPr>
          <w:t>74</w:t>
        </w:r>
        <w:r>
          <w:rPr>
            <w:noProof/>
            <w:webHidden/>
          </w:rPr>
          <w:fldChar w:fldCharType="end"/>
        </w:r>
      </w:hyperlink>
    </w:p>
    <w:p w:rsidR="00BC6315" w:rsidRDefault="005A525E">
      <w:pPr>
        <w:pStyle w:val="TOC4"/>
        <w:tabs>
          <w:tab w:val="left" w:pos="1600"/>
          <w:tab w:val="right" w:leader="dot" w:pos="9350"/>
        </w:tabs>
        <w:rPr>
          <w:rFonts w:asciiTheme="minorHAnsi" w:eastAsiaTheme="minorEastAsia" w:hAnsiTheme="minorHAnsi" w:cstheme="minorBidi"/>
          <w:noProof/>
          <w:sz w:val="22"/>
          <w:szCs w:val="22"/>
          <w:lang w:bidi="he-IL"/>
        </w:rPr>
      </w:pPr>
      <w:hyperlink w:anchor="_Toc364961278" w:history="1">
        <w:r w:rsidR="00BC6315" w:rsidRPr="00957CE3">
          <w:rPr>
            <w:rStyle w:val="Hyperlink"/>
            <w:noProof/>
          </w:rPr>
          <w:t>3.16.1.2</w:t>
        </w:r>
        <w:r w:rsidR="00BC6315">
          <w:rPr>
            <w:rFonts w:asciiTheme="minorHAnsi" w:eastAsiaTheme="minorEastAsia" w:hAnsiTheme="minorHAnsi" w:cstheme="minorBidi"/>
            <w:noProof/>
            <w:sz w:val="22"/>
            <w:szCs w:val="22"/>
            <w:lang w:bidi="he-IL"/>
          </w:rPr>
          <w:tab/>
        </w:r>
        <w:r w:rsidR="00BC6315" w:rsidRPr="00957CE3">
          <w:rPr>
            <w:rStyle w:val="Hyperlink"/>
            <w:noProof/>
          </w:rPr>
          <w:t>ACA0210 View home location history details</w:t>
        </w:r>
        <w:r w:rsidR="00BC6315">
          <w:rPr>
            <w:noProof/>
            <w:webHidden/>
          </w:rPr>
          <w:tab/>
        </w:r>
        <w:r>
          <w:rPr>
            <w:noProof/>
            <w:webHidden/>
          </w:rPr>
          <w:fldChar w:fldCharType="begin"/>
        </w:r>
        <w:r w:rsidR="00BC6315">
          <w:rPr>
            <w:noProof/>
            <w:webHidden/>
          </w:rPr>
          <w:instrText xml:space="preserve"> PAGEREF _Toc364961278 \h </w:instrText>
        </w:r>
        <w:r>
          <w:rPr>
            <w:noProof/>
            <w:webHidden/>
          </w:rPr>
        </w:r>
        <w:r>
          <w:rPr>
            <w:noProof/>
            <w:webHidden/>
          </w:rPr>
          <w:fldChar w:fldCharType="separate"/>
        </w:r>
        <w:r w:rsidR="00BC6315">
          <w:rPr>
            <w:noProof/>
            <w:webHidden/>
          </w:rPr>
          <w:t>75</w:t>
        </w:r>
        <w:r>
          <w:rPr>
            <w:noProof/>
            <w:webHidden/>
          </w:rPr>
          <w:fldChar w:fldCharType="end"/>
        </w:r>
      </w:hyperlink>
    </w:p>
    <w:p w:rsidR="00BC6315" w:rsidRDefault="005A525E">
      <w:pPr>
        <w:pStyle w:val="TOC1"/>
        <w:tabs>
          <w:tab w:val="left" w:pos="400"/>
          <w:tab w:val="right" w:leader="dot" w:pos="9350"/>
        </w:tabs>
        <w:rPr>
          <w:rFonts w:asciiTheme="minorHAnsi" w:eastAsiaTheme="minorEastAsia" w:hAnsiTheme="minorHAnsi" w:cstheme="minorBidi"/>
          <w:b w:val="0"/>
          <w:bCs w:val="0"/>
          <w:caps w:val="0"/>
          <w:noProof/>
          <w:sz w:val="22"/>
          <w:szCs w:val="22"/>
          <w:lang w:bidi="he-IL"/>
        </w:rPr>
      </w:pPr>
      <w:hyperlink w:anchor="_Toc364961279" w:history="1">
        <w:r w:rsidR="00BC6315" w:rsidRPr="00957CE3">
          <w:rPr>
            <w:rStyle w:val="Hyperlink"/>
            <w:noProof/>
          </w:rPr>
          <w:t>4</w:t>
        </w:r>
        <w:r w:rsidR="00BC6315">
          <w:rPr>
            <w:rFonts w:asciiTheme="minorHAnsi" w:eastAsiaTheme="minorEastAsia" w:hAnsiTheme="minorHAnsi" w:cstheme="minorBidi"/>
            <w:b w:val="0"/>
            <w:bCs w:val="0"/>
            <w:caps w:val="0"/>
            <w:noProof/>
            <w:sz w:val="22"/>
            <w:szCs w:val="22"/>
            <w:lang w:bidi="he-IL"/>
          </w:rPr>
          <w:tab/>
        </w:r>
        <w:r w:rsidR="00BC6315" w:rsidRPr="00957CE3">
          <w:rPr>
            <w:rStyle w:val="Hyperlink"/>
            <w:noProof/>
          </w:rPr>
          <w:t>Requirements - Non-functional</w:t>
        </w:r>
        <w:r w:rsidR="00BC6315">
          <w:rPr>
            <w:noProof/>
            <w:webHidden/>
          </w:rPr>
          <w:tab/>
        </w:r>
        <w:r>
          <w:rPr>
            <w:noProof/>
            <w:webHidden/>
          </w:rPr>
          <w:fldChar w:fldCharType="begin"/>
        </w:r>
        <w:r w:rsidR="00BC6315">
          <w:rPr>
            <w:noProof/>
            <w:webHidden/>
          </w:rPr>
          <w:instrText xml:space="preserve"> PAGEREF _Toc364961279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0" w:history="1">
        <w:r w:rsidR="00BC6315" w:rsidRPr="00957CE3">
          <w:rPr>
            <w:rStyle w:val="Hyperlink"/>
            <w:noProof/>
          </w:rPr>
          <w:t>4.1</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Reliability, Availability, and Maintainability Requirements</w:t>
        </w:r>
        <w:r w:rsidR="00BC6315">
          <w:rPr>
            <w:noProof/>
            <w:webHidden/>
          </w:rPr>
          <w:tab/>
        </w:r>
        <w:r>
          <w:rPr>
            <w:noProof/>
            <w:webHidden/>
          </w:rPr>
          <w:fldChar w:fldCharType="begin"/>
        </w:r>
        <w:r w:rsidR="00BC6315">
          <w:rPr>
            <w:noProof/>
            <w:webHidden/>
          </w:rPr>
          <w:instrText xml:space="preserve"> PAGEREF _Toc364961280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1" w:history="1">
        <w:r w:rsidR="00BC6315" w:rsidRPr="00957CE3">
          <w:rPr>
            <w:rStyle w:val="Hyperlink"/>
            <w:rFonts w:eastAsia="MS Mincho"/>
            <w:noProof/>
            <w:lang w:eastAsia="ja-JP"/>
          </w:rPr>
          <w:t>4.2</w:t>
        </w:r>
        <w:r w:rsidR="00BC6315">
          <w:rPr>
            <w:rFonts w:asciiTheme="minorHAnsi" w:eastAsiaTheme="minorEastAsia" w:hAnsiTheme="minorHAnsi" w:cstheme="minorBidi"/>
            <w:smallCaps w:val="0"/>
            <w:noProof/>
            <w:sz w:val="22"/>
            <w:szCs w:val="22"/>
            <w:lang w:bidi="he-IL"/>
          </w:rPr>
          <w:tab/>
        </w:r>
        <w:r w:rsidR="00BC6315" w:rsidRPr="00957CE3">
          <w:rPr>
            <w:rStyle w:val="Hyperlink"/>
            <w:rFonts w:eastAsia="MS Mincho"/>
            <w:noProof/>
            <w:lang w:eastAsia="ja-JP"/>
          </w:rPr>
          <w:t>Encryption Requirements</w:t>
        </w:r>
        <w:r w:rsidR="00BC6315">
          <w:rPr>
            <w:noProof/>
            <w:webHidden/>
          </w:rPr>
          <w:tab/>
        </w:r>
        <w:r>
          <w:rPr>
            <w:noProof/>
            <w:webHidden/>
          </w:rPr>
          <w:fldChar w:fldCharType="begin"/>
        </w:r>
        <w:r w:rsidR="00BC6315">
          <w:rPr>
            <w:noProof/>
            <w:webHidden/>
          </w:rPr>
          <w:instrText xml:space="preserve"> PAGEREF _Toc364961281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2" w:history="1">
        <w:r w:rsidR="00BC6315" w:rsidRPr="00957CE3">
          <w:rPr>
            <w:rStyle w:val="Hyperlink"/>
            <w:rFonts w:eastAsia="MS Mincho"/>
            <w:noProof/>
          </w:rPr>
          <w:t>4.3</w:t>
        </w:r>
        <w:r w:rsidR="00BC6315">
          <w:rPr>
            <w:rFonts w:asciiTheme="minorHAnsi" w:eastAsiaTheme="minorEastAsia" w:hAnsiTheme="minorHAnsi" w:cstheme="minorBidi"/>
            <w:smallCaps w:val="0"/>
            <w:noProof/>
            <w:sz w:val="22"/>
            <w:szCs w:val="22"/>
            <w:lang w:bidi="he-IL"/>
          </w:rPr>
          <w:tab/>
        </w:r>
        <w:r w:rsidR="00BC6315" w:rsidRPr="00957CE3">
          <w:rPr>
            <w:rStyle w:val="Hyperlink"/>
            <w:rFonts w:eastAsia="MS Mincho"/>
            <w:noProof/>
          </w:rPr>
          <w:t>Cost of Goods Sold Considerations</w:t>
        </w:r>
        <w:r w:rsidR="00BC6315">
          <w:rPr>
            <w:noProof/>
            <w:webHidden/>
          </w:rPr>
          <w:tab/>
        </w:r>
        <w:r>
          <w:rPr>
            <w:noProof/>
            <w:webHidden/>
          </w:rPr>
          <w:fldChar w:fldCharType="begin"/>
        </w:r>
        <w:r w:rsidR="00BC6315">
          <w:rPr>
            <w:noProof/>
            <w:webHidden/>
          </w:rPr>
          <w:instrText xml:space="preserve"> PAGEREF _Toc364961282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3" w:history="1">
        <w:r w:rsidR="00BC6315" w:rsidRPr="00957CE3">
          <w:rPr>
            <w:rStyle w:val="Hyperlink"/>
            <w:rFonts w:eastAsia="MS Mincho"/>
            <w:noProof/>
          </w:rPr>
          <w:t>4.4</w:t>
        </w:r>
        <w:r w:rsidR="00BC6315">
          <w:rPr>
            <w:rFonts w:asciiTheme="minorHAnsi" w:eastAsiaTheme="minorEastAsia" w:hAnsiTheme="minorHAnsi" w:cstheme="minorBidi"/>
            <w:smallCaps w:val="0"/>
            <w:noProof/>
            <w:sz w:val="22"/>
            <w:szCs w:val="22"/>
            <w:lang w:bidi="he-IL"/>
          </w:rPr>
          <w:tab/>
        </w:r>
        <w:r w:rsidR="00BC6315" w:rsidRPr="00957CE3">
          <w:rPr>
            <w:rStyle w:val="Hyperlink"/>
            <w:rFonts w:eastAsia="MS Mincho"/>
            <w:noProof/>
          </w:rPr>
          <w:t>Performance Considerations</w:t>
        </w:r>
        <w:r w:rsidR="00BC6315">
          <w:rPr>
            <w:noProof/>
            <w:webHidden/>
          </w:rPr>
          <w:tab/>
        </w:r>
        <w:r>
          <w:rPr>
            <w:noProof/>
            <w:webHidden/>
          </w:rPr>
          <w:fldChar w:fldCharType="begin"/>
        </w:r>
        <w:r w:rsidR="00BC6315">
          <w:rPr>
            <w:noProof/>
            <w:webHidden/>
          </w:rPr>
          <w:instrText xml:space="preserve"> PAGEREF _Toc364961283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4" w:history="1">
        <w:r w:rsidR="00BC6315" w:rsidRPr="00957CE3">
          <w:rPr>
            <w:rStyle w:val="Hyperlink"/>
            <w:noProof/>
          </w:rPr>
          <w:t>4.5</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Documentation Considerations</w:t>
        </w:r>
        <w:r w:rsidR="00BC6315">
          <w:rPr>
            <w:noProof/>
            <w:webHidden/>
          </w:rPr>
          <w:tab/>
        </w:r>
        <w:r>
          <w:rPr>
            <w:noProof/>
            <w:webHidden/>
          </w:rPr>
          <w:fldChar w:fldCharType="begin"/>
        </w:r>
        <w:r w:rsidR="00BC6315">
          <w:rPr>
            <w:noProof/>
            <w:webHidden/>
          </w:rPr>
          <w:instrText xml:space="preserve"> PAGEREF _Toc364961284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5" w:history="1">
        <w:r w:rsidR="00BC6315" w:rsidRPr="00957CE3">
          <w:rPr>
            <w:rStyle w:val="Hyperlink"/>
            <w:noProof/>
          </w:rPr>
          <w:t>4.6</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Out of the Box/Quick Start</w:t>
        </w:r>
        <w:r w:rsidR="00BC6315">
          <w:rPr>
            <w:noProof/>
            <w:webHidden/>
          </w:rPr>
          <w:tab/>
        </w:r>
        <w:r>
          <w:rPr>
            <w:noProof/>
            <w:webHidden/>
          </w:rPr>
          <w:fldChar w:fldCharType="begin"/>
        </w:r>
        <w:r w:rsidR="00BC6315">
          <w:rPr>
            <w:noProof/>
            <w:webHidden/>
          </w:rPr>
          <w:instrText xml:space="preserve"> PAGEREF _Toc364961285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6" w:history="1">
        <w:r w:rsidR="00BC6315" w:rsidRPr="00957CE3">
          <w:rPr>
            <w:rStyle w:val="Hyperlink"/>
            <w:noProof/>
          </w:rPr>
          <w:t>4.7</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Migration</w:t>
        </w:r>
        <w:r w:rsidR="00BC6315">
          <w:rPr>
            <w:noProof/>
            <w:webHidden/>
          </w:rPr>
          <w:tab/>
        </w:r>
        <w:r>
          <w:rPr>
            <w:noProof/>
            <w:webHidden/>
          </w:rPr>
          <w:fldChar w:fldCharType="begin"/>
        </w:r>
        <w:r w:rsidR="00BC6315">
          <w:rPr>
            <w:noProof/>
            <w:webHidden/>
          </w:rPr>
          <w:instrText xml:space="preserve"> PAGEREF _Toc364961286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7" w:history="1">
        <w:r w:rsidR="00BC6315" w:rsidRPr="00957CE3">
          <w:rPr>
            <w:rStyle w:val="Hyperlink"/>
            <w:noProof/>
          </w:rPr>
          <w:t>4.8</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Installation</w:t>
        </w:r>
        <w:r w:rsidR="00BC6315">
          <w:rPr>
            <w:noProof/>
            <w:webHidden/>
          </w:rPr>
          <w:tab/>
        </w:r>
        <w:r>
          <w:rPr>
            <w:noProof/>
            <w:webHidden/>
          </w:rPr>
          <w:fldChar w:fldCharType="begin"/>
        </w:r>
        <w:r w:rsidR="00BC6315">
          <w:rPr>
            <w:noProof/>
            <w:webHidden/>
          </w:rPr>
          <w:instrText xml:space="preserve"> PAGEREF _Toc364961287 \h </w:instrText>
        </w:r>
        <w:r>
          <w:rPr>
            <w:noProof/>
            <w:webHidden/>
          </w:rPr>
        </w:r>
        <w:r>
          <w:rPr>
            <w:noProof/>
            <w:webHidden/>
          </w:rPr>
          <w:fldChar w:fldCharType="separate"/>
        </w:r>
        <w:r w:rsidR="00BC6315">
          <w:rPr>
            <w:noProof/>
            <w:webHidden/>
          </w:rPr>
          <w:t>76</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8" w:history="1">
        <w:r w:rsidR="00BC6315" w:rsidRPr="00957CE3">
          <w:rPr>
            <w:rStyle w:val="Hyperlink"/>
            <w:noProof/>
          </w:rPr>
          <w:t>4.9</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Upgrade</w:t>
        </w:r>
        <w:r w:rsidR="00BC6315">
          <w:rPr>
            <w:noProof/>
            <w:webHidden/>
          </w:rPr>
          <w:tab/>
        </w:r>
        <w:r>
          <w:rPr>
            <w:noProof/>
            <w:webHidden/>
          </w:rPr>
          <w:fldChar w:fldCharType="begin"/>
        </w:r>
        <w:r w:rsidR="00BC6315">
          <w:rPr>
            <w:noProof/>
            <w:webHidden/>
          </w:rPr>
          <w:instrText xml:space="preserve"> PAGEREF _Toc364961288 \h </w:instrText>
        </w:r>
        <w:r>
          <w:rPr>
            <w:noProof/>
            <w:webHidden/>
          </w:rPr>
        </w:r>
        <w:r>
          <w:rPr>
            <w:noProof/>
            <w:webHidden/>
          </w:rPr>
          <w:fldChar w:fldCharType="separate"/>
        </w:r>
        <w:r w:rsidR="00BC6315">
          <w:rPr>
            <w:noProof/>
            <w:webHidden/>
          </w:rPr>
          <w:t>77</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89" w:history="1">
        <w:r w:rsidR="00BC6315" w:rsidRPr="00957CE3">
          <w:rPr>
            <w:rStyle w:val="Hyperlink"/>
            <w:noProof/>
          </w:rPr>
          <w:t>4.10</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Archiving</w:t>
        </w:r>
        <w:r w:rsidR="00BC6315">
          <w:rPr>
            <w:noProof/>
            <w:webHidden/>
          </w:rPr>
          <w:tab/>
        </w:r>
        <w:r>
          <w:rPr>
            <w:noProof/>
            <w:webHidden/>
          </w:rPr>
          <w:fldChar w:fldCharType="begin"/>
        </w:r>
        <w:r w:rsidR="00BC6315">
          <w:rPr>
            <w:noProof/>
            <w:webHidden/>
          </w:rPr>
          <w:instrText xml:space="preserve"> PAGEREF _Toc364961289 \h </w:instrText>
        </w:r>
        <w:r>
          <w:rPr>
            <w:noProof/>
            <w:webHidden/>
          </w:rPr>
        </w:r>
        <w:r>
          <w:rPr>
            <w:noProof/>
            <w:webHidden/>
          </w:rPr>
          <w:fldChar w:fldCharType="separate"/>
        </w:r>
        <w:r w:rsidR="00BC6315">
          <w:rPr>
            <w:noProof/>
            <w:webHidden/>
          </w:rPr>
          <w:t>77</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90" w:history="1">
        <w:r w:rsidR="00BC6315" w:rsidRPr="00957CE3">
          <w:rPr>
            <w:rStyle w:val="Hyperlink"/>
            <w:noProof/>
          </w:rPr>
          <w:t>4.11</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Disaster Recovery</w:t>
        </w:r>
        <w:r w:rsidR="00BC6315">
          <w:rPr>
            <w:noProof/>
            <w:webHidden/>
          </w:rPr>
          <w:tab/>
        </w:r>
        <w:r>
          <w:rPr>
            <w:noProof/>
            <w:webHidden/>
          </w:rPr>
          <w:fldChar w:fldCharType="begin"/>
        </w:r>
        <w:r w:rsidR="00BC6315">
          <w:rPr>
            <w:noProof/>
            <w:webHidden/>
          </w:rPr>
          <w:instrText xml:space="preserve"> PAGEREF _Toc364961290 \h </w:instrText>
        </w:r>
        <w:r>
          <w:rPr>
            <w:noProof/>
            <w:webHidden/>
          </w:rPr>
        </w:r>
        <w:r>
          <w:rPr>
            <w:noProof/>
            <w:webHidden/>
          </w:rPr>
          <w:fldChar w:fldCharType="separate"/>
        </w:r>
        <w:r w:rsidR="00BC6315">
          <w:rPr>
            <w:noProof/>
            <w:webHidden/>
          </w:rPr>
          <w:t>77</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91" w:history="1">
        <w:r w:rsidR="00BC6315" w:rsidRPr="00957CE3">
          <w:rPr>
            <w:rStyle w:val="Hyperlink"/>
            <w:noProof/>
          </w:rPr>
          <w:t>4.12</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Operations Manual</w:t>
        </w:r>
        <w:r w:rsidR="00BC6315">
          <w:rPr>
            <w:noProof/>
            <w:webHidden/>
          </w:rPr>
          <w:tab/>
        </w:r>
        <w:r>
          <w:rPr>
            <w:noProof/>
            <w:webHidden/>
          </w:rPr>
          <w:fldChar w:fldCharType="begin"/>
        </w:r>
        <w:r w:rsidR="00BC6315">
          <w:rPr>
            <w:noProof/>
            <w:webHidden/>
          </w:rPr>
          <w:instrText xml:space="preserve"> PAGEREF _Toc364961291 \h </w:instrText>
        </w:r>
        <w:r>
          <w:rPr>
            <w:noProof/>
            <w:webHidden/>
          </w:rPr>
        </w:r>
        <w:r>
          <w:rPr>
            <w:noProof/>
            <w:webHidden/>
          </w:rPr>
          <w:fldChar w:fldCharType="separate"/>
        </w:r>
        <w:r w:rsidR="00BC6315">
          <w:rPr>
            <w:noProof/>
            <w:webHidden/>
          </w:rPr>
          <w:t>77</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92" w:history="1">
        <w:r w:rsidR="00BC6315" w:rsidRPr="00957CE3">
          <w:rPr>
            <w:rStyle w:val="Hyperlink"/>
            <w:rFonts w:eastAsia="MS Mincho"/>
            <w:noProof/>
            <w:lang w:eastAsia="ja-JP"/>
          </w:rPr>
          <w:t>4.13</w:t>
        </w:r>
        <w:r w:rsidR="00BC6315">
          <w:rPr>
            <w:rFonts w:asciiTheme="minorHAnsi" w:eastAsiaTheme="minorEastAsia" w:hAnsiTheme="minorHAnsi" w:cstheme="minorBidi"/>
            <w:smallCaps w:val="0"/>
            <w:noProof/>
            <w:sz w:val="22"/>
            <w:szCs w:val="22"/>
            <w:lang w:bidi="he-IL"/>
          </w:rPr>
          <w:tab/>
        </w:r>
        <w:r w:rsidR="00BC6315" w:rsidRPr="00957CE3">
          <w:rPr>
            <w:rStyle w:val="Hyperlink"/>
            <w:rFonts w:eastAsia="MS Mincho"/>
            <w:noProof/>
            <w:lang w:eastAsia="ja-JP"/>
          </w:rPr>
          <w:t>Acceptance Test Plan Considerations</w:t>
        </w:r>
        <w:r w:rsidR="00BC6315">
          <w:rPr>
            <w:noProof/>
            <w:webHidden/>
          </w:rPr>
          <w:tab/>
        </w:r>
        <w:r>
          <w:rPr>
            <w:noProof/>
            <w:webHidden/>
          </w:rPr>
          <w:fldChar w:fldCharType="begin"/>
        </w:r>
        <w:r w:rsidR="00BC6315">
          <w:rPr>
            <w:noProof/>
            <w:webHidden/>
          </w:rPr>
          <w:instrText xml:space="preserve"> PAGEREF _Toc364961292 \h </w:instrText>
        </w:r>
        <w:r>
          <w:rPr>
            <w:noProof/>
            <w:webHidden/>
          </w:rPr>
        </w:r>
        <w:r>
          <w:rPr>
            <w:noProof/>
            <w:webHidden/>
          </w:rPr>
          <w:fldChar w:fldCharType="separate"/>
        </w:r>
        <w:r w:rsidR="00BC6315">
          <w:rPr>
            <w:noProof/>
            <w:webHidden/>
          </w:rPr>
          <w:t>77</w:t>
        </w:r>
        <w:r>
          <w:rPr>
            <w:noProof/>
            <w:webHidden/>
          </w:rPr>
          <w:fldChar w:fldCharType="end"/>
        </w:r>
      </w:hyperlink>
    </w:p>
    <w:p w:rsidR="00BC6315" w:rsidRDefault="005A525E">
      <w:pPr>
        <w:pStyle w:val="TOC1"/>
        <w:tabs>
          <w:tab w:val="left" w:pos="400"/>
          <w:tab w:val="right" w:leader="dot" w:pos="9350"/>
        </w:tabs>
        <w:rPr>
          <w:rFonts w:asciiTheme="minorHAnsi" w:eastAsiaTheme="minorEastAsia" w:hAnsiTheme="minorHAnsi" w:cstheme="minorBidi"/>
          <w:b w:val="0"/>
          <w:bCs w:val="0"/>
          <w:caps w:val="0"/>
          <w:noProof/>
          <w:sz w:val="22"/>
          <w:szCs w:val="22"/>
          <w:lang w:bidi="he-IL"/>
        </w:rPr>
      </w:pPr>
      <w:hyperlink w:anchor="_Toc364961293" w:history="1">
        <w:r w:rsidR="00BC6315" w:rsidRPr="00957CE3">
          <w:rPr>
            <w:rStyle w:val="Hyperlink"/>
            <w:noProof/>
          </w:rPr>
          <w:t>5</w:t>
        </w:r>
        <w:r w:rsidR="00BC6315">
          <w:rPr>
            <w:rFonts w:asciiTheme="minorHAnsi" w:eastAsiaTheme="minorEastAsia" w:hAnsiTheme="minorHAnsi" w:cstheme="minorBidi"/>
            <w:b w:val="0"/>
            <w:bCs w:val="0"/>
            <w:caps w:val="0"/>
            <w:noProof/>
            <w:sz w:val="22"/>
            <w:szCs w:val="22"/>
            <w:lang w:bidi="he-IL"/>
          </w:rPr>
          <w:tab/>
        </w:r>
        <w:r w:rsidR="00BC6315" w:rsidRPr="00957CE3">
          <w:rPr>
            <w:rStyle w:val="Hyperlink"/>
            <w:noProof/>
          </w:rPr>
          <w:t>Requirements Summary</w:t>
        </w:r>
        <w:r w:rsidR="00BC6315">
          <w:rPr>
            <w:noProof/>
            <w:webHidden/>
          </w:rPr>
          <w:tab/>
        </w:r>
        <w:r>
          <w:rPr>
            <w:noProof/>
            <w:webHidden/>
          </w:rPr>
          <w:fldChar w:fldCharType="begin"/>
        </w:r>
        <w:r w:rsidR="00BC6315">
          <w:rPr>
            <w:noProof/>
            <w:webHidden/>
          </w:rPr>
          <w:instrText xml:space="preserve"> PAGEREF _Toc364961293 \h </w:instrText>
        </w:r>
        <w:r>
          <w:rPr>
            <w:noProof/>
            <w:webHidden/>
          </w:rPr>
        </w:r>
        <w:r>
          <w:rPr>
            <w:noProof/>
            <w:webHidden/>
          </w:rPr>
          <w:fldChar w:fldCharType="separate"/>
        </w:r>
        <w:r w:rsidR="00BC6315">
          <w:rPr>
            <w:noProof/>
            <w:webHidden/>
          </w:rPr>
          <w:t>78</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94" w:history="1">
        <w:r w:rsidR="00BC6315" w:rsidRPr="00957CE3">
          <w:rPr>
            <w:rStyle w:val="Hyperlink"/>
            <w:noProof/>
          </w:rPr>
          <w:t>5.1</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Requirements List Grouped by “Capability”</w:t>
        </w:r>
        <w:r w:rsidR="00BC6315">
          <w:rPr>
            <w:noProof/>
            <w:webHidden/>
          </w:rPr>
          <w:tab/>
        </w:r>
        <w:r>
          <w:rPr>
            <w:noProof/>
            <w:webHidden/>
          </w:rPr>
          <w:fldChar w:fldCharType="begin"/>
        </w:r>
        <w:r w:rsidR="00BC6315">
          <w:rPr>
            <w:noProof/>
            <w:webHidden/>
          </w:rPr>
          <w:instrText xml:space="preserve"> PAGEREF _Toc364961294 \h </w:instrText>
        </w:r>
        <w:r>
          <w:rPr>
            <w:noProof/>
            <w:webHidden/>
          </w:rPr>
        </w:r>
        <w:r>
          <w:rPr>
            <w:noProof/>
            <w:webHidden/>
          </w:rPr>
          <w:fldChar w:fldCharType="separate"/>
        </w:r>
        <w:r w:rsidR="00BC6315">
          <w:rPr>
            <w:noProof/>
            <w:webHidden/>
          </w:rPr>
          <w:t>78</w:t>
        </w:r>
        <w:r>
          <w:rPr>
            <w:noProof/>
            <w:webHidden/>
          </w:rPr>
          <w:fldChar w:fldCharType="end"/>
        </w:r>
      </w:hyperlink>
    </w:p>
    <w:p w:rsidR="00BC6315" w:rsidRDefault="005A525E">
      <w:pPr>
        <w:pStyle w:val="TOC2"/>
        <w:tabs>
          <w:tab w:val="left" w:pos="800"/>
          <w:tab w:val="right" w:leader="dot" w:pos="9350"/>
        </w:tabs>
        <w:rPr>
          <w:rFonts w:asciiTheme="minorHAnsi" w:eastAsiaTheme="minorEastAsia" w:hAnsiTheme="minorHAnsi" w:cstheme="minorBidi"/>
          <w:smallCaps w:val="0"/>
          <w:noProof/>
          <w:sz w:val="22"/>
          <w:szCs w:val="22"/>
          <w:lang w:bidi="he-IL"/>
        </w:rPr>
      </w:pPr>
      <w:hyperlink w:anchor="_Toc364961295" w:history="1">
        <w:r w:rsidR="00BC6315" w:rsidRPr="00957CE3">
          <w:rPr>
            <w:rStyle w:val="Hyperlink"/>
            <w:noProof/>
          </w:rPr>
          <w:t>5.2</w:t>
        </w:r>
        <w:r w:rsidR="00BC6315">
          <w:rPr>
            <w:rFonts w:asciiTheme="minorHAnsi" w:eastAsiaTheme="minorEastAsia" w:hAnsiTheme="minorHAnsi" w:cstheme="minorBidi"/>
            <w:smallCaps w:val="0"/>
            <w:noProof/>
            <w:sz w:val="22"/>
            <w:szCs w:val="22"/>
            <w:lang w:bidi="he-IL"/>
          </w:rPr>
          <w:tab/>
        </w:r>
        <w:r w:rsidR="00BC6315" w:rsidRPr="00957CE3">
          <w:rPr>
            <w:rStyle w:val="Hyperlink"/>
            <w:noProof/>
          </w:rPr>
          <w:t>Additional Requirements Information</w:t>
        </w:r>
        <w:r w:rsidR="00BC6315">
          <w:rPr>
            <w:noProof/>
            <w:webHidden/>
          </w:rPr>
          <w:tab/>
        </w:r>
        <w:r>
          <w:rPr>
            <w:noProof/>
            <w:webHidden/>
          </w:rPr>
          <w:fldChar w:fldCharType="begin"/>
        </w:r>
        <w:r w:rsidR="00BC6315">
          <w:rPr>
            <w:noProof/>
            <w:webHidden/>
          </w:rPr>
          <w:instrText xml:space="preserve"> PAGEREF _Toc364961295 \h </w:instrText>
        </w:r>
        <w:r>
          <w:rPr>
            <w:noProof/>
            <w:webHidden/>
          </w:rPr>
        </w:r>
        <w:r>
          <w:rPr>
            <w:noProof/>
            <w:webHidden/>
          </w:rPr>
          <w:fldChar w:fldCharType="separate"/>
        </w:r>
        <w:r w:rsidR="00BC6315">
          <w:rPr>
            <w:noProof/>
            <w:webHidden/>
          </w:rPr>
          <w:t>79</w:t>
        </w:r>
        <w:r>
          <w:rPr>
            <w:noProof/>
            <w:webHidden/>
          </w:rPr>
          <w:fldChar w:fldCharType="end"/>
        </w:r>
      </w:hyperlink>
    </w:p>
    <w:p w:rsidR="00980032" w:rsidRDefault="005A525E" w:rsidP="00980032">
      <w:pPr>
        <w:jc w:val="both"/>
      </w:pPr>
      <w:r>
        <w:rPr>
          <w:rFonts w:ascii="Times New Roman" w:hAnsi="Times New Roman"/>
          <w:b/>
          <w:bCs/>
          <w:caps/>
          <w:szCs w:val="24"/>
        </w:rPr>
        <w:fldChar w:fldCharType="end"/>
      </w:r>
    </w:p>
    <w:p w:rsidR="00980032" w:rsidRPr="00D72F07" w:rsidRDefault="00980032" w:rsidP="00980032">
      <w:pPr>
        <w:pageBreakBefore/>
        <w:jc w:val="center"/>
        <w:rPr>
          <w:b/>
          <w:sz w:val="28"/>
        </w:rPr>
      </w:pPr>
      <w:r w:rsidRPr="00D72F07">
        <w:rPr>
          <w:b/>
          <w:sz w:val="28"/>
        </w:rPr>
        <w:t>Table of Figures</w:t>
      </w:r>
    </w:p>
    <w:p w:rsidR="00980032" w:rsidRDefault="005A525E" w:rsidP="00980032">
      <w:pPr>
        <w:sectPr w:rsidR="00980032" w:rsidSect="00980032">
          <w:headerReference w:type="default" r:id="rId11"/>
          <w:footerReference w:type="default" r:id="rId12"/>
          <w:footerReference w:type="first" r:id="rId13"/>
          <w:pgSz w:w="12240" w:h="15840" w:code="1"/>
          <w:pgMar w:top="1440" w:right="1440" w:bottom="1440" w:left="1440" w:header="720" w:footer="720" w:gutter="0"/>
          <w:pgNumType w:fmt="lowerRoman" w:start="1"/>
          <w:cols w:space="720"/>
          <w:titlePg/>
        </w:sectPr>
      </w:pPr>
      <w:r w:rsidRPr="005A525E">
        <w:rPr>
          <w:rFonts w:ascii="Times New Roman" w:hAnsi="Times New Roman"/>
          <w:b/>
          <w:bCs/>
          <w:caps/>
          <w:szCs w:val="24"/>
        </w:rPr>
        <w:fldChar w:fldCharType="begin"/>
      </w:r>
      <w:r w:rsidR="00980032">
        <w:instrText xml:space="preserve"> TOC \h \z \t "Caption,1" </w:instrText>
      </w:r>
      <w:r w:rsidRPr="005A525E">
        <w:rPr>
          <w:rFonts w:ascii="Times New Roman" w:hAnsi="Times New Roman"/>
          <w:b/>
          <w:bCs/>
          <w:caps/>
          <w:szCs w:val="24"/>
        </w:rPr>
        <w:fldChar w:fldCharType="separate"/>
      </w:r>
      <w:r w:rsidR="00980032">
        <w:rPr>
          <w:rFonts w:ascii="Times New Roman" w:hAnsi="Times New Roman"/>
          <w:caps/>
          <w:noProof/>
          <w:szCs w:val="24"/>
        </w:rPr>
        <w:t>No table of contents entries found.</w:t>
      </w:r>
      <w:r>
        <w:fldChar w:fldCharType="end"/>
      </w:r>
    </w:p>
    <w:p w:rsidR="00980032" w:rsidRDefault="00980032" w:rsidP="00980032">
      <w:pPr>
        <w:pStyle w:val="Heading2"/>
        <w:spacing w:before="360" w:after="240"/>
      </w:pPr>
      <w:bookmarkStart w:id="1" w:name="_Toc484595756"/>
      <w:bookmarkStart w:id="2" w:name="_Toc526902299"/>
      <w:bookmarkStart w:id="3" w:name="_Toc200771427"/>
      <w:bookmarkStart w:id="4" w:name="_Toc364961156"/>
      <w:bookmarkStart w:id="5" w:name="_Toc484595751"/>
      <w:bookmarkEnd w:id="0"/>
      <w:r>
        <w:t>Revision History</w:t>
      </w:r>
      <w:bookmarkEnd w:id="1"/>
      <w:bookmarkEnd w:id="2"/>
      <w:bookmarkEnd w:id="3"/>
      <w:bookmarkEnd w:id="4"/>
    </w:p>
    <w:p w:rsidR="00980032" w:rsidRDefault="00980032" w:rsidP="00980032">
      <w:pPr>
        <w:pStyle w:val="Instructions"/>
      </w:pPr>
      <w:r>
        <w:t>Please increment the revision number each time the document is updated, note the date it is being revised, by whom, and the specific revisions being made.  Use as much detail as appropriate when describing the revisions without duplicating them here.  For updates that come from items in the RSR (review record) note the RSR # for the specific revisions noted.</w:t>
      </w:r>
    </w:p>
    <w:p w:rsidR="00980032" w:rsidRDefault="00980032" w:rsidP="00980032">
      <w:pPr>
        <w:pStyle w:val="Instructions"/>
      </w:pPr>
      <w:r>
        <w:t>It ‘s very important to make sure that requirement numbers are frozen after the first major reviewed version.</w:t>
      </w:r>
    </w:p>
    <w:p w:rsidR="00980032" w:rsidRPr="000C6F18" w:rsidRDefault="00980032" w:rsidP="00980032">
      <w:pPr>
        <w:pStyle w:val="Instructions"/>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1440"/>
        <w:gridCol w:w="1980"/>
        <w:gridCol w:w="4572"/>
      </w:tblGrid>
      <w:tr w:rsidR="00980032" w:rsidRPr="00840339" w:rsidTr="001A4A0A">
        <w:tc>
          <w:tcPr>
            <w:tcW w:w="828" w:type="dxa"/>
            <w:shd w:val="solid" w:color="auto" w:fill="auto"/>
          </w:tcPr>
          <w:p w:rsidR="00980032" w:rsidRDefault="00980032" w:rsidP="001A4A0A">
            <w:pPr>
              <w:jc w:val="center"/>
              <w:rPr>
                <w:b/>
              </w:rPr>
            </w:pPr>
            <w:r>
              <w:rPr>
                <w:b/>
              </w:rPr>
              <w:t>Rev. #</w:t>
            </w:r>
          </w:p>
        </w:tc>
        <w:tc>
          <w:tcPr>
            <w:tcW w:w="1440" w:type="dxa"/>
            <w:shd w:val="solid" w:color="auto" w:fill="auto"/>
          </w:tcPr>
          <w:p w:rsidR="00980032" w:rsidRDefault="00980032" w:rsidP="001A4A0A">
            <w:pPr>
              <w:jc w:val="center"/>
              <w:rPr>
                <w:b/>
              </w:rPr>
            </w:pPr>
            <w:r>
              <w:rPr>
                <w:b/>
              </w:rPr>
              <w:t>Date</w:t>
            </w:r>
          </w:p>
        </w:tc>
        <w:tc>
          <w:tcPr>
            <w:tcW w:w="1980" w:type="dxa"/>
            <w:shd w:val="solid" w:color="auto" w:fill="auto"/>
          </w:tcPr>
          <w:p w:rsidR="00980032" w:rsidRDefault="00980032" w:rsidP="001A4A0A">
            <w:pPr>
              <w:jc w:val="center"/>
              <w:rPr>
                <w:b/>
              </w:rPr>
            </w:pPr>
            <w:r>
              <w:rPr>
                <w:b/>
              </w:rPr>
              <w:t>Revised by</w:t>
            </w:r>
          </w:p>
        </w:tc>
        <w:tc>
          <w:tcPr>
            <w:tcW w:w="4572" w:type="dxa"/>
            <w:shd w:val="solid" w:color="auto" w:fill="auto"/>
          </w:tcPr>
          <w:p w:rsidR="00980032" w:rsidRPr="00630619" w:rsidRDefault="00980032" w:rsidP="001A4A0A">
            <w:pPr>
              <w:jc w:val="center"/>
              <w:rPr>
                <w:rFonts w:ascii="Times New Roman" w:hAnsi="Times New Roman"/>
                <w:sz w:val="24"/>
                <w:szCs w:val="24"/>
              </w:rPr>
            </w:pPr>
            <w:r>
              <w:rPr>
                <w:rFonts w:cs="Arial"/>
                <w:b/>
                <w:color w:val="FFFFFF"/>
              </w:rPr>
              <w:t>Summary of Changes and</w:t>
            </w:r>
            <w:r w:rsidRPr="00630619">
              <w:rPr>
                <w:rFonts w:cs="Arial"/>
                <w:b/>
                <w:color w:val="FFFFFF"/>
              </w:rPr>
              <w:t xml:space="preserve"> Comments</w:t>
            </w:r>
          </w:p>
        </w:tc>
      </w:tr>
      <w:tr w:rsidR="00980032" w:rsidTr="001A4A0A">
        <w:tc>
          <w:tcPr>
            <w:tcW w:w="828" w:type="dxa"/>
          </w:tcPr>
          <w:p w:rsidR="00980032" w:rsidRDefault="00980032" w:rsidP="001A4A0A">
            <w:pPr>
              <w:jc w:val="center"/>
              <w:rPr>
                <w:rFonts w:cs="Arial"/>
              </w:rPr>
            </w:pPr>
          </w:p>
        </w:tc>
        <w:tc>
          <w:tcPr>
            <w:tcW w:w="1440" w:type="dxa"/>
          </w:tcPr>
          <w:p w:rsidR="00980032" w:rsidRDefault="00980032" w:rsidP="001A4A0A">
            <w:pPr>
              <w:rPr>
                <w:sz w:val="18"/>
                <w:szCs w:val="18"/>
              </w:rPr>
            </w:pPr>
          </w:p>
        </w:tc>
        <w:tc>
          <w:tcPr>
            <w:tcW w:w="1980" w:type="dxa"/>
          </w:tcPr>
          <w:p w:rsidR="00980032" w:rsidRDefault="00980032" w:rsidP="001A4A0A"/>
        </w:tc>
        <w:tc>
          <w:tcPr>
            <w:tcW w:w="4572" w:type="dxa"/>
          </w:tcPr>
          <w:p w:rsidR="00980032" w:rsidRDefault="00980032" w:rsidP="001A4A0A"/>
        </w:tc>
      </w:tr>
    </w:tbl>
    <w:p w:rsidR="00980032" w:rsidRDefault="00980032" w:rsidP="00980032">
      <w:pPr>
        <w:pStyle w:val="Heading2"/>
        <w:spacing w:before="360" w:after="240"/>
      </w:pPr>
      <w:bookmarkStart w:id="6" w:name="_Toc136073200"/>
      <w:bookmarkStart w:id="7" w:name="_Toc200771428"/>
      <w:bookmarkStart w:id="8" w:name="_Toc364961157"/>
      <w:bookmarkStart w:id="9" w:name="_Toc40671424"/>
      <w:bookmarkStart w:id="10" w:name="_Toc526902300"/>
      <w:r>
        <w:t>Acronyms and Definitions used in this document</w:t>
      </w:r>
      <w:bookmarkEnd w:id="6"/>
      <w:bookmarkEnd w:id="7"/>
      <w:bookmarkEnd w:id="8"/>
    </w:p>
    <w:p w:rsidR="00980032" w:rsidRDefault="00980032" w:rsidP="00980032">
      <w:pPr>
        <w:pStyle w:val="Heading3"/>
      </w:pPr>
      <w:bookmarkStart w:id="11" w:name="_Toc136073201"/>
      <w:bookmarkStart w:id="12" w:name="_Toc200771429"/>
      <w:bookmarkStart w:id="13" w:name="_Toc364961158"/>
      <w:r>
        <w:t>Acronyms</w:t>
      </w:r>
      <w:bookmarkEnd w:id="9"/>
      <w:bookmarkEnd w:id="11"/>
      <w:bookmarkEnd w:id="12"/>
      <w:bookmarkEnd w:id="13"/>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48"/>
        <w:gridCol w:w="6372"/>
      </w:tblGrid>
      <w:tr w:rsidR="00980032" w:rsidRPr="00840339" w:rsidTr="001A4A0A">
        <w:tc>
          <w:tcPr>
            <w:tcW w:w="2448" w:type="dxa"/>
            <w:shd w:val="solid" w:color="auto" w:fill="auto"/>
          </w:tcPr>
          <w:p w:rsidR="00980032" w:rsidRPr="00840339" w:rsidRDefault="00980032" w:rsidP="001A4A0A">
            <w:pPr>
              <w:keepNext/>
              <w:spacing w:before="120"/>
              <w:jc w:val="both"/>
              <w:rPr>
                <w:b/>
              </w:rPr>
            </w:pPr>
            <w:r w:rsidRPr="00840339">
              <w:rPr>
                <w:b/>
              </w:rPr>
              <w:t>Acronym</w:t>
            </w:r>
          </w:p>
        </w:tc>
        <w:tc>
          <w:tcPr>
            <w:tcW w:w="6372" w:type="dxa"/>
            <w:shd w:val="solid" w:color="auto" w:fill="auto"/>
          </w:tcPr>
          <w:p w:rsidR="00980032" w:rsidRPr="00840339" w:rsidRDefault="00980032" w:rsidP="001A4A0A">
            <w:pPr>
              <w:spacing w:before="120"/>
              <w:jc w:val="both"/>
              <w:rPr>
                <w:b/>
              </w:rPr>
            </w:pPr>
            <w:r w:rsidRPr="00840339">
              <w:rPr>
                <w:b/>
              </w:rPr>
              <w:t>Description</w:t>
            </w:r>
          </w:p>
        </w:tc>
      </w:tr>
      <w:tr w:rsidR="00980032" w:rsidRPr="00C227EC" w:rsidTr="001A4A0A">
        <w:tc>
          <w:tcPr>
            <w:tcW w:w="2448" w:type="dxa"/>
          </w:tcPr>
          <w:p w:rsidR="00980032" w:rsidRPr="00840339" w:rsidRDefault="00980032" w:rsidP="001A4A0A">
            <w:pPr>
              <w:pStyle w:val="CommentText"/>
              <w:spacing w:before="120"/>
              <w:jc w:val="both"/>
              <w:rPr>
                <w:rFonts w:ascii="Arial" w:hAnsi="Arial"/>
              </w:rPr>
            </w:pPr>
          </w:p>
        </w:tc>
        <w:tc>
          <w:tcPr>
            <w:tcW w:w="6372" w:type="dxa"/>
          </w:tcPr>
          <w:p w:rsidR="00980032" w:rsidRPr="00C227EC" w:rsidRDefault="00980032" w:rsidP="001A4A0A">
            <w:pPr>
              <w:spacing w:before="120"/>
              <w:jc w:val="both"/>
            </w:pPr>
          </w:p>
        </w:tc>
      </w:tr>
      <w:tr w:rsidR="00980032" w:rsidRPr="00840339" w:rsidTr="001A4A0A">
        <w:tc>
          <w:tcPr>
            <w:tcW w:w="2448" w:type="dxa"/>
          </w:tcPr>
          <w:p w:rsidR="00980032" w:rsidRPr="00C227EC" w:rsidRDefault="00980032" w:rsidP="001A4A0A">
            <w:pPr>
              <w:spacing w:before="120"/>
              <w:jc w:val="both"/>
            </w:pPr>
          </w:p>
        </w:tc>
        <w:tc>
          <w:tcPr>
            <w:tcW w:w="6372" w:type="dxa"/>
          </w:tcPr>
          <w:p w:rsidR="00980032" w:rsidRPr="00C227EC" w:rsidRDefault="00980032" w:rsidP="001A4A0A">
            <w:pPr>
              <w:spacing w:before="120"/>
              <w:jc w:val="both"/>
            </w:pPr>
          </w:p>
        </w:tc>
      </w:tr>
    </w:tbl>
    <w:p w:rsidR="00980032" w:rsidRDefault="00980032" w:rsidP="00980032">
      <w:pPr>
        <w:pStyle w:val="Heading3"/>
      </w:pPr>
      <w:bookmarkStart w:id="14" w:name="_Toc136073202"/>
      <w:bookmarkStart w:id="15" w:name="_Toc200771430"/>
      <w:bookmarkStart w:id="16" w:name="_Toc364961159"/>
      <w:r>
        <w:t>Definitions</w:t>
      </w:r>
      <w:bookmarkEnd w:id="14"/>
      <w:bookmarkEnd w:id="15"/>
      <w:bookmarkEnd w:id="16"/>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48"/>
        <w:gridCol w:w="6372"/>
      </w:tblGrid>
      <w:tr w:rsidR="00980032" w:rsidRPr="00840339" w:rsidTr="001A4A0A">
        <w:tc>
          <w:tcPr>
            <w:tcW w:w="2448" w:type="dxa"/>
            <w:shd w:val="solid" w:color="auto" w:fill="auto"/>
          </w:tcPr>
          <w:p w:rsidR="00980032" w:rsidRPr="00840339" w:rsidRDefault="00980032" w:rsidP="001A4A0A">
            <w:pPr>
              <w:spacing w:before="120"/>
              <w:jc w:val="both"/>
              <w:rPr>
                <w:b/>
              </w:rPr>
            </w:pPr>
            <w:r w:rsidRPr="00840339">
              <w:rPr>
                <w:b/>
              </w:rPr>
              <w:t>Term</w:t>
            </w:r>
          </w:p>
        </w:tc>
        <w:tc>
          <w:tcPr>
            <w:tcW w:w="6372" w:type="dxa"/>
            <w:shd w:val="solid" w:color="auto" w:fill="auto"/>
          </w:tcPr>
          <w:p w:rsidR="00980032" w:rsidRPr="00840339" w:rsidRDefault="00980032" w:rsidP="001A4A0A">
            <w:pPr>
              <w:spacing w:before="120"/>
              <w:jc w:val="both"/>
              <w:rPr>
                <w:b/>
              </w:rPr>
            </w:pPr>
            <w:r w:rsidRPr="00840339">
              <w:rPr>
                <w:b/>
              </w:rPr>
              <w:t>Definition</w:t>
            </w:r>
          </w:p>
        </w:tc>
      </w:tr>
      <w:tr w:rsidR="00980032" w:rsidRPr="00C227EC" w:rsidTr="001A4A0A">
        <w:tc>
          <w:tcPr>
            <w:tcW w:w="2448" w:type="dxa"/>
          </w:tcPr>
          <w:p w:rsidR="00980032" w:rsidRPr="00C227EC" w:rsidRDefault="00980032" w:rsidP="001A4A0A">
            <w:pPr>
              <w:spacing w:before="120"/>
              <w:jc w:val="both"/>
            </w:pPr>
          </w:p>
        </w:tc>
        <w:tc>
          <w:tcPr>
            <w:tcW w:w="6372" w:type="dxa"/>
          </w:tcPr>
          <w:p w:rsidR="00980032" w:rsidRPr="00C227EC" w:rsidRDefault="00980032" w:rsidP="001A4A0A">
            <w:pPr>
              <w:spacing w:before="120"/>
              <w:jc w:val="both"/>
            </w:pPr>
          </w:p>
        </w:tc>
      </w:tr>
      <w:tr w:rsidR="00980032" w:rsidRPr="00C227EC" w:rsidTr="001A4A0A">
        <w:tc>
          <w:tcPr>
            <w:tcW w:w="2448" w:type="dxa"/>
          </w:tcPr>
          <w:p w:rsidR="00980032" w:rsidRPr="00C227EC" w:rsidRDefault="00980032" w:rsidP="001A4A0A">
            <w:pPr>
              <w:spacing w:before="120"/>
              <w:jc w:val="both"/>
            </w:pPr>
          </w:p>
        </w:tc>
        <w:tc>
          <w:tcPr>
            <w:tcW w:w="6372" w:type="dxa"/>
          </w:tcPr>
          <w:p w:rsidR="00980032" w:rsidRPr="00840339" w:rsidRDefault="00980032" w:rsidP="001A4A0A">
            <w:pPr>
              <w:pStyle w:val="CommentText"/>
              <w:spacing w:before="120"/>
              <w:jc w:val="both"/>
              <w:rPr>
                <w:rFonts w:ascii="Arial" w:hAnsi="Arial"/>
              </w:rPr>
            </w:pPr>
          </w:p>
        </w:tc>
      </w:tr>
    </w:tbl>
    <w:p w:rsidR="00980032" w:rsidRPr="00E61BB5" w:rsidRDefault="00980032" w:rsidP="00980032">
      <w:pPr>
        <w:pStyle w:val="BodyText"/>
      </w:pPr>
    </w:p>
    <w:p w:rsidR="00980032" w:rsidRDefault="00980032" w:rsidP="00980032">
      <w:pPr>
        <w:pStyle w:val="Heading2"/>
      </w:pPr>
      <w:bookmarkStart w:id="17" w:name="_Toc200771431"/>
      <w:bookmarkStart w:id="18" w:name="_Toc364961160"/>
      <w:r>
        <w:t>Issues</w:t>
      </w:r>
      <w:bookmarkEnd w:id="17"/>
      <w:bookmarkEnd w:id="18"/>
    </w:p>
    <w:p w:rsidR="00980032" w:rsidRPr="000C6F18" w:rsidRDefault="00980032" w:rsidP="00980032">
      <w:pPr>
        <w:pStyle w:val="Instructions"/>
      </w:pPr>
      <w:r>
        <w:t>This section is the table of contents for issues that exist within the document  Remember to update as these tables as issues are created or closed.  Note that issues are created using the “Issue” and “Issue Body” styles and are resolved by changing the styles to “Issue Resolved” and “Issue Resolve – Body”.</w:t>
      </w:r>
    </w:p>
    <w:p w:rsidR="00980032" w:rsidRDefault="00980032" w:rsidP="00980032">
      <w:pPr>
        <w:pStyle w:val="Heading3"/>
      </w:pPr>
      <w:bookmarkStart w:id="19" w:name="_Toc200771432"/>
      <w:bookmarkStart w:id="20" w:name="_Toc364961161"/>
      <w:r>
        <w:t>Open Issues</w:t>
      </w:r>
      <w:bookmarkEnd w:id="19"/>
      <w:bookmarkEnd w:id="20"/>
    </w:p>
    <w:p w:rsidR="00980032" w:rsidRDefault="005A525E" w:rsidP="00980032">
      <w:r w:rsidRPr="005A525E">
        <w:rPr>
          <w:b/>
          <w:bCs/>
          <w:caps/>
        </w:rPr>
        <w:fldChar w:fldCharType="begin"/>
      </w:r>
      <w:r w:rsidR="00980032">
        <w:rPr>
          <w:b/>
          <w:bCs/>
          <w:caps/>
        </w:rPr>
        <w:instrText xml:space="preserve"> TOC \h \z \t "ISSUE,1" </w:instrText>
      </w:r>
      <w:r w:rsidRPr="005A525E">
        <w:rPr>
          <w:b/>
          <w:bCs/>
          <w:caps/>
        </w:rPr>
        <w:fldChar w:fldCharType="separate"/>
      </w:r>
      <w:r w:rsidR="00980032">
        <w:rPr>
          <w:caps/>
          <w:noProof/>
        </w:rPr>
        <w:t>No table of contents entries found.</w:t>
      </w:r>
      <w:r>
        <w:rPr>
          <w:rFonts w:ascii="Times New Roman" w:hAnsi="Times New Roman"/>
          <w:b/>
          <w:bCs/>
          <w:caps/>
          <w:szCs w:val="24"/>
        </w:rPr>
        <w:fldChar w:fldCharType="end"/>
      </w:r>
    </w:p>
    <w:p w:rsidR="00980032" w:rsidRDefault="00980032" w:rsidP="00980032">
      <w:pPr>
        <w:pStyle w:val="Heading3"/>
      </w:pPr>
      <w:bookmarkStart w:id="21" w:name="_Toc200771433"/>
      <w:bookmarkStart w:id="22" w:name="_Toc364961162"/>
      <w:r>
        <w:t>Resolved Issues</w:t>
      </w:r>
      <w:bookmarkEnd w:id="21"/>
      <w:bookmarkEnd w:id="22"/>
    </w:p>
    <w:p w:rsidR="00980032" w:rsidRDefault="005A525E" w:rsidP="00980032">
      <w:r w:rsidRPr="005A525E">
        <w:rPr>
          <w:b/>
          <w:bCs/>
          <w:caps/>
        </w:rPr>
        <w:fldChar w:fldCharType="begin"/>
      </w:r>
      <w:r w:rsidR="00980032">
        <w:rPr>
          <w:b/>
          <w:bCs/>
          <w:caps/>
        </w:rPr>
        <w:instrText xml:space="preserve"> TOC \h \z \t "ISSUE - RESOLVED,1" </w:instrText>
      </w:r>
      <w:r w:rsidRPr="005A525E">
        <w:rPr>
          <w:b/>
          <w:bCs/>
          <w:caps/>
        </w:rPr>
        <w:fldChar w:fldCharType="separate"/>
      </w:r>
      <w:r w:rsidR="00980032">
        <w:rPr>
          <w:caps/>
          <w:noProof/>
        </w:rPr>
        <w:t>No table of contents entries found.</w:t>
      </w:r>
      <w:r>
        <w:rPr>
          <w:rFonts w:ascii="Times New Roman" w:hAnsi="Times New Roman"/>
          <w:b/>
          <w:bCs/>
          <w:caps/>
          <w:szCs w:val="24"/>
        </w:rPr>
        <w:fldChar w:fldCharType="end"/>
      </w:r>
    </w:p>
    <w:p w:rsidR="00980032" w:rsidRDefault="00980032" w:rsidP="00980032">
      <w:pPr>
        <w:pStyle w:val="Heading3"/>
      </w:pPr>
      <w:bookmarkStart w:id="23" w:name="_Toc200771434"/>
      <w:bookmarkStart w:id="24" w:name="_Toc364961163"/>
      <w:r>
        <w:t>Deferred Issues</w:t>
      </w:r>
      <w:bookmarkEnd w:id="23"/>
      <w:bookmarkEnd w:id="24"/>
    </w:p>
    <w:p w:rsidR="00980032" w:rsidRDefault="005A525E" w:rsidP="00980032">
      <w:r>
        <w:rPr>
          <w:b/>
          <w:bCs/>
          <w:caps/>
        </w:rPr>
        <w:fldChar w:fldCharType="begin"/>
      </w:r>
      <w:r w:rsidR="00980032">
        <w:rPr>
          <w:b/>
          <w:bCs/>
          <w:caps/>
        </w:rPr>
        <w:instrText xml:space="preserve"> TOC \h \z \t "ISSUE - DEFERRED,1" </w:instrText>
      </w:r>
      <w:r>
        <w:rPr>
          <w:b/>
          <w:bCs/>
          <w:caps/>
        </w:rPr>
        <w:fldChar w:fldCharType="separate"/>
      </w:r>
      <w:r w:rsidR="00980032">
        <w:rPr>
          <w:caps/>
          <w:noProof/>
        </w:rPr>
        <w:t>No table of contents entries found.</w:t>
      </w:r>
      <w:r>
        <w:rPr>
          <w:b/>
          <w:bCs/>
          <w:caps/>
        </w:rPr>
        <w:fldChar w:fldCharType="end"/>
      </w:r>
    </w:p>
    <w:p w:rsidR="00980032" w:rsidRPr="00C227EC" w:rsidRDefault="00980032" w:rsidP="00980032">
      <w:pPr>
        <w:pStyle w:val="BodyText"/>
      </w:pPr>
    </w:p>
    <w:p w:rsidR="00980032" w:rsidRPr="00BD5542" w:rsidRDefault="00980032" w:rsidP="00980032">
      <w:pPr>
        <w:pStyle w:val="Heading1"/>
      </w:pPr>
      <w:bookmarkStart w:id="25" w:name="_Toc200771435"/>
      <w:bookmarkStart w:id="26" w:name="_Toc364961164"/>
      <w:bookmarkEnd w:id="5"/>
      <w:bookmarkEnd w:id="10"/>
      <w:r w:rsidRPr="00BD5542">
        <w:t>Feature Description</w:t>
      </w:r>
      <w:bookmarkEnd w:id="25"/>
      <w:bookmarkEnd w:id="26"/>
    </w:p>
    <w:p w:rsidR="00980032" w:rsidRDefault="00980032" w:rsidP="00980032">
      <w:pPr>
        <w:pStyle w:val="Instructions"/>
      </w:pPr>
      <w:r>
        <w:t>This FRS defines software requirements for one or more Capabilities defined for a Feature.  Section 2 is written at the Feature level.  Section 2.1 contains a high level description of the feature.  Section 2.2 briefly describes the Feature Capabilities, and any refinement of those Capabilities with respect to the Source (FCD, PWR.SysRS, etc)  In other words, if the FRS breaks a Feature down in a manner that is different from how the Feature is broken down in the FCD; such that FRS Capabilities don’t exactly correspond to FCD Capabilities that should be discussed in 2.2.  Section 2.3</w:t>
      </w:r>
      <w:r w:rsidRPr="004D0983">
        <w:t xml:space="preserve"> </w:t>
      </w:r>
      <w:r>
        <w:t>lists Feature-level assumptions.  Section 2.4 provides an end-to-end functional description of the Feature, identifying the Functional Components involved in providing the Feature, and discussing their interaction in the context of the Feature.</w:t>
      </w:r>
    </w:p>
    <w:p w:rsidR="00980032" w:rsidRDefault="00980032" w:rsidP="00980032">
      <w:pPr>
        <w:pStyle w:val="Instructions"/>
      </w:pPr>
      <w:r>
        <w:t>The overriding guidance for Section 2 is to not provide so much detail that Section 3 becomes a repeat of the same material as well as a maintenance nightmare when things change over time.</w:t>
      </w:r>
    </w:p>
    <w:p w:rsidR="00980032" w:rsidRDefault="00980032" w:rsidP="00980032">
      <w:pPr>
        <w:pStyle w:val="Heading2"/>
      </w:pPr>
      <w:bookmarkStart w:id="27" w:name="_Toc200771436"/>
      <w:bookmarkStart w:id="28" w:name="_Toc364961165"/>
      <w:r>
        <w:t>Feature Overview</w:t>
      </w:r>
      <w:bookmarkEnd w:id="27"/>
      <w:bookmarkEnd w:id="28"/>
    </w:p>
    <w:p w:rsidR="00980032" w:rsidRDefault="00980032" w:rsidP="00980032">
      <w:pPr>
        <w:pStyle w:val="BodyText"/>
      </w:pPr>
    </w:p>
    <w:p w:rsidR="00980032" w:rsidRDefault="00980032" w:rsidP="00980032">
      <w:pPr>
        <w:pStyle w:val="Heading2"/>
      </w:pPr>
      <w:bookmarkStart w:id="29" w:name="_Toc201537536"/>
      <w:bookmarkStart w:id="30" w:name="_Toc364961166"/>
      <w:r>
        <w:t>Main Entities Overview</w:t>
      </w:r>
      <w:bookmarkEnd w:id="29"/>
      <w:bookmarkEnd w:id="30"/>
    </w:p>
    <w:p w:rsidR="00980032" w:rsidRDefault="00980032" w:rsidP="00980032">
      <w:pPr>
        <w:pStyle w:val="Instructions"/>
      </w:pPr>
      <w:r>
        <w:t>Provide an overview of the main data model entities affected by the feature.</w:t>
      </w:r>
    </w:p>
    <w:p w:rsidR="00980032" w:rsidRDefault="00980032" w:rsidP="00980032">
      <w:pPr>
        <w:pStyle w:val="BodyText"/>
      </w:pPr>
    </w:p>
    <w:p w:rsidR="00980032" w:rsidRDefault="00980032" w:rsidP="00980032">
      <w:pPr>
        <w:pStyle w:val="BodyText"/>
      </w:pPr>
      <w:r>
        <w:t>Not described.</w:t>
      </w:r>
    </w:p>
    <w:p w:rsidR="00980032" w:rsidRPr="00E36291" w:rsidRDefault="00980032" w:rsidP="00980032">
      <w:pPr>
        <w:pStyle w:val="BodyText"/>
      </w:pPr>
    </w:p>
    <w:p w:rsidR="00980032" w:rsidRPr="006958D2" w:rsidRDefault="00980032" w:rsidP="00980032">
      <w:pPr>
        <w:pStyle w:val="Heading2"/>
      </w:pPr>
      <w:bookmarkStart w:id="31" w:name="_Toc200771438"/>
      <w:bookmarkStart w:id="32" w:name="_Toc364961167"/>
      <w:bookmarkStart w:id="33" w:name="_Toc200771437"/>
      <w:r>
        <w:t>FRS Capabilities</w:t>
      </w:r>
      <w:bookmarkEnd w:id="31"/>
      <w:r>
        <w:t xml:space="preserve"> Overview</w:t>
      </w:r>
      <w:bookmarkEnd w:id="32"/>
    </w:p>
    <w:bookmarkEnd w:id="33"/>
    <w:p w:rsidR="00980032" w:rsidRDefault="00980032" w:rsidP="00980032">
      <w:pPr>
        <w:pStyle w:val="ListContinue2"/>
        <w:ind w:left="0"/>
      </w:pPr>
    </w:p>
    <w:p w:rsidR="00980032" w:rsidRDefault="00980032" w:rsidP="00980032">
      <w:pPr>
        <w:pStyle w:val="BodyText"/>
      </w:pPr>
      <w:r>
        <w:br w:type="page"/>
      </w:r>
    </w:p>
    <w:p w:rsidR="00980032" w:rsidRDefault="00980032" w:rsidP="00980032">
      <w:pPr>
        <w:pStyle w:val="Heading2"/>
      </w:pPr>
      <w:bookmarkStart w:id="34" w:name="_Toc200771440"/>
      <w:bookmarkStart w:id="35" w:name="_Toc364961168"/>
      <w:r>
        <w:t>Assumptions</w:t>
      </w:r>
      <w:bookmarkEnd w:id="34"/>
      <w:bookmarkEnd w:id="35"/>
    </w:p>
    <w:p w:rsidR="00980032" w:rsidRDefault="00980032" w:rsidP="00980032">
      <w:pPr>
        <w:numPr>
          <w:ilvl w:val="0"/>
          <w:numId w:val="10"/>
        </w:numPr>
      </w:pPr>
      <w:r>
        <w:t>Sample</w:t>
      </w:r>
    </w:p>
    <w:p w:rsidR="00980032" w:rsidRDefault="00980032" w:rsidP="00980032">
      <w:pPr>
        <w:ind w:left="720"/>
      </w:pPr>
    </w:p>
    <w:p w:rsidR="00980032" w:rsidRPr="005D727B" w:rsidRDefault="00980032" w:rsidP="00980032">
      <w:pPr>
        <w:ind w:left="720"/>
      </w:pPr>
    </w:p>
    <w:p w:rsidR="00980032" w:rsidRDefault="00980032" w:rsidP="00980032">
      <w:pPr>
        <w:pStyle w:val="Heading1"/>
      </w:pPr>
      <w:bookmarkStart w:id="36" w:name="_Toc137605266"/>
      <w:bookmarkStart w:id="37" w:name="_Toc200771444"/>
      <w:bookmarkStart w:id="38" w:name="_Toc364961169"/>
      <w:bookmarkEnd w:id="36"/>
      <w:r>
        <w:t>Requirements – Functional</w:t>
      </w:r>
      <w:bookmarkEnd w:id="37"/>
      <w:bookmarkEnd w:id="38"/>
    </w:p>
    <w:p w:rsidR="00980032" w:rsidRDefault="00980032" w:rsidP="00980032">
      <w:pPr>
        <w:pStyle w:val="Instructions"/>
      </w:pPr>
      <w:r>
        <w:t xml:space="preserve">The requirements in this section should begin with any general requirements that are common across all the capabilities.  Create sub-section headings if necessary to improve readability.  Potential types of general requirements (or sub-section headings) include usability for GUI applications, data needs, security needs, business logic requirements, etc.  Following the general requirements, create as many capability sub-sections as needed to group the functional requirements by specific capabilities that were introduced in section 2.  Within each capability) identify any requirements for the potentially impacted functional area, and how these areas must interact with each other to provide the capability.  It may be necessary to receive input from the appropriate functional area experts to ensure thorough coverage of the requirements for that module.  For more information, please refer to the </w:t>
      </w:r>
      <w:hyperlink r:id="rId14" w:history="1">
        <w:r w:rsidRPr="00D5567D">
          <w:rPr>
            <w:rStyle w:val="Hyperlink"/>
            <w:color w:val="3366FF"/>
          </w:rPr>
          <w:t>Functional Matrix Listing</w:t>
        </w:r>
      </w:hyperlink>
      <w:r>
        <w:t>.  For the major areas on the left most column a BA is required to make a conscious decision whether the feature impacts the functional area or not, and must also consult the SysRs.</w:t>
      </w:r>
    </w:p>
    <w:p w:rsidR="00980032" w:rsidRDefault="00980032" w:rsidP="00980032">
      <w:pPr>
        <w:pStyle w:val="Instructions"/>
      </w:pPr>
      <w:r>
        <w:t xml:space="preserve">To number the requirements ensure that the requirement identifier starts with the feature initials and a unique identifying number following the standard numbering format described in Section </w:t>
      </w:r>
      <w:r w:rsidR="005A525E">
        <w:fldChar w:fldCharType="begin"/>
      </w:r>
      <w:r>
        <w:instrText xml:space="preserve"> REF _Ref206404684 \r \h </w:instrText>
      </w:r>
      <w:r w:rsidR="005A525E">
        <w:fldChar w:fldCharType="separate"/>
      </w:r>
      <w:r>
        <w:t>2.7</w:t>
      </w:r>
      <w:r w:rsidR="005A525E">
        <w:fldChar w:fldCharType="end"/>
      </w:r>
    </w:p>
    <w:p w:rsidR="00980032" w:rsidRDefault="00980032" w:rsidP="00980032">
      <w:pPr>
        <w:pStyle w:val="BodyText"/>
      </w:pPr>
    </w:p>
    <w:p w:rsidR="00980032" w:rsidRDefault="00980032" w:rsidP="00980032">
      <w:pPr>
        <w:pStyle w:val="Capability"/>
      </w:pPr>
      <w:bookmarkStart w:id="39" w:name="_Toc338768185"/>
      <w:bookmarkStart w:id="40" w:name="_Toc364961170"/>
      <w:r>
        <w:t>General Requirements</w:t>
      </w:r>
      <w:bookmarkEnd w:id="39"/>
      <w:bookmarkEnd w:id="40"/>
    </w:p>
    <w:p w:rsidR="00980032" w:rsidRDefault="00980032" w:rsidP="00980032">
      <w:pPr>
        <w:pStyle w:val="Requirements"/>
      </w:pPr>
      <w:bookmarkStart w:id="41" w:name="_Toc338768186"/>
      <w:r>
        <w:t>PEM-3.1.10 – Sample</w:t>
      </w:r>
      <w:bookmarkEnd w:id="41"/>
    </w:p>
    <w:p w:rsidR="00980032" w:rsidRDefault="00980032" w:rsidP="00980032">
      <w:pPr>
        <w:pStyle w:val="Requirements"/>
      </w:pPr>
      <w:bookmarkStart w:id="42" w:name="_Toc526902322"/>
    </w:p>
    <w:p w:rsidR="00980032" w:rsidRDefault="00980032" w:rsidP="00980032">
      <w:pPr>
        <w:pStyle w:val="Capability"/>
      </w:pPr>
      <w:bookmarkStart w:id="43" w:name="_Toc338768187"/>
      <w:bookmarkStart w:id="44" w:name="_Toc364961171"/>
      <w:r>
        <w:t xml:space="preserve">Capability </w:t>
      </w:r>
      <w:r w:rsidR="005A525E">
        <w:fldChar w:fldCharType="begin"/>
      </w:r>
      <w:r>
        <w:instrText xml:space="preserve"> LISTNUM "business req" \* MERGEFORMAT </w:instrText>
      </w:r>
      <w:r w:rsidR="005A525E">
        <w:fldChar w:fldCharType="separate"/>
      </w:r>
      <w:r>
        <w:rPr>
          <w:noProof/>
        </w:rPr>
        <w:t>1</w:t>
      </w:r>
      <w:r w:rsidR="005A525E">
        <w:fldChar w:fldCharType="end">
          <w:numberingChange w:id="45" w:author="Raphaël Guého" w:date="2012-03-15T15:38:00Z" w:original="1."/>
        </w:fldChar>
      </w:r>
      <w:r>
        <w:t xml:space="preserve"> Person Creation</w:t>
      </w:r>
      <w:bookmarkEnd w:id="43"/>
      <w:bookmarkEnd w:id="44"/>
    </w:p>
    <w:p w:rsidR="00980032" w:rsidRDefault="00980032" w:rsidP="00980032">
      <w:pPr>
        <w:pStyle w:val="Heading3"/>
      </w:pPr>
      <w:bookmarkStart w:id="46" w:name="_Toc265574594"/>
      <w:bookmarkStart w:id="47" w:name="_Toc364961172"/>
      <w:r>
        <w:t>Capability Description</w:t>
      </w:r>
      <w:bookmarkEnd w:id="46"/>
      <w:bookmarkEnd w:id="47"/>
    </w:p>
    <w:p w:rsidR="00980032" w:rsidRDefault="00980032" w:rsidP="00980032">
      <w:pPr>
        <w:pStyle w:val="BodyText"/>
      </w:pPr>
      <w:r>
        <w:t>.</w:t>
      </w:r>
    </w:p>
    <w:p w:rsidR="00980032" w:rsidRDefault="00980032" w:rsidP="00980032">
      <w:pPr>
        <w:pStyle w:val="Heading3"/>
      </w:pPr>
      <w:bookmarkStart w:id="48" w:name="_Toc265574595"/>
      <w:bookmarkStart w:id="49" w:name="_Toc364961173"/>
      <w:r>
        <w:t>Capability Assumptions/Dependencies</w:t>
      </w:r>
      <w:bookmarkEnd w:id="48"/>
      <w:bookmarkEnd w:id="49"/>
    </w:p>
    <w:p w:rsidR="00980032" w:rsidRDefault="00980032" w:rsidP="00980032">
      <w:pPr>
        <w:pStyle w:val="BodyText"/>
      </w:pPr>
    </w:p>
    <w:p w:rsidR="00980032" w:rsidRDefault="00980032" w:rsidP="00980032">
      <w:pPr>
        <w:pStyle w:val="Heading3"/>
      </w:pPr>
      <w:bookmarkStart w:id="50" w:name="_Toc265574596"/>
      <w:bookmarkStart w:id="51" w:name="_Toc364961174"/>
      <w:r>
        <w:t>Capability Use Cases</w:t>
      </w:r>
      <w:bookmarkEnd w:id="50"/>
      <w:bookmarkEnd w:id="51"/>
    </w:p>
    <w:p w:rsidR="00980032" w:rsidRDefault="00980032" w:rsidP="00980032">
      <w:pPr>
        <w:pStyle w:val="Heading4"/>
        <w:numPr>
          <w:ilvl w:val="3"/>
          <w:numId w:val="16"/>
        </w:numPr>
      </w:pPr>
      <w:bookmarkStart w:id="52" w:name="_Toc364961175"/>
      <w:r>
        <w:t>NPA0010 - Add persona (New)</w:t>
      </w:r>
      <w:bookmarkEnd w:id="52"/>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980032" w:rsidTr="001A4A0A">
        <w:trPr>
          <w:trHeight w:val="360"/>
        </w:trPr>
        <w:tc>
          <w:tcPr>
            <w:tcW w:w="5580" w:type="dxa"/>
            <w:gridSpan w:val="2"/>
            <w:shd w:val="clear" w:color="auto" w:fill="E6E6E6"/>
          </w:tcPr>
          <w:p w:rsidR="00980032" w:rsidRDefault="00980032" w:rsidP="001A4A0A">
            <w:pPr>
              <w:pStyle w:val="TableHeading"/>
            </w:pPr>
            <w:r>
              <w:t>Add persona</w:t>
            </w:r>
          </w:p>
        </w:tc>
        <w:tc>
          <w:tcPr>
            <w:tcW w:w="990" w:type="dxa"/>
            <w:shd w:val="clear" w:color="auto" w:fill="E6E6E6"/>
          </w:tcPr>
          <w:p w:rsidR="00980032" w:rsidRDefault="00980032" w:rsidP="001A4A0A">
            <w:pPr>
              <w:pStyle w:val="TableHeading"/>
            </w:pPr>
            <w:r>
              <w:t>EXT</w:t>
            </w:r>
          </w:p>
        </w:tc>
        <w:tc>
          <w:tcPr>
            <w:tcW w:w="2748" w:type="dxa"/>
            <w:shd w:val="clear" w:color="auto" w:fill="E6E6E6"/>
          </w:tcPr>
          <w:p w:rsidR="00980032" w:rsidRDefault="00980032" w:rsidP="001A4A0A">
            <w:pPr>
              <w:pStyle w:val="TableHeading"/>
            </w:pPr>
            <w:r>
              <w:t xml:space="preserve">NPA0010 </w:t>
            </w:r>
          </w:p>
        </w:tc>
      </w:tr>
      <w:tr w:rsidR="00980032" w:rsidTr="001A4A0A">
        <w:tc>
          <w:tcPr>
            <w:tcW w:w="2230" w:type="dxa"/>
          </w:tcPr>
          <w:p w:rsidR="00980032" w:rsidRDefault="00980032" w:rsidP="001A4A0A">
            <w:r>
              <w:t>Primary actors</w:t>
            </w:r>
          </w:p>
        </w:tc>
        <w:tc>
          <w:tcPr>
            <w:tcW w:w="7088"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30" w:type="dxa"/>
          </w:tcPr>
          <w:p w:rsidR="00980032" w:rsidRDefault="00980032" w:rsidP="001A4A0A">
            <w:r>
              <w:t>Summary Goal</w:t>
            </w:r>
          </w:p>
        </w:tc>
        <w:tc>
          <w:tcPr>
            <w:tcW w:w="7088" w:type="dxa"/>
            <w:gridSpan w:val="3"/>
          </w:tcPr>
          <w:p w:rsidR="00980032" w:rsidRPr="006D15FA" w:rsidRDefault="00980032" w:rsidP="001A4A0A">
            <w:pPr>
              <w:pStyle w:val="BodyText"/>
            </w:pPr>
            <w:r>
              <w:t>This use case allows creating a new persona in C-one system (i.e. backend). Either by also creating a new person either by searching an existing person.</w:t>
            </w:r>
          </w:p>
        </w:tc>
      </w:tr>
      <w:tr w:rsidR="00980032" w:rsidRPr="008F2898" w:rsidTr="001A4A0A">
        <w:trPr>
          <w:trHeight w:val="176"/>
        </w:trPr>
        <w:tc>
          <w:tcPr>
            <w:tcW w:w="2230" w:type="dxa"/>
          </w:tcPr>
          <w:p w:rsidR="00980032" w:rsidRDefault="00980032" w:rsidP="001A4A0A">
            <w:r>
              <w:t>Pre-conditions</w:t>
            </w:r>
          </w:p>
        </w:tc>
        <w:tc>
          <w:tcPr>
            <w:tcW w:w="7088" w:type="dxa"/>
            <w:gridSpan w:val="3"/>
          </w:tcPr>
          <w:p w:rsidR="00980032" w:rsidRPr="006D15FA" w:rsidRDefault="00980032" w:rsidP="001A4A0A">
            <w:pPr>
              <w:pStyle w:val="BodyText"/>
            </w:pPr>
            <w:r>
              <w:t>Persona does not already exist</w:t>
            </w:r>
          </w:p>
        </w:tc>
      </w:tr>
      <w:tr w:rsidR="00980032" w:rsidRPr="009031EA" w:rsidTr="001A4A0A">
        <w:trPr>
          <w:trHeight w:val="176"/>
        </w:trPr>
        <w:tc>
          <w:tcPr>
            <w:tcW w:w="2230" w:type="dxa"/>
          </w:tcPr>
          <w:p w:rsidR="00980032" w:rsidRPr="002153B0" w:rsidRDefault="00980032" w:rsidP="001A4A0A">
            <w:r>
              <w:t>Trigger</w:t>
            </w:r>
          </w:p>
        </w:tc>
        <w:tc>
          <w:tcPr>
            <w:tcW w:w="7088" w:type="dxa"/>
            <w:gridSpan w:val="3"/>
          </w:tcPr>
          <w:p w:rsidR="001E6581" w:rsidRDefault="001E6581" w:rsidP="001A4A0A">
            <w:pPr>
              <w:pStyle w:val="BodyText"/>
              <w:rPr>
                <w:ins w:id="53" w:author="Comverse" w:date="2013-06-05T15:56:00Z"/>
              </w:rPr>
            </w:pPr>
            <w:ins w:id="54" w:author="Comverse" w:date="2013-06-05T15:56:00Z">
              <w:r>
                <w:t>Either</w:t>
              </w:r>
            </w:ins>
          </w:p>
          <w:p w:rsidR="00980032" w:rsidRDefault="00980032" w:rsidP="005E61D6">
            <w:pPr>
              <w:pStyle w:val="BodyText"/>
              <w:numPr>
                <w:ilvl w:val="0"/>
                <w:numId w:val="224"/>
              </w:numPr>
              <w:rPr>
                <w:ins w:id="55" w:author="Comverse" w:date="2013-06-05T15:57:00Z"/>
              </w:rPr>
            </w:pPr>
            <w:r>
              <w:t>User chooses to add a new persona for an existing account/ subscriber</w:t>
            </w:r>
          </w:p>
          <w:p w:rsidR="001E6581" w:rsidRDefault="001E6581" w:rsidP="005E61D6">
            <w:pPr>
              <w:pStyle w:val="BodyText"/>
              <w:numPr>
                <w:ilvl w:val="0"/>
                <w:numId w:val="224"/>
              </w:numPr>
              <w:rPr>
                <w:ins w:id="56" w:author="Comverse" w:date="2013-06-14T15:35:00Z"/>
              </w:rPr>
            </w:pPr>
            <w:ins w:id="57" w:author="Comverse" w:date="2013-06-05T15:57:00Z">
              <w:r>
                <w:t xml:space="preserve">User chooses to add a new persona </w:t>
              </w:r>
            </w:ins>
            <w:ins w:id="58" w:author="Comverse" w:date="2013-06-05T15:58:00Z">
              <w:r>
                <w:t>during acquisition (basket</w:t>
              </w:r>
            </w:ins>
            <w:ins w:id="59" w:author="Comverse" w:date="2013-06-05T15:57:00Z">
              <w:r>
                <w:t>)</w:t>
              </w:r>
            </w:ins>
          </w:p>
          <w:p w:rsidR="00E17C22" w:rsidDel="00E17C22" w:rsidRDefault="00E17C22" w:rsidP="00E17C22">
            <w:pPr>
              <w:pStyle w:val="BodyText"/>
              <w:numPr>
                <w:ilvl w:val="0"/>
                <w:numId w:val="224"/>
              </w:numPr>
              <w:rPr>
                <w:del w:id="60" w:author="Comverse" w:date="2013-06-14T15:35:00Z"/>
              </w:rPr>
            </w:pPr>
            <w:ins w:id="61" w:author="Comverse" w:date="2013-06-14T15:35:00Z">
              <w:r>
                <w:t>NCA0010 – New customer</w:t>
              </w:r>
            </w:ins>
          </w:p>
          <w:p w:rsidR="00000000" w:rsidRDefault="00E17C22">
            <w:pPr>
              <w:pStyle w:val="BodyText"/>
              <w:numPr>
                <w:ilvl w:val="0"/>
                <w:numId w:val="224"/>
              </w:numPr>
              <w:pPrChange w:id="62" w:author="Comverse" w:date="2013-06-14T15:35:00Z">
                <w:pPr>
                  <w:pStyle w:val="BodyText"/>
                </w:pPr>
              </w:pPrChange>
            </w:pPr>
            <w:r w:rsidDel="001E6581">
              <w:t xml:space="preserve"> </w:t>
            </w:r>
            <w:del w:id="63" w:author="Comverse" w:date="2013-06-05T15:58:00Z">
              <w:r w:rsidR="00980032" w:rsidDel="001E6581">
                <w:delText>‘NCA’,’NSA’ use cases</w:delText>
              </w:r>
            </w:del>
          </w:p>
        </w:tc>
      </w:tr>
      <w:tr w:rsidR="00980032" w:rsidRPr="006D15FA" w:rsidTr="001A4A0A">
        <w:trPr>
          <w:trHeight w:val="176"/>
        </w:trPr>
        <w:tc>
          <w:tcPr>
            <w:tcW w:w="2230" w:type="dxa"/>
          </w:tcPr>
          <w:p w:rsidR="00980032" w:rsidRDefault="00980032" w:rsidP="001A4A0A">
            <w:r>
              <w:t>Minimum guarantees</w:t>
            </w:r>
          </w:p>
        </w:tc>
        <w:tc>
          <w:tcPr>
            <w:tcW w:w="7088" w:type="dxa"/>
            <w:gridSpan w:val="3"/>
          </w:tcPr>
          <w:p w:rsidR="00980032" w:rsidRPr="006D15FA" w:rsidRDefault="00980032" w:rsidP="001A4A0A">
            <w:pPr>
              <w:pStyle w:val="BodyText"/>
            </w:pPr>
            <w:r>
              <w:t>Person is not created if already exist.</w:t>
            </w:r>
          </w:p>
        </w:tc>
      </w:tr>
      <w:tr w:rsidR="00980032" w:rsidRPr="008F2898" w:rsidTr="001A4A0A">
        <w:trPr>
          <w:trHeight w:val="176"/>
        </w:trPr>
        <w:tc>
          <w:tcPr>
            <w:tcW w:w="2230" w:type="dxa"/>
          </w:tcPr>
          <w:p w:rsidR="00980032" w:rsidRDefault="00980032" w:rsidP="001A4A0A">
            <w:r>
              <w:t>Success guarantees:</w:t>
            </w:r>
          </w:p>
        </w:tc>
        <w:tc>
          <w:tcPr>
            <w:tcW w:w="7088" w:type="dxa"/>
            <w:gridSpan w:val="3"/>
          </w:tcPr>
          <w:p w:rsidR="00980032" w:rsidRPr="006D15FA" w:rsidRDefault="00980032" w:rsidP="001A4A0A">
            <w:pPr>
              <w:pStyle w:val="BodyText"/>
            </w:pPr>
            <w:r>
              <w:t>The application has created the new persona and linked it to the correct entity</w:t>
            </w:r>
          </w:p>
        </w:tc>
      </w:tr>
      <w:tr w:rsidR="00980032" w:rsidRPr="009031EA" w:rsidTr="001A4A0A">
        <w:trPr>
          <w:trHeight w:val="176"/>
        </w:trPr>
        <w:tc>
          <w:tcPr>
            <w:tcW w:w="2230" w:type="dxa"/>
          </w:tcPr>
          <w:p w:rsidR="00980032" w:rsidRPr="002153B0" w:rsidRDefault="00980032" w:rsidP="001A4A0A">
            <w:r w:rsidRPr="002153B0">
              <w:t>Normal Flow:</w:t>
            </w:r>
          </w:p>
        </w:tc>
        <w:tc>
          <w:tcPr>
            <w:tcW w:w="7088" w:type="dxa"/>
            <w:gridSpan w:val="3"/>
          </w:tcPr>
          <w:p w:rsidR="00980032" w:rsidRDefault="00980032" w:rsidP="00970393">
            <w:pPr>
              <w:pStyle w:val="ListNumberUC"/>
              <w:numPr>
                <w:ilvl w:val="0"/>
                <w:numId w:val="34"/>
              </w:numPr>
            </w:pPr>
            <w:r>
              <w:t>The user chooses to add a new persona on an existing person(A1)</w:t>
            </w:r>
          </w:p>
          <w:p w:rsidR="00980032" w:rsidRPr="00590BE9" w:rsidRDefault="00980032" w:rsidP="00970393">
            <w:pPr>
              <w:pStyle w:val="ListNumberUC"/>
              <w:numPr>
                <w:ilvl w:val="0"/>
                <w:numId w:val="34"/>
              </w:numPr>
            </w:pPr>
            <w:r w:rsidRPr="00590BE9">
              <w:t>The user chooses to search for an existing person(A2)</w:t>
            </w:r>
          </w:p>
          <w:p w:rsidR="00980032" w:rsidRDefault="00BF6F01" w:rsidP="00970393">
            <w:pPr>
              <w:pStyle w:val="ListNumberUC"/>
              <w:numPr>
                <w:ilvl w:val="0"/>
                <w:numId w:val="34"/>
              </w:numPr>
            </w:pPr>
            <w:r>
              <w:t>The u</w:t>
            </w:r>
            <w:r w:rsidR="00980032" w:rsidRPr="00590BE9">
              <w:t>ser chooses to search by person criteria</w:t>
            </w:r>
          </w:p>
          <w:p w:rsidR="00980032" w:rsidRDefault="00980032" w:rsidP="00970393">
            <w:pPr>
              <w:pStyle w:val="ListNumberUC"/>
              <w:numPr>
                <w:ilvl w:val="0"/>
                <w:numId w:val="34"/>
              </w:numPr>
            </w:pPr>
            <w:r>
              <w:t>The user enters the information in the different fields he wants to use for the search</w:t>
            </w:r>
          </w:p>
          <w:p w:rsidR="00980032" w:rsidRDefault="00980032" w:rsidP="00970393">
            <w:pPr>
              <w:pStyle w:val="ListNumberUC"/>
              <w:numPr>
                <w:ilvl w:val="0"/>
                <w:numId w:val="34"/>
              </w:numPr>
            </w:pPr>
            <w:r>
              <w:t>The user run the search</w:t>
            </w:r>
          </w:p>
          <w:p w:rsidR="00980032" w:rsidRDefault="00980032" w:rsidP="00970393">
            <w:pPr>
              <w:pStyle w:val="ListNumberUC"/>
              <w:numPr>
                <w:ilvl w:val="0"/>
                <w:numId w:val="34"/>
              </w:numPr>
            </w:pPr>
            <w:r>
              <w:t xml:space="preserve">The application process the search using all the values set in the mandatory fields of the person and the values set in the other </w:t>
            </w:r>
          </w:p>
          <w:p w:rsidR="00980032" w:rsidRPr="00695139" w:rsidRDefault="00980032" w:rsidP="00970393">
            <w:pPr>
              <w:pStyle w:val="ListNumberUC"/>
              <w:numPr>
                <w:ilvl w:val="0"/>
                <w:numId w:val="34"/>
              </w:numPr>
            </w:pPr>
            <w:r>
              <w:t>The application retrieve all the persons having the mandatory values set and the optional values equals to the values set by the user or empty.</w:t>
            </w:r>
          </w:p>
          <w:p w:rsidR="00980032" w:rsidRPr="00695139" w:rsidRDefault="00980032" w:rsidP="00970393">
            <w:pPr>
              <w:pStyle w:val="ListNumberUC"/>
              <w:numPr>
                <w:ilvl w:val="0"/>
                <w:numId w:val="34"/>
              </w:numPr>
            </w:pPr>
            <w:r w:rsidRPr="00695139">
              <w:t>The application displays a list of persona corresponding to the search criteria(A4)</w:t>
            </w:r>
          </w:p>
          <w:p w:rsidR="00980032" w:rsidRPr="00695139" w:rsidRDefault="00980032" w:rsidP="00970393">
            <w:pPr>
              <w:pStyle w:val="ListNumberUC"/>
              <w:numPr>
                <w:ilvl w:val="0"/>
                <w:numId w:val="34"/>
              </w:numPr>
            </w:pPr>
            <w:r w:rsidRPr="00695139">
              <w:t>The user select one of the persona(A5)</w:t>
            </w:r>
          </w:p>
          <w:p w:rsidR="00980032" w:rsidRPr="00695139" w:rsidRDefault="00980032" w:rsidP="00970393">
            <w:pPr>
              <w:pStyle w:val="ListNumberUC"/>
              <w:numPr>
                <w:ilvl w:val="0"/>
                <w:numId w:val="34"/>
              </w:numPr>
            </w:pPr>
            <w:r w:rsidRPr="00695139">
              <w:t>The application displays the details of the person</w:t>
            </w:r>
          </w:p>
          <w:p w:rsidR="00980032" w:rsidRPr="00695139" w:rsidRDefault="00980032" w:rsidP="00970393">
            <w:pPr>
              <w:pStyle w:val="ListNumberUC"/>
              <w:numPr>
                <w:ilvl w:val="0"/>
                <w:numId w:val="34"/>
              </w:numPr>
            </w:pPr>
            <w:r w:rsidRPr="00695139">
              <w:t>The user validate</w:t>
            </w:r>
            <w:ins w:id="64" w:author="Comverse" w:date="2013-06-05T15:58:00Z">
              <w:r w:rsidR="001E6581">
                <w:t>s</w:t>
              </w:r>
            </w:ins>
            <w:r w:rsidRPr="00695139">
              <w:t>(A</w:t>
            </w:r>
            <w:r>
              <w:t>6</w:t>
            </w:r>
            <w:r w:rsidRPr="00695139">
              <w:t>)</w:t>
            </w:r>
          </w:p>
          <w:p w:rsidR="00980032" w:rsidRPr="00695139" w:rsidRDefault="00980032" w:rsidP="00970393">
            <w:pPr>
              <w:pStyle w:val="ListNumberUC"/>
              <w:numPr>
                <w:ilvl w:val="0"/>
                <w:numId w:val="34"/>
              </w:numPr>
            </w:pPr>
            <w:r w:rsidRPr="00695139">
              <w:t>The application set</w:t>
            </w:r>
            <w:ins w:id="65" w:author="Comverse" w:date="2013-06-05T15:58:00Z">
              <w:r w:rsidR="001E6581">
                <w:t>s</w:t>
              </w:r>
            </w:ins>
            <w:r w:rsidRPr="00695139">
              <w:t xml:space="preserve"> all the person fields with the selected person information</w:t>
            </w:r>
          </w:p>
          <w:p w:rsidR="00980032" w:rsidRDefault="00980032" w:rsidP="00970393">
            <w:pPr>
              <w:pStyle w:val="ListNumberUC"/>
              <w:numPr>
                <w:ilvl w:val="0"/>
                <w:numId w:val="34"/>
              </w:numPr>
            </w:pPr>
            <w:r w:rsidRPr="00695139">
              <w:t xml:space="preserve">The application set all the person fields to read only </w:t>
            </w:r>
          </w:p>
          <w:p w:rsidR="00980032" w:rsidRDefault="00980032" w:rsidP="00970393">
            <w:pPr>
              <w:pStyle w:val="ListNumberUC"/>
              <w:numPr>
                <w:ilvl w:val="0"/>
                <w:numId w:val="34"/>
              </w:numPr>
            </w:pPr>
            <w:r>
              <w:t>The user chooses the persona role between: (A7)(A8)</w:t>
            </w:r>
          </w:p>
          <w:p w:rsidR="00980032" w:rsidRDefault="00980032" w:rsidP="00970393">
            <w:pPr>
              <w:pStyle w:val="ListNumberUC"/>
              <w:numPr>
                <w:ilvl w:val="1"/>
                <w:numId w:val="34"/>
              </w:numPr>
            </w:pPr>
            <w:r>
              <w:t>Manager</w:t>
            </w:r>
          </w:p>
          <w:p w:rsidR="00980032" w:rsidRDefault="00980032" w:rsidP="00970393">
            <w:pPr>
              <w:pStyle w:val="ListNumberUC"/>
              <w:numPr>
                <w:ilvl w:val="1"/>
                <w:numId w:val="34"/>
              </w:numPr>
            </w:pPr>
            <w:r>
              <w:t>Ordering User</w:t>
            </w:r>
          </w:p>
          <w:p w:rsidR="00980032" w:rsidRDefault="00980032" w:rsidP="00970393">
            <w:pPr>
              <w:pStyle w:val="ListNumberUC"/>
              <w:numPr>
                <w:ilvl w:val="1"/>
                <w:numId w:val="34"/>
              </w:numPr>
            </w:pPr>
            <w:r>
              <w:t>Non Ordering User</w:t>
            </w:r>
          </w:p>
          <w:p w:rsidR="00980032" w:rsidRDefault="00980032" w:rsidP="00970393">
            <w:pPr>
              <w:pStyle w:val="ListNumberUC"/>
              <w:numPr>
                <w:ilvl w:val="0"/>
                <w:numId w:val="34"/>
              </w:numPr>
            </w:pPr>
            <w:r>
              <w:t>The users chooses the subscriber to link to the persona for Ordering and non ordering users</w:t>
            </w:r>
          </w:p>
          <w:p w:rsidR="00980032" w:rsidRDefault="00980032" w:rsidP="00970393">
            <w:pPr>
              <w:pStyle w:val="ListNumberUC"/>
              <w:numPr>
                <w:ilvl w:val="0"/>
                <w:numId w:val="34"/>
              </w:numPr>
            </w:pPr>
            <w:r>
              <w:t>The user confirms</w:t>
            </w:r>
          </w:p>
          <w:p w:rsidR="00980032" w:rsidRDefault="00980032" w:rsidP="00970393">
            <w:pPr>
              <w:pStyle w:val="ListNumberUC"/>
              <w:numPr>
                <w:ilvl w:val="0"/>
                <w:numId w:val="34"/>
              </w:numPr>
            </w:pPr>
            <w:r>
              <w:t>The application create the persona set its role and associate it to the correct entity</w:t>
            </w:r>
          </w:p>
        </w:tc>
      </w:tr>
      <w:tr w:rsidR="00980032" w:rsidRPr="002153B0" w:rsidTr="001A4A0A">
        <w:trPr>
          <w:trHeight w:val="176"/>
        </w:trPr>
        <w:tc>
          <w:tcPr>
            <w:tcW w:w="2230" w:type="dxa"/>
          </w:tcPr>
          <w:p w:rsidR="00980032" w:rsidRDefault="00980032" w:rsidP="001A4A0A">
            <w:r>
              <w:t>Alternative Flows:</w:t>
            </w:r>
          </w:p>
        </w:tc>
        <w:tc>
          <w:tcPr>
            <w:tcW w:w="7088" w:type="dxa"/>
            <w:gridSpan w:val="3"/>
          </w:tcPr>
          <w:p w:rsidR="00980032" w:rsidRDefault="00980032" w:rsidP="001A4A0A">
            <w:pPr>
              <w:pStyle w:val="ListNumberUC"/>
              <w:ind w:left="418" w:hanging="418"/>
            </w:pPr>
            <w:r>
              <w:t>A1 :  The user chooses to create a new person</w:t>
            </w:r>
          </w:p>
          <w:p w:rsidR="00980032" w:rsidRDefault="00980032" w:rsidP="00970393">
            <w:pPr>
              <w:pStyle w:val="ListNumberUC"/>
              <w:numPr>
                <w:ilvl w:val="0"/>
                <w:numId w:val="50"/>
              </w:numPr>
            </w:pPr>
            <w:r>
              <w:t>Redirect user to NPA0100 - New person</w:t>
            </w:r>
          </w:p>
          <w:p w:rsidR="00980032" w:rsidDel="001E6581" w:rsidRDefault="00980032" w:rsidP="00970393">
            <w:pPr>
              <w:pStyle w:val="ListNumberUC"/>
              <w:numPr>
                <w:ilvl w:val="0"/>
                <w:numId w:val="50"/>
              </w:numPr>
              <w:rPr>
                <w:del w:id="66" w:author="Comverse" w:date="2013-06-05T15:59:00Z"/>
              </w:rPr>
            </w:pPr>
          </w:p>
          <w:p w:rsidR="00980032" w:rsidRPr="00590BE9" w:rsidRDefault="00980032" w:rsidP="001A4A0A">
            <w:pPr>
              <w:pStyle w:val="BodyText"/>
            </w:pPr>
            <w:r w:rsidRPr="00590BE9">
              <w:t>A2 : The persona is added during NCA/NSA and the user</w:t>
            </w:r>
            <w:r>
              <w:t xml:space="preserve"> </w:t>
            </w:r>
            <w:r w:rsidRPr="00590BE9">
              <w:t>chooses to use a person created during the shopping flow</w:t>
            </w:r>
          </w:p>
          <w:p w:rsidR="00980032" w:rsidRDefault="00980032" w:rsidP="00970393">
            <w:pPr>
              <w:pStyle w:val="ListNumberUC"/>
              <w:numPr>
                <w:ilvl w:val="0"/>
                <w:numId w:val="44"/>
              </w:numPr>
              <w:ind w:left="706"/>
              <w:rPr>
                <w:ins w:id="67" w:author="Comverse" w:date="2013-06-05T15:59:00Z"/>
              </w:rPr>
            </w:pPr>
            <w:r w:rsidRPr="00590BE9">
              <w:t>The user chooses the person in the list of created persons</w:t>
            </w:r>
          </w:p>
          <w:p w:rsidR="001E6581" w:rsidRDefault="001E6581" w:rsidP="00970393">
            <w:pPr>
              <w:pStyle w:val="ListNumberUC"/>
              <w:numPr>
                <w:ilvl w:val="0"/>
                <w:numId w:val="44"/>
              </w:numPr>
              <w:ind w:left="706"/>
              <w:rPr>
                <w:ins w:id="68" w:author="Comverse" w:date="2013-06-05T15:59:00Z"/>
              </w:rPr>
            </w:pPr>
            <w:moveToRangeStart w:id="69" w:author="Comverse" w:date="2013-06-05T15:59:00Z" w:name="move358211309"/>
            <w:moveTo w:id="70" w:author="Comverse" w:date="2013-06-05T15:59:00Z">
              <w:r w:rsidRPr="00590BE9">
                <w:t>The user chooses the role of person and optionally the subscriber link to this person</w:t>
              </w:r>
            </w:moveTo>
            <w:moveToRangeEnd w:id="69"/>
          </w:p>
          <w:p w:rsidR="001E6581" w:rsidRDefault="001E6581" w:rsidP="00970393">
            <w:pPr>
              <w:pStyle w:val="ListNumberUC"/>
              <w:numPr>
                <w:ilvl w:val="0"/>
                <w:numId w:val="44"/>
              </w:numPr>
              <w:ind w:left="706"/>
              <w:rPr>
                <w:ins w:id="71" w:author="Comverse" w:date="2013-06-05T15:59:00Z"/>
              </w:rPr>
            </w:pPr>
            <w:moveToRangeStart w:id="72" w:author="Comverse" w:date="2013-06-05T15:59:00Z" w:name="move358211314"/>
            <w:moveTo w:id="73" w:author="Comverse" w:date="2013-06-05T15:59:00Z">
              <w:r w:rsidRPr="00590BE9">
                <w:t>The user validates</w:t>
              </w:r>
            </w:moveTo>
            <w:moveToRangeEnd w:id="72"/>
          </w:p>
          <w:p w:rsidR="001E6581" w:rsidRPr="00590BE9" w:rsidRDefault="001E6581" w:rsidP="00970393">
            <w:pPr>
              <w:pStyle w:val="ListNumberUC"/>
              <w:numPr>
                <w:ilvl w:val="0"/>
                <w:numId w:val="44"/>
              </w:numPr>
              <w:ind w:left="706"/>
            </w:pPr>
            <w:moveToRangeStart w:id="74" w:author="Comverse" w:date="2013-06-05T15:59:00Z" w:name="move358211318"/>
            <w:moveTo w:id="75" w:author="Comverse" w:date="2013-06-05T15:59:00Z">
              <w:r w:rsidRPr="00590BE9">
                <w:t>Redirect to step N6</w:t>
              </w:r>
            </w:moveTo>
            <w:moveToRangeEnd w:id="74"/>
          </w:p>
          <w:p w:rsidR="00980032" w:rsidRPr="0092352D" w:rsidRDefault="00980032" w:rsidP="001A4A0A">
            <w:pPr>
              <w:pStyle w:val="ListNumberUC"/>
              <w:ind w:left="706"/>
            </w:pPr>
            <w:moveFromRangeStart w:id="76" w:author="Comverse" w:date="2013-06-05T15:59:00Z" w:name="move358211309"/>
            <w:moveFrom w:id="77" w:author="Comverse" w:date="2013-06-05T15:59:00Z">
              <w:r w:rsidRPr="00590BE9" w:rsidDel="001E6581">
                <w:t>The user chooses the role of person and optionally the subscriber link to this person</w:t>
              </w:r>
            </w:moveFrom>
            <w:moveFromRangeEnd w:id="76"/>
          </w:p>
          <w:p w:rsidR="00980032" w:rsidRPr="0092352D" w:rsidRDefault="00980032" w:rsidP="001A4A0A">
            <w:pPr>
              <w:pStyle w:val="ListNumberUC"/>
              <w:ind w:left="706"/>
            </w:pPr>
            <w:moveFromRangeStart w:id="78" w:author="Comverse" w:date="2013-06-05T15:59:00Z" w:name="move358211314"/>
            <w:moveFrom w:id="79" w:author="Comverse" w:date="2013-06-05T15:59:00Z">
              <w:r w:rsidRPr="00590BE9" w:rsidDel="001E6581">
                <w:t>The user validates</w:t>
              </w:r>
            </w:moveFrom>
            <w:moveFromRangeEnd w:id="78"/>
          </w:p>
          <w:p w:rsidR="00980032" w:rsidRPr="0092352D" w:rsidRDefault="00980032" w:rsidP="001A4A0A">
            <w:pPr>
              <w:pStyle w:val="ListNumberUC"/>
              <w:ind w:left="706"/>
            </w:pPr>
            <w:moveFromRangeStart w:id="80" w:author="Comverse" w:date="2013-06-05T15:59:00Z" w:name="move358211318"/>
            <w:moveFrom w:id="81" w:author="Comverse" w:date="2013-06-05T15:59:00Z">
              <w:r w:rsidRPr="00590BE9" w:rsidDel="001E6581">
                <w:t>Redirect to step N6</w:t>
              </w:r>
            </w:moveFrom>
            <w:moveFromRangeEnd w:id="80"/>
          </w:p>
          <w:p w:rsidR="00980032" w:rsidRDefault="00980032" w:rsidP="001A4A0A">
            <w:pPr>
              <w:pStyle w:val="ListNumberUC"/>
              <w:ind w:left="418" w:hanging="418"/>
            </w:pPr>
            <w:r w:rsidRPr="00590BE9">
              <w:t xml:space="preserve">A3 : The </w:t>
            </w:r>
            <w:r>
              <w:t>user chooses to search by external ID</w:t>
            </w:r>
          </w:p>
          <w:p w:rsidR="00980032" w:rsidRDefault="00980032" w:rsidP="00970393">
            <w:pPr>
              <w:pStyle w:val="ListNumberUC"/>
              <w:numPr>
                <w:ilvl w:val="0"/>
                <w:numId w:val="51"/>
              </w:numPr>
            </w:pPr>
            <w:r>
              <w:t>The user enters the external Id without wildcards</w:t>
            </w:r>
          </w:p>
          <w:p w:rsidR="00980032" w:rsidRDefault="00980032" w:rsidP="00970393">
            <w:pPr>
              <w:pStyle w:val="ListNumberUC"/>
              <w:numPr>
                <w:ilvl w:val="0"/>
                <w:numId w:val="51"/>
              </w:numPr>
            </w:pPr>
            <w:r>
              <w:t>The application perform a search for all the subscribers having this external ID</w:t>
            </w:r>
          </w:p>
          <w:p w:rsidR="00980032" w:rsidRDefault="00980032" w:rsidP="00970393">
            <w:pPr>
              <w:pStyle w:val="ListNumberUC"/>
              <w:numPr>
                <w:ilvl w:val="0"/>
                <w:numId w:val="51"/>
              </w:numPr>
            </w:pPr>
            <w:r>
              <w:t>The application retrieve all the persons having a persona link to the subscriber or the parent account of the retrieved subscriber</w:t>
            </w:r>
          </w:p>
          <w:p w:rsidR="00980032" w:rsidRPr="00695139" w:rsidRDefault="00980032" w:rsidP="00970393">
            <w:pPr>
              <w:pStyle w:val="ListNumberUC"/>
              <w:numPr>
                <w:ilvl w:val="0"/>
                <w:numId w:val="51"/>
              </w:numPr>
            </w:pPr>
            <w:r>
              <w:t>Redirect to N7</w:t>
            </w:r>
          </w:p>
          <w:p w:rsidR="00980032" w:rsidRPr="00695139" w:rsidRDefault="00980032" w:rsidP="001A4A0A">
            <w:pPr>
              <w:pStyle w:val="ListNumberUC"/>
              <w:ind w:left="418" w:hanging="418"/>
            </w:pPr>
            <w:r w:rsidRPr="00695139">
              <w:t>A4 :  The number of persons retrieved exceed a configurable value set to 20 by default</w:t>
            </w:r>
          </w:p>
          <w:p w:rsidR="00980032" w:rsidRPr="00695139" w:rsidRDefault="00980032" w:rsidP="00970393">
            <w:pPr>
              <w:pStyle w:val="ListNumberUC"/>
              <w:numPr>
                <w:ilvl w:val="0"/>
                <w:numId w:val="45"/>
              </w:numPr>
            </w:pPr>
            <w:r w:rsidRPr="00695139">
              <w:t>The application displays the list of first records retrieve</w:t>
            </w:r>
          </w:p>
          <w:p w:rsidR="00980032" w:rsidRPr="0063005D" w:rsidRDefault="00980032" w:rsidP="00970393">
            <w:pPr>
              <w:pStyle w:val="ListNumberUC"/>
              <w:numPr>
                <w:ilvl w:val="0"/>
                <w:numId w:val="45"/>
              </w:numPr>
            </w:pPr>
            <w:r w:rsidRPr="00695139">
              <w:t>The application display a warning message to the user indicating the fact that persons are available but a search refine is needed.</w:t>
            </w:r>
          </w:p>
          <w:p w:rsidR="00980032" w:rsidRPr="0063005D" w:rsidRDefault="00980032" w:rsidP="00970393">
            <w:pPr>
              <w:pStyle w:val="ListNumberUC"/>
              <w:numPr>
                <w:ilvl w:val="0"/>
                <w:numId w:val="45"/>
              </w:numPr>
            </w:pPr>
            <w:r w:rsidRPr="00695139">
              <w:t xml:space="preserve">Return to </w:t>
            </w:r>
            <w:r>
              <w:t>N7</w:t>
            </w:r>
          </w:p>
          <w:p w:rsidR="00980032" w:rsidRPr="00695139" w:rsidRDefault="00980032" w:rsidP="001A4A0A">
            <w:pPr>
              <w:pStyle w:val="ListNumberUC"/>
              <w:ind w:left="418" w:hanging="418"/>
            </w:pPr>
            <w:r w:rsidRPr="00695139">
              <w:t>A5 : The user selects the first line of the person list flagged as “None”</w:t>
            </w:r>
          </w:p>
          <w:p w:rsidR="00980032" w:rsidRPr="00695139" w:rsidRDefault="00980032" w:rsidP="00970393">
            <w:pPr>
              <w:pStyle w:val="ListNumberUC"/>
              <w:numPr>
                <w:ilvl w:val="0"/>
                <w:numId w:val="46"/>
              </w:numPr>
            </w:pPr>
            <w:r w:rsidRPr="00695139">
              <w:t>The application removes the link between the persona and the existing person if it was created</w:t>
            </w:r>
          </w:p>
          <w:p w:rsidR="00980032" w:rsidRPr="00695139" w:rsidRDefault="00980032" w:rsidP="00970393">
            <w:pPr>
              <w:pStyle w:val="ListNumberUC"/>
              <w:numPr>
                <w:ilvl w:val="0"/>
                <w:numId w:val="46"/>
              </w:numPr>
            </w:pPr>
            <w:r w:rsidRPr="00695139">
              <w:t>The application allows the user to update all the persons fields</w:t>
            </w:r>
          </w:p>
          <w:p w:rsidR="00980032" w:rsidRPr="00695139" w:rsidRDefault="00980032" w:rsidP="00970393">
            <w:pPr>
              <w:pStyle w:val="ListNumberUC"/>
              <w:numPr>
                <w:ilvl w:val="0"/>
                <w:numId w:val="46"/>
              </w:numPr>
            </w:pPr>
            <w:r w:rsidRPr="00695139">
              <w:t>Redirect to N</w:t>
            </w:r>
            <w:r>
              <w:t>14</w:t>
            </w:r>
          </w:p>
          <w:p w:rsidR="00980032" w:rsidRPr="00695139" w:rsidRDefault="00980032" w:rsidP="001A4A0A">
            <w:pPr>
              <w:pStyle w:val="ListNumberUC"/>
              <w:ind w:left="418" w:hanging="418"/>
            </w:pPr>
            <w:r>
              <w:t>A6</w:t>
            </w:r>
            <w:r w:rsidRPr="00695139">
              <w:t xml:space="preserve"> : The user cancels</w:t>
            </w:r>
          </w:p>
          <w:p w:rsidR="00980032" w:rsidRPr="003636B0" w:rsidRDefault="00980032" w:rsidP="00970393">
            <w:pPr>
              <w:pStyle w:val="ListNumberUC"/>
              <w:numPr>
                <w:ilvl w:val="0"/>
                <w:numId w:val="47"/>
              </w:numPr>
            </w:pPr>
            <w:r w:rsidRPr="00695139">
              <w:t>The application redirects the user to N4</w:t>
            </w:r>
          </w:p>
          <w:p w:rsidR="00980032" w:rsidRPr="000B1A3B" w:rsidRDefault="00980032" w:rsidP="001A4A0A">
            <w:pPr>
              <w:pStyle w:val="ListNumberUC"/>
              <w:ind w:left="418" w:hanging="418"/>
            </w:pPr>
            <w:r w:rsidRPr="000B1A3B">
              <w:t>A7 : The persona is a COP</w:t>
            </w:r>
          </w:p>
          <w:p w:rsidR="00980032" w:rsidRDefault="00980032" w:rsidP="00970393">
            <w:pPr>
              <w:pStyle w:val="ListNumberUC"/>
              <w:numPr>
                <w:ilvl w:val="0"/>
                <w:numId w:val="49"/>
              </w:numPr>
            </w:pPr>
            <w:r w:rsidRPr="000B1A3B">
              <w:t>The application do</w:t>
            </w:r>
            <w:ins w:id="82" w:author="Comverse" w:date="2013-06-05T16:00:00Z">
              <w:r w:rsidR="001E6581">
                <w:t>es</w:t>
              </w:r>
            </w:ins>
            <w:r w:rsidRPr="000B1A3B">
              <w:t xml:space="preserve"> not display the role section</w:t>
            </w:r>
          </w:p>
          <w:p w:rsidR="00980032" w:rsidRDefault="00980032" w:rsidP="00970393">
            <w:pPr>
              <w:pStyle w:val="ListNumberUC"/>
              <w:numPr>
                <w:ilvl w:val="0"/>
                <w:numId w:val="49"/>
              </w:numPr>
            </w:pPr>
            <w:r w:rsidRPr="000B1A3B">
              <w:t xml:space="preserve">Redirect to </w:t>
            </w:r>
            <w:r>
              <w:t>N16</w:t>
            </w:r>
          </w:p>
          <w:p w:rsidR="00980032" w:rsidRDefault="00980032" w:rsidP="001A4A0A">
            <w:pPr>
              <w:pStyle w:val="ListNumberUC"/>
            </w:pPr>
            <w:r>
              <w:t>A8 : The user uses the previous search button</w:t>
            </w:r>
          </w:p>
          <w:p w:rsidR="00980032" w:rsidRDefault="00980032" w:rsidP="00970393">
            <w:pPr>
              <w:pStyle w:val="ListNumberUC"/>
              <w:numPr>
                <w:ilvl w:val="0"/>
                <w:numId w:val="35"/>
              </w:numPr>
            </w:pPr>
            <w:r>
              <w:t>The application does not perform a search again and redisplay the exact same result as the last search</w:t>
            </w:r>
          </w:p>
          <w:p w:rsidR="00980032" w:rsidRDefault="00980032" w:rsidP="00970393">
            <w:pPr>
              <w:pStyle w:val="ListNumberUC"/>
              <w:numPr>
                <w:ilvl w:val="0"/>
                <w:numId w:val="35"/>
              </w:numPr>
            </w:pPr>
            <w:r>
              <w:t>Redirect to N9</w:t>
            </w:r>
          </w:p>
        </w:tc>
      </w:tr>
    </w:tbl>
    <w:p w:rsidR="00980032" w:rsidRDefault="00980032" w:rsidP="00980032">
      <w:pPr>
        <w:pStyle w:val="Body"/>
        <w:ind w:left="0"/>
      </w:pPr>
    </w:p>
    <w:p w:rsidR="00980032" w:rsidRDefault="00980032" w:rsidP="00980032">
      <w:pPr>
        <w:pStyle w:val="Heading4"/>
        <w:numPr>
          <w:ilvl w:val="3"/>
          <w:numId w:val="16"/>
        </w:numPr>
      </w:pPr>
      <w:bookmarkStart w:id="83" w:name="_Toc332926127"/>
      <w:bookmarkStart w:id="84" w:name="_Toc364961176"/>
      <w:bookmarkStart w:id="85" w:name="OLE_LINK1"/>
      <w:bookmarkStart w:id="86" w:name="OLE_LINK2"/>
      <w:bookmarkStart w:id="87" w:name="_Toc265574615"/>
      <w:r>
        <w:t xml:space="preserve">NPA0100 - </w:t>
      </w:r>
      <w:bookmarkEnd w:id="83"/>
      <w:r>
        <w:t>New person (New)</w:t>
      </w:r>
      <w:bookmarkEnd w:id="84"/>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990"/>
        <w:gridCol w:w="2748"/>
      </w:tblGrid>
      <w:tr w:rsidR="00980032" w:rsidTr="001A4A0A">
        <w:trPr>
          <w:trHeight w:val="360"/>
        </w:trPr>
        <w:tc>
          <w:tcPr>
            <w:tcW w:w="5580" w:type="dxa"/>
            <w:gridSpan w:val="2"/>
            <w:shd w:val="clear" w:color="auto" w:fill="E6E6E6"/>
          </w:tcPr>
          <w:p w:rsidR="00980032" w:rsidRDefault="00980032" w:rsidP="001A4A0A">
            <w:pPr>
              <w:pStyle w:val="TableHeading"/>
            </w:pPr>
            <w:r>
              <w:t>New person</w:t>
            </w:r>
          </w:p>
        </w:tc>
        <w:tc>
          <w:tcPr>
            <w:tcW w:w="990" w:type="dxa"/>
            <w:shd w:val="clear" w:color="auto" w:fill="E6E6E6"/>
          </w:tcPr>
          <w:p w:rsidR="00980032" w:rsidRDefault="00980032" w:rsidP="001A4A0A">
            <w:pPr>
              <w:pStyle w:val="TableHeading"/>
            </w:pPr>
            <w:r>
              <w:t>EXT</w:t>
            </w:r>
          </w:p>
        </w:tc>
        <w:tc>
          <w:tcPr>
            <w:tcW w:w="2748" w:type="dxa"/>
            <w:shd w:val="clear" w:color="auto" w:fill="E6E6E6"/>
          </w:tcPr>
          <w:p w:rsidR="00980032" w:rsidRDefault="00980032" w:rsidP="001A4A0A">
            <w:pPr>
              <w:pStyle w:val="TableHeading"/>
            </w:pPr>
            <w:r>
              <w:t>NPA0100</w:t>
            </w:r>
          </w:p>
        </w:tc>
      </w:tr>
      <w:tr w:rsidR="00980032" w:rsidTr="001A4A0A">
        <w:tc>
          <w:tcPr>
            <w:tcW w:w="2268" w:type="dxa"/>
          </w:tcPr>
          <w:p w:rsidR="00980032" w:rsidRDefault="00980032" w:rsidP="001A4A0A">
            <w:r>
              <w:t>Primary actors</w:t>
            </w:r>
          </w:p>
        </w:tc>
        <w:tc>
          <w:tcPr>
            <w:tcW w:w="7050"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68" w:type="dxa"/>
          </w:tcPr>
          <w:p w:rsidR="00980032" w:rsidRDefault="00980032" w:rsidP="001A4A0A">
            <w:r>
              <w:t>Summary Goal</w:t>
            </w:r>
          </w:p>
        </w:tc>
        <w:tc>
          <w:tcPr>
            <w:tcW w:w="7050" w:type="dxa"/>
            <w:gridSpan w:val="3"/>
          </w:tcPr>
          <w:p w:rsidR="00980032" w:rsidRPr="006D15FA" w:rsidRDefault="00980032" w:rsidP="001A4A0A">
            <w:pPr>
              <w:pStyle w:val="BodyText"/>
            </w:pPr>
            <w:r>
              <w:t xml:space="preserve">This use case allows creating a new person in C-one system (i.e. backend). </w:t>
            </w:r>
          </w:p>
        </w:tc>
      </w:tr>
      <w:tr w:rsidR="00980032" w:rsidRPr="008F2898" w:rsidTr="001A4A0A">
        <w:trPr>
          <w:trHeight w:val="176"/>
        </w:trPr>
        <w:tc>
          <w:tcPr>
            <w:tcW w:w="2268" w:type="dxa"/>
          </w:tcPr>
          <w:p w:rsidR="00980032" w:rsidRDefault="00980032" w:rsidP="001A4A0A">
            <w:r>
              <w:t>Pre-conditions</w:t>
            </w:r>
          </w:p>
        </w:tc>
        <w:tc>
          <w:tcPr>
            <w:tcW w:w="7050" w:type="dxa"/>
            <w:gridSpan w:val="3"/>
          </w:tcPr>
          <w:p w:rsidR="00980032" w:rsidRPr="006D15FA" w:rsidRDefault="00980032" w:rsidP="001A4A0A">
            <w:pPr>
              <w:pStyle w:val="BodyText"/>
            </w:pPr>
            <w:r>
              <w:t>Persona does not already exist</w:t>
            </w:r>
          </w:p>
        </w:tc>
      </w:tr>
      <w:tr w:rsidR="00980032" w:rsidRPr="009031EA" w:rsidTr="001A4A0A">
        <w:trPr>
          <w:trHeight w:val="176"/>
        </w:trPr>
        <w:tc>
          <w:tcPr>
            <w:tcW w:w="2268" w:type="dxa"/>
          </w:tcPr>
          <w:p w:rsidR="00980032" w:rsidRPr="002153B0" w:rsidRDefault="00980032" w:rsidP="001A4A0A">
            <w:r>
              <w:t>Trigger</w:t>
            </w:r>
          </w:p>
        </w:tc>
        <w:tc>
          <w:tcPr>
            <w:tcW w:w="7050" w:type="dxa"/>
            <w:gridSpan w:val="3"/>
          </w:tcPr>
          <w:p w:rsidR="00980032" w:rsidRDefault="00980032" w:rsidP="001A4A0A">
            <w:pPr>
              <w:pStyle w:val="BodyText"/>
            </w:pPr>
            <w:r>
              <w:t>‘New persona’ use case</w:t>
            </w:r>
          </w:p>
          <w:p w:rsidR="00980032" w:rsidRPr="006D15FA" w:rsidRDefault="00980032" w:rsidP="001A4A0A">
            <w:pPr>
              <w:pStyle w:val="BodyText"/>
            </w:pPr>
            <w:r>
              <w:t>‘NCA’ use case</w:t>
            </w:r>
          </w:p>
        </w:tc>
      </w:tr>
      <w:tr w:rsidR="00980032" w:rsidRPr="006D15FA" w:rsidTr="001A4A0A">
        <w:trPr>
          <w:trHeight w:val="176"/>
        </w:trPr>
        <w:tc>
          <w:tcPr>
            <w:tcW w:w="2268" w:type="dxa"/>
          </w:tcPr>
          <w:p w:rsidR="00980032" w:rsidRDefault="00980032" w:rsidP="001A4A0A">
            <w:r>
              <w:t>Minimum guarantees</w:t>
            </w:r>
          </w:p>
        </w:tc>
        <w:tc>
          <w:tcPr>
            <w:tcW w:w="7050" w:type="dxa"/>
            <w:gridSpan w:val="3"/>
          </w:tcPr>
          <w:p w:rsidR="00980032" w:rsidRPr="006D15FA" w:rsidRDefault="00980032" w:rsidP="001A4A0A">
            <w:pPr>
              <w:pStyle w:val="BodyText"/>
            </w:pPr>
            <w:r>
              <w:t>Person is not created and an error message is displayed</w:t>
            </w:r>
          </w:p>
        </w:tc>
      </w:tr>
      <w:tr w:rsidR="00980032" w:rsidRPr="008F2898" w:rsidTr="001A4A0A">
        <w:trPr>
          <w:trHeight w:val="176"/>
        </w:trPr>
        <w:tc>
          <w:tcPr>
            <w:tcW w:w="2268" w:type="dxa"/>
          </w:tcPr>
          <w:p w:rsidR="00980032" w:rsidRDefault="00980032" w:rsidP="001A4A0A">
            <w:r>
              <w:t>Success guarantees:</w:t>
            </w:r>
          </w:p>
        </w:tc>
        <w:tc>
          <w:tcPr>
            <w:tcW w:w="7050" w:type="dxa"/>
            <w:gridSpan w:val="3"/>
          </w:tcPr>
          <w:p w:rsidR="00980032" w:rsidRPr="006D15FA" w:rsidRDefault="00980032" w:rsidP="001A4A0A">
            <w:pPr>
              <w:pStyle w:val="BodyText"/>
            </w:pPr>
            <w:r>
              <w:t xml:space="preserve">The application has created the new person </w:t>
            </w:r>
          </w:p>
        </w:tc>
      </w:tr>
      <w:tr w:rsidR="00980032" w:rsidRPr="009031EA" w:rsidTr="001A4A0A">
        <w:trPr>
          <w:trHeight w:val="176"/>
        </w:trPr>
        <w:tc>
          <w:tcPr>
            <w:tcW w:w="2268" w:type="dxa"/>
          </w:tcPr>
          <w:p w:rsidR="00980032" w:rsidRPr="002153B0" w:rsidRDefault="00980032" w:rsidP="001A4A0A">
            <w:r w:rsidRPr="002153B0">
              <w:t>Normal Flow:</w:t>
            </w:r>
          </w:p>
        </w:tc>
        <w:tc>
          <w:tcPr>
            <w:tcW w:w="7050" w:type="dxa"/>
            <w:gridSpan w:val="3"/>
          </w:tcPr>
          <w:p w:rsidR="00980032" w:rsidRDefault="00980032" w:rsidP="00970393">
            <w:pPr>
              <w:pStyle w:val="ListNumberUC"/>
              <w:numPr>
                <w:ilvl w:val="0"/>
                <w:numId w:val="52"/>
              </w:numPr>
            </w:pPr>
            <w:r>
              <w:t>The application displays all the fields available for the person indicating the mandatory fields</w:t>
            </w:r>
          </w:p>
          <w:p w:rsidR="00980032" w:rsidRDefault="00980032" w:rsidP="00970393">
            <w:pPr>
              <w:pStyle w:val="ListNumberUC"/>
              <w:numPr>
                <w:ilvl w:val="0"/>
                <w:numId w:val="52"/>
              </w:numPr>
            </w:pPr>
            <w:r>
              <w:t>The application default the marketing preferences according to application configuration for default marketing preferences</w:t>
            </w:r>
          </w:p>
          <w:p w:rsidR="00980032" w:rsidRDefault="00980032" w:rsidP="00970393">
            <w:pPr>
              <w:pStyle w:val="ListNumberUC"/>
              <w:numPr>
                <w:ilvl w:val="0"/>
                <w:numId w:val="52"/>
              </w:numPr>
            </w:pPr>
            <w:r>
              <w:t>The user sets the person information in the different person fields including person Legal address and marketing preferences(A1)</w:t>
            </w:r>
          </w:p>
          <w:p w:rsidR="00980032" w:rsidRDefault="00980032" w:rsidP="00970393">
            <w:pPr>
              <w:pStyle w:val="ListNumberUC"/>
              <w:numPr>
                <w:ilvl w:val="0"/>
                <w:numId w:val="52"/>
              </w:numPr>
            </w:pPr>
            <w:r>
              <w:t>Redirect user to NPA0010 - Add persona N14</w:t>
            </w:r>
          </w:p>
        </w:tc>
      </w:tr>
      <w:tr w:rsidR="00980032" w:rsidRPr="002153B0" w:rsidTr="001A4A0A">
        <w:trPr>
          <w:trHeight w:val="176"/>
        </w:trPr>
        <w:tc>
          <w:tcPr>
            <w:tcW w:w="2268" w:type="dxa"/>
          </w:tcPr>
          <w:p w:rsidR="00980032" w:rsidRDefault="00980032" w:rsidP="001A4A0A">
            <w:r>
              <w:t>Alternative Flows:</w:t>
            </w:r>
          </w:p>
        </w:tc>
        <w:tc>
          <w:tcPr>
            <w:tcW w:w="7050" w:type="dxa"/>
            <w:gridSpan w:val="3"/>
          </w:tcPr>
          <w:p w:rsidR="00980032" w:rsidRDefault="00980032" w:rsidP="001A4A0A">
            <w:pPr>
              <w:pStyle w:val="ListNumberUC"/>
            </w:pPr>
            <w:r>
              <w:t>A1 : The fields corresponding to the preferred channels for communication have not been set</w:t>
            </w:r>
          </w:p>
          <w:p w:rsidR="00980032" w:rsidRDefault="00980032" w:rsidP="00970393">
            <w:pPr>
              <w:pStyle w:val="ListNumberUC"/>
              <w:numPr>
                <w:ilvl w:val="0"/>
                <w:numId w:val="94"/>
              </w:numPr>
            </w:pPr>
            <w:r>
              <w:t>The application indicates to the user the fields to set according to the selected marketing preferences</w:t>
            </w:r>
          </w:p>
          <w:p w:rsidR="00980032" w:rsidRDefault="00980032" w:rsidP="00BF6F01">
            <w:pPr>
              <w:pStyle w:val="ListNumberUC"/>
              <w:numPr>
                <w:ilvl w:val="0"/>
                <w:numId w:val="94"/>
              </w:numPr>
            </w:pPr>
            <w:r>
              <w:t xml:space="preserve">Return to N4 </w:t>
            </w:r>
          </w:p>
        </w:tc>
      </w:tr>
      <w:bookmarkEnd w:id="85"/>
      <w:bookmarkEnd w:id="86"/>
    </w:tbl>
    <w:p w:rsidR="00980032" w:rsidRDefault="00980032" w:rsidP="00980032">
      <w:pPr>
        <w:pStyle w:val="Body"/>
      </w:pPr>
    </w:p>
    <w:p w:rsidR="00980032" w:rsidRDefault="00980032" w:rsidP="00980032">
      <w:pPr>
        <w:pStyle w:val="Body"/>
      </w:pPr>
    </w:p>
    <w:p w:rsidR="00980032" w:rsidRDefault="00980032" w:rsidP="00980032">
      <w:pPr>
        <w:pStyle w:val="Heading3forModuleRequirements"/>
      </w:pPr>
      <w:bookmarkStart w:id="88" w:name="_Toc338768188"/>
      <w:bookmarkStart w:id="89" w:name="_Toc364961177"/>
      <w:r>
        <w:t>Application requirements</w:t>
      </w:r>
      <w:bookmarkEnd w:id="87"/>
      <w:bookmarkEnd w:id="88"/>
      <w:bookmarkEnd w:id="89"/>
    </w:p>
    <w:p w:rsidR="00980032" w:rsidRDefault="00980032" w:rsidP="00980032">
      <w:pPr>
        <w:pStyle w:val="Requirements"/>
      </w:pPr>
    </w:p>
    <w:p w:rsidR="00980032" w:rsidRDefault="00980032" w:rsidP="00980032">
      <w:pPr>
        <w:pStyle w:val="Capability"/>
      </w:pPr>
      <w:bookmarkStart w:id="90" w:name="_Toc265574616"/>
      <w:bookmarkStart w:id="91" w:name="_Toc338768189"/>
      <w:bookmarkStart w:id="92" w:name="_Toc364961178"/>
      <w:r>
        <w:t xml:space="preserve">Capability </w:t>
      </w:r>
      <w:r w:rsidR="005A525E">
        <w:fldChar w:fldCharType="begin"/>
      </w:r>
      <w:r>
        <w:instrText xml:space="preserve"> LISTNUM  "business req" </w:instrText>
      </w:r>
      <w:r w:rsidR="005A525E">
        <w:fldChar w:fldCharType="end">
          <w:numberingChange w:id="93" w:author="Raphaël Guého" w:date="2012-03-15T15:38:00Z" w:original="2."/>
        </w:fldChar>
      </w:r>
      <w:r>
        <w:t xml:space="preserve"> Person Management</w:t>
      </w:r>
      <w:bookmarkEnd w:id="90"/>
      <w:bookmarkEnd w:id="91"/>
      <w:bookmarkEnd w:id="92"/>
    </w:p>
    <w:p w:rsidR="00980032" w:rsidRDefault="00980032" w:rsidP="00980032">
      <w:pPr>
        <w:pStyle w:val="Heading3"/>
      </w:pPr>
      <w:bookmarkStart w:id="94" w:name="_Toc265574617"/>
      <w:bookmarkStart w:id="95" w:name="_Toc364961179"/>
      <w:r>
        <w:t>Capability Description</w:t>
      </w:r>
      <w:bookmarkEnd w:id="94"/>
      <w:bookmarkEnd w:id="95"/>
    </w:p>
    <w:p w:rsidR="00980032" w:rsidRPr="0001019F" w:rsidRDefault="00980032" w:rsidP="00980032">
      <w:pPr>
        <w:pStyle w:val="BodyText"/>
        <w:rPr>
          <w:strike/>
        </w:rPr>
      </w:pPr>
    </w:p>
    <w:p w:rsidR="00980032" w:rsidRDefault="00980032" w:rsidP="00980032">
      <w:pPr>
        <w:pStyle w:val="Heading3"/>
      </w:pPr>
      <w:bookmarkStart w:id="96" w:name="_Toc265574618"/>
      <w:bookmarkStart w:id="97" w:name="_Toc364961180"/>
      <w:r>
        <w:t>Capability Assumptions/Dependencies</w:t>
      </w:r>
      <w:bookmarkEnd w:id="96"/>
      <w:bookmarkEnd w:id="97"/>
    </w:p>
    <w:p w:rsidR="00980032" w:rsidRPr="004004D2" w:rsidRDefault="00980032" w:rsidP="00980032"/>
    <w:p w:rsidR="00980032" w:rsidRDefault="00980032" w:rsidP="00980032">
      <w:pPr>
        <w:pStyle w:val="Heading3"/>
      </w:pPr>
      <w:bookmarkStart w:id="98" w:name="_Toc265574619"/>
      <w:bookmarkStart w:id="99" w:name="_Toc364961181"/>
      <w:r>
        <w:t>Capability Use Cases</w:t>
      </w:r>
      <w:bookmarkEnd w:id="98"/>
      <w:bookmarkEnd w:id="99"/>
    </w:p>
    <w:p w:rsidR="00980032" w:rsidRDefault="00980032" w:rsidP="00980032">
      <w:pPr>
        <w:pStyle w:val="Heading4"/>
        <w:numPr>
          <w:ilvl w:val="3"/>
          <w:numId w:val="16"/>
        </w:numPr>
      </w:pPr>
      <w:bookmarkStart w:id="100" w:name="_Toc364961182"/>
      <w:bookmarkStart w:id="101" w:name="_Toc265574633"/>
      <w:r w:rsidRPr="00C12331">
        <w:t>PEM0010 - View person</w:t>
      </w:r>
      <w:r>
        <w:t>a</w:t>
      </w:r>
      <w:r w:rsidRPr="00C12331">
        <w:t xml:space="preserve"> summary</w:t>
      </w:r>
      <w:r>
        <w:t xml:space="preserve"> (New)</w:t>
      </w:r>
      <w:bookmarkEnd w:id="100"/>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990"/>
        <w:gridCol w:w="2606"/>
      </w:tblGrid>
      <w:tr w:rsidR="00980032" w:rsidTr="001A4A0A">
        <w:trPr>
          <w:trHeight w:val="360"/>
        </w:trPr>
        <w:tc>
          <w:tcPr>
            <w:tcW w:w="5580" w:type="dxa"/>
            <w:gridSpan w:val="2"/>
            <w:shd w:val="clear" w:color="auto" w:fill="E6E6E6"/>
          </w:tcPr>
          <w:p w:rsidR="00980032" w:rsidRDefault="00980032" w:rsidP="001A4A0A">
            <w:pPr>
              <w:pStyle w:val="TableHeading"/>
            </w:pPr>
            <w:r w:rsidRPr="00C12331">
              <w:t>View person</w:t>
            </w:r>
            <w:r>
              <w:t>a</w:t>
            </w:r>
            <w:r w:rsidRPr="00C12331">
              <w:t xml:space="preserve"> summary</w:t>
            </w:r>
          </w:p>
        </w:tc>
        <w:tc>
          <w:tcPr>
            <w:tcW w:w="99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rsidRPr="00C12331">
              <w:t>PEM0010</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980032" w:rsidP="001A4A0A">
            <w:pPr>
              <w:pStyle w:val="BodyText"/>
            </w:pPr>
            <w:r>
              <w:t>This use case allows the user to view the summary of the person from the account dashboard</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Default="00980032" w:rsidP="001A4A0A">
            <w:pPr>
              <w:pStyle w:val="BodyText"/>
            </w:pPr>
            <w:r>
              <w:t>Persona already exists in C-One</w:t>
            </w:r>
          </w:p>
          <w:p w:rsidR="00980032" w:rsidRPr="006D15FA" w:rsidRDefault="00980032" w:rsidP="001A4A0A">
            <w:pPr>
              <w:pStyle w:val="BodyText"/>
            </w:pPr>
            <w:r>
              <w:t>The user has access the account using a search person</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Default="00980032" w:rsidP="001A4A0A">
            <w:pPr>
              <w:pStyle w:val="BodyText"/>
            </w:pPr>
            <w:r>
              <w:t>The user has search for a person</w:t>
            </w:r>
          </w:p>
          <w:p w:rsidR="00980032" w:rsidRPr="006D15FA" w:rsidRDefault="00980032" w:rsidP="001A4A0A">
            <w:pPr>
              <w:pStyle w:val="BodyText"/>
            </w:pPr>
            <w:r>
              <w:t>The user has chosen to view the account details</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1A4A0A">
            <w:pPr>
              <w:pStyle w:val="BodyText"/>
            </w:pP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1A4A0A">
            <w:pPr>
              <w:pStyle w:val="BodyText"/>
            </w:pPr>
            <w:r>
              <w:t>The persona summary is displayed</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980032" w:rsidP="001A4A0A">
            <w:pPr>
              <w:pStyle w:val="ListNumberUC"/>
              <w:numPr>
                <w:ilvl w:val="0"/>
                <w:numId w:val="18"/>
              </w:numPr>
            </w:pPr>
            <w:r>
              <w:t>The application displays the summary of the persona including:</w:t>
            </w:r>
          </w:p>
          <w:p w:rsidR="00980032" w:rsidRDefault="00980032" w:rsidP="001A4A0A">
            <w:pPr>
              <w:pStyle w:val="ListNumberUC"/>
              <w:numPr>
                <w:ilvl w:val="1"/>
                <w:numId w:val="18"/>
              </w:numPr>
            </w:pPr>
            <w:r>
              <w:t>First and Last name</w:t>
            </w:r>
          </w:p>
          <w:p w:rsidR="00980032" w:rsidRDefault="00980032" w:rsidP="001A4A0A">
            <w:pPr>
              <w:pStyle w:val="ListNumberUC"/>
              <w:numPr>
                <w:ilvl w:val="1"/>
                <w:numId w:val="18"/>
              </w:numPr>
            </w:pPr>
            <w:r>
              <w:t>Address</w:t>
            </w:r>
          </w:p>
          <w:p w:rsidR="00980032" w:rsidRDefault="00980032" w:rsidP="001A4A0A">
            <w:pPr>
              <w:pStyle w:val="ListNumberUC"/>
              <w:numPr>
                <w:ilvl w:val="1"/>
                <w:numId w:val="18"/>
              </w:numPr>
            </w:pPr>
            <w:r>
              <w:t>Language</w:t>
            </w:r>
          </w:p>
          <w:p w:rsidR="00980032" w:rsidRDefault="00980032" w:rsidP="001A4A0A">
            <w:pPr>
              <w:pStyle w:val="ListNumberUC"/>
              <w:numPr>
                <w:ilvl w:val="1"/>
                <w:numId w:val="18"/>
              </w:numPr>
            </w:pPr>
            <w:r>
              <w:t>Date of birth</w:t>
            </w:r>
          </w:p>
          <w:p w:rsidR="00980032" w:rsidDel="00121C8C" w:rsidRDefault="00980032" w:rsidP="001A4A0A">
            <w:pPr>
              <w:pStyle w:val="ListNumberUC"/>
              <w:numPr>
                <w:ilvl w:val="1"/>
                <w:numId w:val="18"/>
              </w:numPr>
            </w:pPr>
            <w:moveFromRangeStart w:id="102" w:author="Comverse" w:date="2013-06-11T12:04:00Z" w:name="move358715853"/>
            <w:moveFrom w:id="103" w:author="Comverse" w:date="2013-06-11T12:04:00Z">
              <w:r w:rsidDel="00121C8C">
                <w:t>Other persona of the contextual person</w:t>
              </w:r>
            </w:moveFrom>
          </w:p>
          <w:moveFromRangeEnd w:id="102"/>
          <w:p w:rsidR="00980032" w:rsidRDefault="00980032" w:rsidP="00121C8C">
            <w:pPr>
              <w:pStyle w:val="ListNumberUC"/>
              <w:numPr>
                <w:ilvl w:val="1"/>
                <w:numId w:val="18"/>
              </w:numPr>
            </w:pPr>
            <w:del w:id="104" w:author="Comverse" w:date="2013-06-11T12:06:00Z">
              <w:r w:rsidDel="00121C8C">
                <w:delText xml:space="preserve">    </w:delText>
              </w:r>
            </w:del>
            <w:r>
              <w:t>Person</w:t>
            </w:r>
            <w:ins w:id="105" w:author="Comverse" w:date="2013-06-11T12:04:00Z">
              <w:r w:rsidR="00121C8C">
                <w:t>a</w:t>
              </w:r>
            </w:ins>
            <w:r>
              <w:t xml:space="preserve"> </w:t>
            </w:r>
            <w:del w:id="106" w:author="Comverse" w:date="2013-06-11T12:04:00Z">
              <w:r w:rsidDel="00121C8C">
                <w:delText>S</w:delText>
              </w:r>
            </w:del>
            <w:ins w:id="107" w:author="Comverse" w:date="2013-06-11T12:04:00Z">
              <w:r w:rsidR="00121C8C">
                <w:t>s</w:t>
              </w:r>
            </w:ins>
            <w:r>
              <w:t>tatus</w:t>
            </w:r>
          </w:p>
          <w:p w:rsidR="00121C8C" w:rsidRDefault="00121C8C" w:rsidP="00121C8C">
            <w:pPr>
              <w:pStyle w:val="ListNumberUC"/>
              <w:numPr>
                <w:ilvl w:val="0"/>
                <w:numId w:val="18"/>
              </w:numPr>
              <w:rPr>
                <w:ins w:id="108" w:author="Comverse" w:date="2013-06-11T12:06:00Z"/>
              </w:rPr>
            </w:pPr>
            <w:ins w:id="109" w:author="Comverse" w:date="2013-06-11T12:06:00Z">
              <w:r>
                <w:t xml:space="preserve">The application displays </w:t>
              </w:r>
            </w:ins>
            <w:ins w:id="110" w:author="Comverse" w:date="2013-06-11T12:07:00Z">
              <w:r>
                <w:t>person social score (A1)</w:t>
              </w:r>
            </w:ins>
          </w:p>
          <w:p w:rsidR="00121C8C" w:rsidRDefault="00121C8C" w:rsidP="00121C8C">
            <w:pPr>
              <w:pStyle w:val="ListNumberUC"/>
              <w:numPr>
                <w:ilvl w:val="0"/>
                <w:numId w:val="18"/>
              </w:numPr>
              <w:rPr>
                <w:ins w:id="111" w:author="Comverse" w:date="2013-06-11T12:06:00Z"/>
              </w:rPr>
            </w:pPr>
            <w:ins w:id="112" w:author="Comverse" w:date="2013-06-11T12:06:00Z">
              <w:r>
                <w:t>The application displays visual cue on the contextual entities (Account/Subscriber ) to indicate the right(Read/Write/Not allowed)  of the persona on the contextual entities</w:t>
              </w:r>
            </w:ins>
          </w:p>
          <w:p w:rsidR="00121C8C" w:rsidDel="00121C8C" w:rsidRDefault="00121C8C" w:rsidP="00121C8C">
            <w:pPr>
              <w:pStyle w:val="ListNumberUC"/>
              <w:numPr>
                <w:ilvl w:val="1"/>
                <w:numId w:val="18"/>
              </w:numPr>
              <w:rPr>
                <w:del w:id="113" w:author="Comverse" w:date="2013-06-11T12:05:00Z"/>
              </w:rPr>
            </w:pPr>
            <w:moveToRangeStart w:id="114" w:author="Comverse" w:date="2013-06-11T12:04:00Z" w:name="move358715853"/>
            <w:moveTo w:id="115" w:author="Comverse" w:date="2013-06-11T12:04:00Z">
              <w:del w:id="116" w:author="Comverse" w:date="2013-06-11T12:05:00Z">
                <w:r w:rsidDel="00121C8C">
                  <w:delText>Other persona of the contextual person</w:delText>
                </w:r>
              </w:del>
            </w:moveTo>
          </w:p>
          <w:moveToRangeEnd w:id="114"/>
          <w:p w:rsidR="00121C8C" w:rsidRDefault="00121C8C" w:rsidP="00121C8C">
            <w:pPr>
              <w:pStyle w:val="ListNumberUC"/>
              <w:numPr>
                <w:ilvl w:val="0"/>
                <w:numId w:val="18"/>
              </w:numPr>
              <w:rPr>
                <w:ins w:id="117" w:author="Comverse" w:date="2013-06-11T12:05:00Z"/>
              </w:rPr>
            </w:pPr>
            <w:ins w:id="118" w:author="Comverse" w:date="2013-06-11T12:04:00Z">
              <w:r>
                <w:t>The application allows user to view and select other persona of the</w:t>
              </w:r>
            </w:ins>
            <w:ins w:id="119" w:author="Comverse" w:date="2013-06-11T12:05:00Z">
              <w:r>
                <w:t xml:space="preserve"> contextual person</w:t>
              </w:r>
            </w:ins>
            <w:ins w:id="120" w:author="Comverse" w:date="2013-06-11T12:09:00Z">
              <w:r>
                <w:t xml:space="preserve"> (if any)</w:t>
              </w:r>
            </w:ins>
          </w:p>
          <w:p w:rsidR="00980032" w:rsidDel="00121C8C" w:rsidRDefault="00121C8C" w:rsidP="001A4A0A">
            <w:pPr>
              <w:pStyle w:val="ListNumberUC"/>
              <w:numPr>
                <w:ilvl w:val="0"/>
                <w:numId w:val="18"/>
              </w:numPr>
              <w:rPr>
                <w:del w:id="121" w:author="Comverse" w:date="2013-06-11T12:07:00Z"/>
              </w:rPr>
            </w:pPr>
            <w:ins w:id="122" w:author="Comverse" w:date="2013-06-11T12:05:00Z">
              <w:r>
                <w:t>The application allows user to view and select other person having a persona associated to the current billing hierarchy</w:t>
              </w:r>
            </w:ins>
            <w:ins w:id="123" w:author="Comverse" w:date="2013-06-11T12:09:00Z">
              <w:r>
                <w:t xml:space="preserve"> (if any)</w:t>
              </w:r>
            </w:ins>
            <w:del w:id="124" w:author="Comverse" w:date="2013-06-11T12:07:00Z">
              <w:r w:rsidR="00980032" w:rsidDel="00121C8C">
                <w:delText>The application displays visual cue on the contextual entities (Account/Subscriber ) to indicate the right(Read/Write/Not allowed)  of the persona on the contextual entities</w:delText>
              </w:r>
            </w:del>
          </w:p>
          <w:p w:rsidR="00980032" w:rsidDel="00121C8C" w:rsidRDefault="00980032" w:rsidP="001A4A0A">
            <w:pPr>
              <w:pStyle w:val="ListNumberUC"/>
              <w:numPr>
                <w:ilvl w:val="0"/>
                <w:numId w:val="18"/>
              </w:numPr>
              <w:rPr>
                <w:del w:id="125" w:author="Comverse" w:date="2013-06-11T12:04:00Z"/>
              </w:rPr>
            </w:pPr>
            <w:del w:id="126" w:author="Comverse" w:date="2013-06-11T12:04:00Z">
              <w:r w:rsidDel="00121C8C">
                <w:delText>The user chooses the view/edit person link</w:delText>
              </w:r>
            </w:del>
          </w:p>
          <w:p w:rsidR="00980032" w:rsidRDefault="00980032" w:rsidP="001A4A0A">
            <w:pPr>
              <w:pStyle w:val="ListNumberUC"/>
              <w:numPr>
                <w:ilvl w:val="0"/>
                <w:numId w:val="18"/>
              </w:numPr>
            </w:pPr>
            <w:del w:id="127" w:author="Comverse" w:date="2013-06-11T12:04:00Z">
              <w:r w:rsidDel="00121C8C">
                <w:delText>Redirect the user to use case PEM0020 - Modify Person details</w:delText>
              </w:r>
            </w:del>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121C8C" w:rsidRDefault="00121C8C" w:rsidP="00121C8C">
            <w:pPr>
              <w:pStyle w:val="ListNumberUC"/>
              <w:rPr>
                <w:ins w:id="128" w:author="Comverse" w:date="2013-06-11T12:07:00Z"/>
              </w:rPr>
            </w:pPr>
            <w:ins w:id="129" w:author="Comverse" w:date="2013-06-11T12:07:00Z">
              <w:r>
                <w:t xml:space="preserve">A1 : Social Score feature is </w:t>
              </w:r>
            </w:ins>
            <w:ins w:id="130" w:author="Comverse" w:date="2013-06-11T12:09:00Z">
              <w:r>
                <w:t>disabled</w:t>
              </w:r>
            </w:ins>
          </w:p>
          <w:p w:rsidR="00121C8C" w:rsidRDefault="00121C8C" w:rsidP="00121C8C">
            <w:pPr>
              <w:pStyle w:val="ListNumberUC"/>
              <w:numPr>
                <w:ilvl w:val="0"/>
                <w:numId w:val="19"/>
              </w:numPr>
              <w:rPr>
                <w:ins w:id="131" w:author="Comverse" w:date="2013-06-11T12:08:00Z"/>
              </w:rPr>
            </w:pPr>
            <w:ins w:id="132" w:author="Comverse" w:date="2013-06-11T12:08:00Z">
              <w:r>
                <w:t>The application does not display person social score</w:t>
              </w:r>
            </w:ins>
          </w:p>
          <w:p w:rsidR="00980032" w:rsidRDefault="00121C8C" w:rsidP="00121C8C">
            <w:pPr>
              <w:pStyle w:val="ListNumberUC"/>
              <w:numPr>
                <w:ilvl w:val="0"/>
                <w:numId w:val="19"/>
              </w:numPr>
            </w:pPr>
            <w:ins w:id="133" w:author="Comverse" w:date="2013-06-11T12:08:00Z">
              <w:r w:rsidRPr="006363E8">
                <w:t>Next steps are similar to nominal flow</w:t>
              </w:r>
            </w:ins>
          </w:p>
        </w:tc>
      </w:tr>
    </w:tbl>
    <w:p w:rsidR="00980032" w:rsidRDefault="00980032" w:rsidP="00980032"/>
    <w:p w:rsidR="00EE6A2F" w:rsidRDefault="00EE6A2F" w:rsidP="00980032"/>
    <w:p w:rsidR="00980032" w:rsidRDefault="00BE4AE0" w:rsidP="00980032">
      <w:pPr>
        <w:pStyle w:val="Heading4"/>
        <w:numPr>
          <w:ilvl w:val="3"/>
          <w:numId w:val="16"/>
        </w:numPr>
      </w:pPr>
      <w:bookmarkStart w:id="134" w:name="_Toc364961183"/>
      <w:r>
        <w:t>PEM0020 - Modify existing p</w:t>
      </w:r>
      <w:r w:rsidR="00980032">
        <w:t>erson details (New)</w:t>
      </w:r>
      <w:bookmarkEnd w:id="134"/>
      <w:r w:rsidR="00980032">
        <w:t xml:space="preserve"> </w:t>
      </w:r>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990"/>
        <w:gridCol w:w="2606"/>
      </w:tblGrid>
      <w:tr w:rsidR="00980032" w:rsidTr="001A4A0A">
        <w:trPr>
          <w:trHeight w:val="360"/>
        </w:trPr>
        <w:tc>
          <w:tcPr>
            <w:tcW w:w="5580" w:type="dxa"/>
            <w:gridSpan w:val="2"/>
            <w:shd w:val="clear" w:color="auto" w:fill="E6E6E6"/>
          </w:tcPr>
          <w:p w:rsidR="00980032" w:rsidRDefault="00980032" w:rsidP="001A4A0A">
            <w:pPr>
              <w:pStyle w:val="TableHeading"/>
            </w:pPr>
            <w:r>
              <w:rPr>
                <w:lang w:val="en-US"/>
              </w:rPr>
              <w:t xml:space="preserve">Modify </w:t>
            </w:r>
            <w:r w:rsidR="00BE4AE0">
              <w:rPr>
                <w:lang w:val="en-US"/>
              </w:rPr>
              <w:t xml:space="preserve">existing </w:t>
            </w:r>
            <w:r>
              <w:rPr>
                <w:lang w:val="en-US"/>
              </w:rPr>
              <w:t>person details</w:t>
            </w:r>
          </w:p>
        </w:tc>
        <w:tc>
          <w:tcPr>
            <w:tcW w:w="99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t>PEM0020</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980032" w:rsidP="001A4A0A">
            <w:pPr>
              <w:pStyle w:val="BodyText"/>
            </w:pPr>
            <w:r>
              <w:t>This use case allows modifying person details excluding legal address.</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Default="00980032" w:rsidP="001A4A0A">
            <w:pPr>
              <w:pStyle w:val="BodyText"/>
            </w:pPr>
            <w:r>
              <w:t>Persona already exists in C-One</w:t>
            </w:r>
          </w:p>
          <w:p w:rsidR="00980032" w:rsidRDefault="00980032" w:rsidP="001A4A0A">
            <w:pPr>
              <w:pStyle w:val="BodyText"/>
            </w:pPr>
            <w:r>
              <w:t>The user is in the context of a persona</w:t>
            </w:r>
          </w:p>
          <w:p w:rsidR="00980032" w:rsidRDefault="00980032" w:rsidP="001A4A0A">
            <w:pPr>
              <w:pStyle w:val="BodyText"/>
            </w:pPr>
            <w:r>
              <w:t>Or</w:t>
            </w:r>
          </w:p>
          <w:p w:rsidR="00B86A3B" w:rsidRPr="006D15FA" w:rsidRDefault="00980032" w:rsidP="00B86A3B">
            <w:pPr>
              <w:pStyle w:val="BodyText"/>
            </w:pPr>
            <w:r>
              <w:t>The user has selected a persona</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1A4A0A">
            <w:pPr>
              <w:pStyle w:val="BodyText"/>
            </w:pPr>
            <w:r>
              <w:t>User has selected the option to modify persona details</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B86A3B" w:rsidRPr="006D15FA" w:rsidRDefault="00980032" w:rsidP="00B86A3B">
            <w:pPr>
              <w:pStyle w:val="BodyText"/>
            </w:pPr>
            <w:r>
              <w:t>The details are not modified and an error message is displayed</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1A4A0A">
            <w:pPr>
              <w:pStyle w:val="BodyText"/>
            </w:pPr>
            <w:r>
              <w:t>The details are correctly updated</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B86A3B" w:rsidP="00970393">
            <w:pPr>
              <w:pStyle w:val="ListNumberUC"/>
              <w:numPr>
                <w:ilvl w:val="0"/>
                <w:numId w:val="53"/>
              </w:numPr>
            </w:pPr>
            <w:r w:rsidRPr="00AC1739">
              <w:t>The application displays person details in editable mode populated with existing values</w:t>
            </w:r>
            <w:r>
              <w:t xml:space="preserve"> in following sections</w:t>
            </w:r>
            <w:r w:rsidR="00980032">
              <w:t>:</w:t>
            </w:r>
          </w:p>
          <w:p w:rsidR="00980032" w:rsidRPr="00B86A3B" w:rsidRDefault="00B86A3B" w:rsidP="00970393">
            <w:pPr>
              <w:pStyle w:val="ListNumberUC"/>
              <w:numPr>
                <w:ilvl w:val="1"/>
                <w:numId w:val="53"/>
              </w:numPr>
              <w:rPr>
                <w:lang w:val="fr-FR"/>
              </w:rPr>
            </w:pPr>
            <w:r w:rsidRPr="00B86A3B">
              <w:rPr>
                <w:lang w:val="fr-FR"/>
              </w:rPr>
              <w:t xml:space="preserve">Person </w:t>
            </w:r>
            <w:proofErr w:type="spellStart"/>
            <w:r w:rsidRPr="00B86A3B">
              <w:rPr>
                <w:lang w:val="fr-FR"/>
              </w:rPr>
              <w:t>core</w:t>
            </w:r>
            <w:proofErr w:type="spellEnd"/>
            <w:r w:rsidRPr="00B86A3B">
              <w:rPr>
                <w:lang w:val="fr-FR"/>
              </w:rPr>
              <w:t xml:space="preserve"> </w:t>
            </w:r>
            <w:proofErr w:type="spellStart"/>
            <w:r w:rsidRPr="00B86A3B">
              <w:rPr>
                <w:lang w:val="fr-FR"/>
              </w:rPr>
              <w:t>a</w:t>
            </w:r>
            <w:r w:rsidR="00980032" w:rsidRPr="00B86A3B">
              <w:rPr>
                <w:lang w:val="fr-FR"/>
              </w:rPr>
              <w:t>ttributes</w:t>
            </w:r>
            <w:proofErr w:type="spellEnd"/>
            <w:r w:rsidRPr="00B86A3B">
              <w:rPr>
                <w:lang w:val="fr-FR"/>
              </w:rPr>
              <w:t xml:space="preserve"> (email, national id, </w:t>
            </w:r>
            <w:proofErr w:type="spellStart"/>
            <w:r w:rsidRPr="00B86A3B">
              <w:rPr>
                <w:lang w:val="fr-FR"/>
              </w:rPr>
              <w:t>etc</w:t>
            </w:r>
            <w:proofErr w:type="spellEnd"/>
            <w:r w:rsidRPr="00B86A3B">
              <w:rPr>
                <w:lang w:val="fr-FR"/>
              </w:rPr>
              <w:t>)</w:t>
            </w:r>
          </w:p>
          <w:p w:rsidR="00980032" w:rsidRDefault="00980032" w:rsidP="00970393">
            <w:pPr>
              <w:pStyle w:val="ListNumberUC"/>
              <w:numPr>
                <w:ilvl w:val="1"/>
                <w:numId w:val="53"/>
              </w:numPr>
            </w:pPr>
            <w:r>
              <w:t>Address details</w:t>
            </w:r>
          </w:p>
          <w:p w:rsidR="00980032" w:rsidRDefault="00980032" w:rsidP="00970393">
            <w:pPr>
              <w:pStyle w:val="ListNumberUC"/>
              <w:numPr>
                <w:ilvl w:val="1"/>
                <w:numId w:val="53"/>
              </w:numPr>
            </w:pPr>
            <w:r>
              <w:t>Marketing preferences including preferred channel and allowed channels</w:t>
            </w:r>
          </w:p>
          <w:p w:rsidR="00B86A3B" w:rsidRPr="00B86A3B" w:rsidRDefault="00B86A3B" w:rsidP="00970393">
            <w:pPr>
              <w:pStyle w:val="ListNumberUC"/>
              <w:numPr>
                <w:ilvl w:val="1"/>
                <w:numId w:val="53"/>
              </w:numPr>
              <w:rPr>
                <w:lang w:val="fr-FR"/>
              </w:rPr>
            </w:pPr>
            <w:r w:rsidRPr="00B86A3B">
              <w:rPr>
                <w:lang w:val="fr-FR"/>
              </w:rPr>
              <w:t xml:space="preserve">Person </w:t>
            </w:r>
            <w:proofErr w:type="spellStart"/>
            <w:r>
              <w:rPr>
                <w:lang w:val="fr-FR"/>
              </w:rPr>
              <w:t>extended</w:t>
            </w:r>
            <w:proofErr w:type="spellEnd"/>
            <w:r>
              <w:rPr>
                <w:lang w:val="fr-FR"/>
              </w:rPr>
              <w:t xml:space="preserve"> </w:t>
            </w:r>
            <w:proofErr w:type="spellStart"/>
            <w:r w:rsidRPr="00B86A3B">
              <w:rPr>
                <w:lang w:val="fr-FR"/>
              </w:rPr>
              <w:t>attributes</w:t>
            </w:r>
            <w:proofErr w:type="spellEnd"/>
          </w:p>
          <w:p w:rsidR="00980032" w:rsidRDefault="00980032" w:rsidP="00970393">
            <w:pPr>
              <w:pStyle w:val="ListNumberUC"/>
              <w:numPr>
                <w:ilvl w:val="0"/>
                <w:numId w:val="53"/>
              </w:numPr>
            </w:pPr>
            <w:r>
              <w:t>The user updates the persona details(A</w:t>
            </w:r>
            <w:r w:rsidR="00B86A3B">
              <w:t>1)(A2</w:t>
            </w:r>
            <w:r>
              <w:t>)</w:t>
            </w:r>
            <w:r w:rsidR="003C5FBC">
              <w:t>(A3)</w:t>
            </w:r>
          </w:p>
          <w:p w:rsidR="00BF6F01" w:rsidRDefault="00980032">
            <w:pPr>
              <w:pStyle w:val="ListNumberUC"/>
              <w:numPr>
                <w:ilvl w:val="0"/>
                <w:numId w:val="53"/>
              </w:numPr>
            </w:pPr>
            <w:r>
              <w:t xml:space="preserve">The user chooses the save </w:t>
            </w:r>
            <w:ins w:id="135" w:author="Comverse" w:date="2013-06-13T16:57:00Z">
              <w:r w:rsidR="009914AE">
                <w:t>option</w:t>
              </w:r>
            </w:ins>
            <w:del w:id="136" w:author="Comverse" w:date="2013-06-13T16:57:00Z">
              <w:r w:rsidDel="009914AE">
                <w:delText>link</w:delText>
              </w:r>
            </w:del>
            <w:ins w:id="137" w:author="Comverse" w:date="2013-06-13T16:57:00Z">
              <w:r w:rsidR="009914AE">
                <w:t xml:space="preserve"> </w:t>
              </w:r>
            </w:ins>
            <w:r>
              <w:t>(A</w:t>
            </w:r>
            <w:r w:rsidR="003C5FBC">
              <w:t>4</w:t>
            </w:r>
            <w:r>
              <w:t>)</w:t>
            </w:r>
          </w:p>
          <w:p w:rsidR="00980032" w:rsidRDefault="00980032" w:rsidP="00970393">
            <w:pPr>
              <w:pStyle w:val="ListNumberUC"/>
              <w:numPr>
                <w:ilvl w:val="0"/>
                <w:numId w:val="53"/>
              </w:numPr>
            </w:pPr>
            <w:r>
              <w:t>The application updates the persona details</w:t>
            </w:r>
            <w:ins w:id="138" w:author="Comverse" w:date="2013-06-13T16:57:00Z">
              <w:r w:rsidR="009914AE">
                <w:t xml:space="preserve"> </w:t>
              </w:r>
            </w:ins>
            <w:r>
              <w:t>(A</w:t>
            </w:r>
            <w:r w:rsidR="003C5FBC">
              <w:t>5</w:t>
            </w:r>
            <w:r>
              <w:t>)</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B86A3B" w:rsidRDefault="00B86A3B" w:rsidP="00B86A3B">
            <w:pPr>
              <w:pStyle w:val="ListNumberUC"/>
            </w:pPr>
            <w:r>
              <w:t>A1 : The person modifies the legal address</w:t>
            </w:r>
          </w:p>
          <w:p w:rsidR="00BF6F01" w:rsidRDefault="00B86A3B">
            <w:pPr>
              <w:pStyle w:val="ListNumberUC"/>
              <w:numPr>
                <w:ilvl w:val="0"/>
                <w:numId w:val="228"/>
              </w:numPr>
            </w:pPr>
            <w:r>
              <w:t xml:space="preserve">Redirect to use case  </w:t>
            </w:r>
            <w:r w:rsidRPr="00CE7EE9">
              <w:t>PEM0030</w:t>
            </w:r>
            <w:r>
              <w:t xml:space="preserve"> :</w:t>
            </w:r>
            <w:r w:rsidRPr="00CE7EE9">
              <w:t xml:space="preserve"> Modify person legal address</w:t>
            </w:r>
          </w:p>
          <w:p w:rsidR="00B86A3B" w:rsidRPr="006363E8" w:rsidRDefault="00B86A3B" w:rsidP="003C5FBC">
            <w:pPr>
              <w:pStyle w:val="Body"/>
              <w:ind w:left="0"/>
            </w:pPr>
            <w:r w:rsidRPr="006363E8">
              <w:t>A</w:t>
            </w:r>
            <w:r w:rsidR="003C5FBC">
              <w:t>2</w:t>
            </w:r>
            <w:r w:rsidRPr="006363E8">
              <w:t>: Person has one COP persona</w:t>
            </w:r>
          </w:p>
          <w:p w:rsidR="00B86A3B" w:rsidRDefault="00B86A3B" w:rsidP="005E61D6">
            <w:pPr>
              <w:pStyle w:val="Body"/>
              <w:numPr>
                <w:ilvl w:val="0"/>
                <w:numId w:val="209"/>
              </w:numPr>
            </w:pPr>
            <w:r w:rsidRPr="006363E8">
              <w:t>User updates data information upon customer inputs and informs the user that at least one account is linked to this person legal address and will be also updated accordingly.</w:t>
            </w:r>
          </w:p>
          <w:p w:rsidR="00B86A3B" w:rsidRPr="006363E8" w:rsidRDefault="00B86A3B" w:rsidP="005E61D6">
            <w:pPr>
              <w:pStyle w:val="Body"/>
              <w:numPr>
                <w:ilvl w:val="0"/>
                <w:numId w:val="209"/>
              </w:numPr>
            </w:pPr>
            <w:r w:rsidRPr="006363E8">
              <w:t>Next steps are similar to nominal flow</w:t>
            </w:r>
          </w:p>
          <w:p w:rsidR="00B86A3B" w:rsidRDefault="00B86A3B" w:rsidP="003C5FBC">
            <w:pPr>
              <w:pStyle w:val="ListNumberUC"/>
            </w:pPr>
            <w:r>
              <w:t>A</w:t>
            </w:r>
            <w:r w:rsidR="003C5FBC">
              <w:t>3</w:t>
            </w:r>
            <w:r>
              <w:t xml:space="preserve"> : The fields required by the selected communication channel are not set</w:t>
            </w:r>
          </w:p>
          <w:p w:rsidR="00B86A3B" w:rsidRDefault="00B86A3B" w:rsidP="005E61D6">
            <w:pPr>
              <w:pStyle w:val="ListNumberUC"/>
              <w:numPr>
                <w:ilvl w:val="0"/>
                <w:numId w:val="210"/>
              </w:numPr>
            </w:pPr>
            <w:r>
              <w:t>The application indicates to the user to fields to set according to the selected communication channel</w:t>
            </w:r>
          </w:p>
          <w:p w:rsidR="00980032" w:rsidRDefault="00980032" w:rsidP="003C5FBC">
            <w:pPr>
              <w:pStyle w:val="ListNumberUC"/>
            </w:pPr>
            <w:r>
              <w:t>A</w:t>
            </w:r>
            <w:r w:rsidR="003C5FBC">
              <w:t>4</w:t>
            </w:r>
            <w:r>
              <w:t xml:space="preserve"> : The user chooses the “cancel” link</w:t>
            </w:r>
          </w:p>
          <w:p w:rsidR="00980032" w:rsidRDefault="00980032" w:rsidP="005E61D6">
            <w:pPr>
              <w:pStyle w:val="ListNumberUC"/>
              <w:numPr>
                <w:ilvl w:val="0"/>
                <w:numId w:val="211"/>
              </w:numPr>
            </w:pPr>
            <w:r>
              <w:t>The application goes back to the previous screen without applying any change to the person/persona details</w:t>
            </w:r>
          </w:p>
          <w:p w:rsidR="00980032" w:rsidRDefault="00980032" w:rsidP="003C5FBC">
            <w:pPr>
              <w:pStyle w:val="ListNumberUC"/>
            </w:pPr>
            <w:r>
              <w:t>A</w:t>
            </w:r>
            <w:r w:rsidR="003C5FBC">
              <w:t>5</w:t>
            </w:r>
            <w:r>
              <w:t xml:space="preserve"> :  The application is not able to save all the modifications</w:t>
            </w:r>
          </w:p>
          <w:p w:rsidR="00980032" w:rsidRDefault="00980032" w:rsidP="00970393">
            <w:pPr>
              <w:pStyle w:val="ListNumberUC"/>
              <w:numPr>
                <w:ilvl w:val="0"/>
                <w:numId w:val="20"/>
              </w:numPr>
            </w:pPr>
            <w:r>
              <w:t>The application revert already applied changes</w:t>
            </w:r>
          </w:p>
          <w:p w:rsidR="00980032" w:rsidRDefault="00980032" w:rsidP="00970393">
            <w:pPr>
              <w:pStyle w:val="ListNumberUC"/>
              <w:numPr>
                <w:ilvl w:val="0"/>
                <w:numId w:val="20"/>
              </w:numPr>
            </w:pPr>
            <w:r>
              <w:t>The application displays an error message indicating to the user the fact that the update is not possible for the moment and asks him to try later.</w:t>
            </w:r>
          </w:p>
        </w:tc>
      </w:tr>
    </w:tbl>
    <w:p w:rsidR="00980032" w:rsidRDefault="00980032" w:rsidP="00980032">
      <w:pPr>
        <w:pStyle w:val="Body"/>
      </w:pPr>
    </w:p>
    <w:p w:rsidR="00980032" w:rsidRDefault="00980032" w:rsidP="00980032">
      <w:pPr>
        <w:pStyle w:val="Body"/>
      </w:pPr>
      <w:r>
        <w:t xml:space="preserve">Note: Modify person details and modify persona details are different use cases because consequences of such modification may not have the same impacts. For example, for modifying person details, user should understand that this modification will impact </w:t>
      </w:r>
      <w:proofErr w:type="gramStart"/>
      <w:r>
        <w:t>all the</w:t>
      </w:r>
      <w:proofErr w:type="gramEnd"/>
      <w:r>
        <w:t xml:space="preserve"> persona belonging to this person.</w:t>
      </w:r>
    </w:p>
    <w:p w:rsidR="00B86A3B" w:rsidRDefault="00B86A3B" w:rsidP="00980032">
      <w:pPr>
        <w:pStyle w:val="Body"/>
      </w:pPr>
    </w:p>
    <w:p w:rsidR="00980032" w:rsidRDefault="00980032" w:rsidP="00980032">
      <w:pPr>
        <w:pStyle w:val="Heading4"/>
        <w:numPr>
          <w:ilvl w:val="3"/>
          <w:numId w:val="16"/>
        </w:numPr>
      </w:pPr>
      <w:bookmarkStart w:id="139" w:name="_Toc337221686"/>
      <w:bookmarkStart w:id="140" w:name="_Toc364961184"/>
      <w:bookmarkStart w:id="141" w:name="OLE_LINK3"/>
      <w:bookmarkStart w:id="142" w:name="OLE_LINK4"/>
      <w:r w:rsidRPr="00CE7EE9">
        <w:t>PEM0030</w:t>
      </w:r>
      <w:r>
        <w:t xml:space="preserve"> - </w:t>
      </w:r>
      <w:r w:rsidRPr="00CE7EE9">
        <w:t>Modify person legal address</w:t>
      </w:r>
      <w:bookmarkEnd w:id="139"/>
      <w:r>
        <w:t xml:space="preserve"> (New)</w:t>
      </w:r>
      <w:bookmarkEnd w:id="140"/>
    </w:p>
    <w:p w:rsidR="00980032" w:rsidRDefault="00980032" w:rsidP="00980032">
      <w:pPr>
        <w:pStyle w:val="Heading5"/>
      </w:pPr>
      <w:r>
        <w:t xml:space="preserve">Use </w:t>
      </w:r>
      <w:proofErr w:type="spellStart"/>
      <w:r>
        <w:t>case</w:t>
      </w:r>
      <w:proofErr w:type="spellEnd"/>
      <w:r>
        <w:t xml:space="preserve"> flow</w:t>
      </w:r>
    </w:p>
    <w:p w:rsidR="00980032" w:rsidRDefault="00980032" w:rsidP="00980032">
      <w:del w:id="143" w:author="Comverse" w:date="2013-04-10T19:13:00Z">
        <w:r w:rsidDel="00B86BDF">
          <w:object w:dxaOrig="14736" w:dyaOrig="7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25pt;height:246.05pt" o:ole="">
              <v:imagedata r:id="rId15" o:title=""/>
            </v:shape>
            <o:OLEObject Type="Embed" ProgID="Visio.Drawing.11" ShapeID="_x0000_i1025" DrawAspect="Content" ObjectID="_1443275057" r:id="rId16"/>
          </w:object>
        </w:r>
      </w:del>
    </w:p>
    <w:p w:rsidR="00980032" w:rsidRDefault="00980032" w:rsidP="00980032"/>
    <w:p w:rsidR="00980032" w:rsidRPr="00B36D8A" w:rsidRDefault="00980032" w:rsidP="00980032">
      <w:pPr>
        <w:pStyle w:val="Heading5"/>
        <w:rPr>
          <w:rStyle w:val="Heading2Char"/>
          <w:sz w:val="21"/>
        </w:rPr>
      </w:pPr>
      <w:r>
        <w:br w:type="page"/>
      </w:r>
      <w:bookmarkStart w:id="144" w:name="_Toc337221688"/>
      <w:r w:rsidRPr="00B36D8A">
        <w:t>Use case</w:t>
      </w:r>
      <w:bookmarkEnd w:id="144"/>
    </w:p>
    <w:tbl>
      <w:tblPr>
        <w:tblW w:w="916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10"/>
        <w:gridCol w:w="3665"/>
        <w:gridCol w:w="2989"/>
      </w:tblGrid>
      <w:tr w:rsidR="00980032" w:rsidRPr="0056742D" w:rsidTr="001A4A0A">
        <w:trPr>
          <w:trHeight w:val="367"/>
        </w:trPr>
        <w:tc>
          <w:tcPr>
            <w:tcW w:w="6175" w:type="dxa"/>
            <w:gridSpan w:val="2"/>
            <w:shd w:val="clear" w:color="auto" w:fill="E6E6E6"/>
          </w:tcPr>
          <w:p w:rsidR="00980032" w:rsidRPr="0056742D" w:rsidRDefault="00980032" w:rsidP="001A4A0A">
            <w:pPr>
              <w:pStyle w:val="TableHeading"/>
            </w:pPr>
            <w:r w:rsidRPr="0056742D">
              <w:t xml:space="preserve">Modify </w:t>
            </w:r>
            <w:r>
              <w:t>person legal address</w:t>
            </w:r>
          </w:p>
        </w:tc>
        <w:tc>
          <w:tcPr>
            <w:tcW w:w="2989" w:type="dxa"/>
            <w:shd w:val="clear" w:color="auto" w:fill="E6E6E6"/>
          </w:tcPr>
          <w:p w:rsidR="00980032" w:rsidRPr="0056742D" w:rsidRDefault="00980032" w:rsidP="001A4A0A">
            <w:pPr>
              <w:pStyle w:val="TableHeading"/>
            </w:pPr>
            <w:r>
              <w:t>PEM0030</w:t>
            </w:r>
          </w:p>
        </w:tc>
      </w:tr>
      <w:tr w:rsidR="00980032" w:rsidRPr="0056742D" w:rsidTr="001A4A0A">
        <w:trPr>
          <w:trHeight w:val="147"/>
        </w:trPr>
        <w:tc>
          <w:tcPr>
            <w:tcW w:w="2510" w:type="dxa"/>
          </w:tcPr>
          <w:p w:rsidR="00980032" w:rsidRPr="0056742D" w:rsidRDefault="00980032" w:rsidP="001A4A0A">
            <w:r w:rsidRPr="0056742D">
              <w:t>Primary actors</w:t>
            </w:r>
          </w:p>
        </w:tc>
        <w:tc>
          <w:tcPr>
            <w:tcW w:w="6654" w:type="dxa"/>
            <w:gridSpan w:val="2"/>
          </w:tcPr>
          <w:p w:rsidR="00980032" w:rsidRDefault="00980032" w:rsidP="001A4A0A">
            <w:pPr>
              <w:pStyle w:val="BodyText"/>
            </w:pPr>
            <w:r w:rsidRPr="0056742D">
              <w:t>Dealer user</w:t>
            </w:r>
          </w:p>
          <w:p w:rsidR="00980032" w:rsidRPr="0056742D" w:rsidRDefault="00980032" w:rsidP="001A4A0A">
            <w:pPr>
              <w:pStyle w:val="BodyText"/>
            </w:pPr>
            <w:r>
              <w:t>CSR user</w:t>
            </w:r>
          </w:p>
        </w:tc>
      </w:tr>
      <w:tr w:rsidR="00980032" w:rsidRPr="0056742D" w:rsidTr="001A4A0A">
        <w:trPr>
          <w:trHeight w:val="147"/>
        </w:trPr>
        <w:tc>
          <w:tcPr>
            <w:tcW w:w="2510" w:type="dxa"/>
          </w:tcPr>
          <w:p w:rsidR="00980032" w:rsidRPr="0056742D" w:rsidRDefault="00980032" w:rsidP="001A4A0A">
            <w:r w:rsidRPr="0056742D">
              <w:t>Summary Goal</w:t>
            </w:r>
          </w:p>
        </w:tc>
        <w:tc>
          <w:tcPr>
            <w:tcW w:w="6654" w:type="dxa"/>
            <w:gridSpan w:val="2"/>
          </w:tcPr>
          <w:p w:rsidR="00980032" w:rsidRPr="0056742D" w:rsidRDefault="00980032" w:rsidP="001A4A0A">
            <w:pPr>
              <w:pStyle w:val="BodyText"/>
            </w:pPr>
            <w:r w:rsidRPr="0056742D">
              <w:t xml:space="preserve">This use case allows the user to modify a </w:t>
            </w:r>
            <w:r>
              <w:t>person legal address</w:t>
            </w:r>
            <w:r w:rsidRPr="0056742D">
              <w:t xml:space="preserve"> </w:t>
            </w:r>
          </w:p>
        </w:tc>
      </w:tr>
      <w:tr w:rsidR="00980032" w:rsidRPr="0056742D" w:rsidTr="001A4A0A">
        <w:trPr>
          <w:trHeight w:val="180"/>
        </w:trPr>
        <w:tc>
          <w:tcPr>
            <w:tcW w:w="2510" w:type="dxa"/>
          </w:tcPr>
          <w:p w:rsidR="00980032" w:rsidRPr="0056742D" w:rsidRDefault="00980032" w:rsidP="001A4A0A">
            <w:r w:rsidRPr="0056742D">
              <w:t>Pre-conditions</w:t>
            </w:r>
          </w:p>
        </w:tc>
        <w:tc>
          <w:tcPr>
            <w:tcW w:w="6654" w:type="dxa"/>
            <w:gridSpan w:val="2"/>
          </w:tcPr>
          <w:p w:rsidR="00980032" w:rsidRDefault="00980032" w:rsidP="001A4A0A">
            <w:r w:rsidRPr="0056742D">
              <w:t>User is logged in.</w:t>
            </w:r>
          </w:p>
          <w:p w:rsidR="00980032" w:rsidRPr="0056742D" w:rsidRDefault="00980032" w:rsidP="001A4A0A">
            <w:r>
              <w:t>Application</w:t>
            </w:r>
            <w:r w:rsidRPr="0056742D">
              <w:t xml:space="preserve"> is in the context of a </w:t>
            </w:r>
            <w:r>
              <w:t>person</w:t>
            </w:r>
          </w:p>
        </w:tc>
      </w:tr>
      <w:tr w:rsidR="00980032" w:rsidRPr="0056742D" w:rsidTr="001A4A0A">
        <w:trPr>
          <w:trHeight w:val="180"/>
        </w:trPr>
        <w:tc>
          <w:tcPr>
            <w:tcW w:w="2510" w:type="dxa"/>
          </w:tcPr>
          <w:p w:rsidR="00980032" w:rsidRPr="0056742D" w:rsidRDefault="00980032" w:rsidP="001A4A0A">
            <w:r w:rsidRPr="0056742D">
              <w:t>Trigger</w:t>
            </w:r>
          </w:p>
        </w:tc>
        <w:tc>
          <w:tcPr>
            <w:tcW w:w="6654" w:type="dxa"/>
            <w:gridSpan w:val="2"/>
          </w:tcPr>
          <w:p w:rsidR="00980032" w:rsidRPr="0056742D" w:rsidRDefault="00980032" w:rsidP="001A4A0A">
            <w:pPr>
              <w:pStyle w:val="BodyText"/>
            </w:pPr>
            <w:r w:rsidRPr="0056742D">
              <w:t xml:space="preserve">User has selected the option to modify the </w:t>
            </w:r>
            <w:r w:rsidR="001A4A0A">
              <w:t>person address</w:t>
            </w:r>
          </w:p>
        </w:tc>
      </w:tr>
      <w:tr w:rsidR="00980032" w:rsidRPr="0056742D" w:rsidTr="001A4A0A">
        <w:trPr>
          <w:trHeight w:val="180"/>
        </w:trPr>
        <w:tc>
          <w:tcPr>
            <w:tcW w:w="2510" w:type="dxa"/>
          </w:tcPr>
          <w:p w:rsidR="00980032" w:rsidRPr="0056742D" w:rsidRDefault="00980032" w:rsidP="001A4A0A">
            <w:r w:rsidRPr="0056742D">
              <w:t>Minimum guarantees</w:t>
            </w:r>
          </w:p>
        </w:tc>
        <w:tc>
          <w:tcPr>
            <w:tcW w:w="6654" w:type="dxa"/>
            <w:gridSpan w:val="2"/>
          </w:tcPr>
          <w:p w:rsidR="00980032" w:rsidRDefault="00980032" w:rsidP="001A4A0A">
            <w:pPr>
              <w:pStyle w:val="BodyText"/>
            </w:pPr>
            <w:r>
              <w:t>Person legal address</w:t>
            </w:r>
            <w:r w:rsidRPr="0056742D">
              <w:t xml:space="preserve"> has not been modified.</w:t>
            </w:r>
          </w:p>
          <w:p w:rsidR="00980032" w:rsidRPr="0056742D" w:rsidRDefault="00980032" w:rsidP="001A4A0A">
            <w:pPr>
              <w:pStyle w:val="BodyText"/>
            </w:pPr>
            <w:r>
              <w:t>Application informs the user that the modification is not possible because of a failure</w:t>
            </w:r>
          </w:p>
        </w:tc>
      </w:tr>
      <w:tr w:rsidR="00980032" w:rsidRPr="0056742D" w:rsidTr="001A4A0A">
        <w:trPr>
          <w:trHeight w:val="180"/>
        </w:trPr>
        <w:tc>
          <w:tcPr>
            <w:tcW w:w="2510" w:type="dxa"/>
          </w:tcPr>
          <w:p w:rsidR="00980032" w:rsidRPr="0056742D" w:rsidRDefault="00980032" w:rsidP="001A4A0A">
            <w:r w:rsidRPr="0056742D">
              <w:t>Success guarantees:</w:t>
            </w:r>
          </w:p>
        </w:tc>
        <w:tc>
          <w:tcPr>
            <w:tcW w:w="6654" w:type="dxa"/>
            <w:gridSpan w:val="2"/>
          </w:tcPr>
          <w:p w:rsidR="00980032" w:rsidRDefault="00980032" w:rsidP="001A4A0A">
            <w:pPr>
              <w:pStyle w:val="BodyText"/>
            </w:pPr>
            <w:r>
              <w:t>Person legal address</w:t>
            </w:r>
            <w:r w:rsidRPr="0056742D">
              <w:t xml:space="preserve"> has been </w:t>
            </w:r>
            <w:r>
              <w:t>updated</w:t>
            </w:r>
          </w:p>
          <w:p w:rsidR="00980032" w:rsidRPr="0056742D" w:rsidRDefault="00980032" w:rsidP="001A4A0A">
            <w:pPr>
              <w:pStyle w:val="BodyText"/>
            </w:pPr>
            <w:r>
              <w:t>Person legal address and associated Billing address(</w:t>
            </w:r>
            <w:proofErr w:type="spellStart"/>
            <w:r>
              <w:t>es</w:t>
            </w:r>
            <w:proofErr w:type="spellEnd"/>
            <w:r>
              <w:t>) are updated (when linked)</w:t>
            </w:r>
          </w:p>
        </w:tc>
      </w:tr>
      <w:tr w:rsidR="00980032" w:rsidRPr="0056742D" w:rsidTr="001A4A0A">
        <w:trPr>
          <w:trHeight w:val="180"/>
        </w:trPr>
        <w:tc>
          <w:tcPr>
            <w:tcW w:w="2510" w:type="dxa"/>
          </w:tcPr>
          <w:p w:rsidR="00980032" w:rsidRPr="0056742D" w:rsidRDefault="00980032" w:rsidP="001A4A0A">
            <w:r w:rsidRPr="0056742D">
              <w:t>Normal Flow:</w:t>
            </w:r>
          </w:p>
        </w:tc>
        <w:tc>
          <w:tcPr>
            <w:tcW w:w="6654" w:type="dxa"/>
            <w:gridSpan w:val="2"/>
          </w:tcPr>
          <w:p w:rsidR="00980032" w:rsidRPr="0056742D" w:rsidRDefault="00980032" w:rsidP="005E61D6">
            <w:pPr>
              <w:pStyle w:val="Body"/>
              <w:numPr>
                <w:ilvl w:val="0"/>
                <w:numId w:val="196"/>
              </w:numPr>
            </w:pPr>
            <w:r w:rsidRPr="0056742D">
              <w:t xml:space="preserve">The application displays </w:t>
            </w:r>
            <w:r>
              <w:t>person legal address</w:t>
            </w:r>
            <w:r w:rsidRPr="0056742D">
              <w:t xml:space="preserve"> in editable mode populated with existing values.</w:t>
            </w:r>
          </w:p>
          <w:p w:rsidR="00980032" w:rsidRDefault="00980032" w:rsidP="005E61D6">
            <w:pPr>
              <w:pStyle w:val="Body"/>
              <w:numPr>
                <w:ilvl w:val="0"/>
                <w:numId w:val="196"/>
              </w:numPr>
            </w:pPr>
            <w:r w:rsidRPr="0056742D">
              <w:t>User updates data information upon c</w:t>
            </w:r>
            <w:r>
              <w:t>ustomer</w:t>
            </w:r>
            <w:r w:rsidRPr="0056742D">
              <w:t xml:space="preserve"> inputs</w:t>
            </w:r>
            <w:r>
              <w:t xml:space="preserve"> </w:t>
            </w:r>
            <w:r w:rsidRPr="006363E8">
              <w:t>(A1).</w:t>
            </w:r>
          </w:p>
          <w:p w:rsidR="00980032" w:rsidRPr="0056742D" w:rsidRDefault="00980032" w:rsidP="005E61D6">
            <w:pPr>
              <w:pStyle w:val="Body"/>
              <w:numPr>
                <w:ilvl w:val="0"/>
                <w:numId w:val="196"/>
              </w:numPr>
            </w:pPr>
            <w:r>
              <w:t>The user submits</w:t>
            </w:r>
            <w:r w:rsidRPr="0056742D">
              <w:t>.</w:t>
            </w:r>
          </w:p>
          <w:p w:rsidR="00980032" w:rsidRPr="0056742D" w:rsidRDefault="00980032" w:rsidP="005E61D6">
            <w:pPr>
              <w:pStyle w:val="Body"/>
              <w:numPr>
                <w:ilvl w:val="0"/>
                <w:numId w:val="196"/>
              </w:numPr>
            </w:pPr>
            <w:r w:rsidRPr="0056742D">
              <w:t>The application posts the modification request (A2)</w:t>
            </w:r>
          </w:p>
          <w:p w:rsidR="00980032" w:rsidRPr="0056742D" w:rsidRDefault="00980032" w:rsidP="005E61D6">
            <w:pPr>
              <w:pStyle w:val="Body"/>
              <w:numPr>
                <w:ilvl w:val="0"/>
                <w:numId w:val="196"/>
              </w:numPr>
            </w:pPr>
            <w:r w:rsidRPr="0056742D">
              <w:t xml:space="preserve">The application confirms to the user the </w:t>
            </w:r>
            <w:r>
              <w:t>legal address has been updated</w:t>
            </w:r>
          </w:p>
        </w:tc>
      </w:tr>
      <w:tr w:rsidR="00980032" w:rsidRPr="0056742D" w:rsidTr="001A4A0A">
        <w:trPr>
          <w:trHeight w:val="180"/>
        </w:trPr>
        <w:tc>
          <w:tcPr>
            <w:tcW w:w="2510" w:type="dxa"/>
          </w:tcPr>
          <w:p w:rsidR="00980032" w:rsidRPr="0056742D" w:rsidRDefault="00980032" w:rsidP="001A4A0A">
            <w:r w:rsidRPr="0056742D">
              <w:t>Alternative Flows:</w:t>
            </w:r>
          </w:p>
        </w:tc>
        <w:tc>
          <w:tcPr>
            <w:tcW w:w="6654" w:type="dxa"/>
            <w:gridSpan w:val="2"/>
          </w:tcPr>
          <w:p w:rsidR="00980032" w:rsidRPr="006363E8" w:rsidRDefault="00980032" w:rsidP="001A4A0A">
            <w:pPr>
              <w:pStyle w:val="Body"/>
              <w:ind w:left="0"/>
            </w:pPr>
            <w:r w:rsidRPr="006363E8">
              <w:t>A1: Person has one COP persona</w:t>
            </w:r>
          </w:p>
          <w:p w:rsidR="00980032" w:rsidRDefault="00980032" w:rsidP="005E61D6">
            <w:pPr>
              <w:pStyle w:val="Body"/>
              <w:numPr>
                <w:ilvl w:val="0"/>
                <w:numId w:val="197"/>
              </w:numPr>
            </w:pPr>
            <w:r w:rsidRPr="006363E8">
              <w:t>User updates data information upon customer inputs and informs the user that at least one account is linked to this person legal address and will be also updated accordingly.</w:t>
            </w:r>
          </w:p>
          <w:p w:rsidR="00980032" w:rsidRPr="006363E8" w:rsidRDefault="00980032" w:rsidP="005E61D6">
            <w:pPr>
              <w:pStyle w:val="Body"/>
              <w:numPr>
                <w:ilvl w:val="0"/>
                <w:numId w:val="197"/>
              </w:numPr>
            </w:pPr>
            <w:r w:rsidRPr="006363E8">
              <w:t>Next steps are similar to nominal flow</w:t>
            </w:r>
          </w:p>
          <w:p w:rsidR="00980032" w:rsidRPr="006363E8" w:rsidRDefault="00980032" w:rsidP="001A4A0A">
            <w:pPr>
              <w:pStyle w:val="Body"/>
              <w:ind w:left="0"/>
            </w:pPr>
            <w:r w:rsidRPr="006363E8">
              <w:t>A</w:t>
            </w:r>
            <w:r>
              <w:t>2</w:t>
            </w:r>
            <w:r w:rsidRPr="006363E8">
              <w:t xml:space="preserve">: </w:t>
            </w:r>
            <w:r>
              <w:t>System is not able to update the person legal address</w:t>
            </w:r>
          </w:p>
          <w:p w:rsidR="00980032" w:rsidRPr="006363E8" w:rsidRDefault="00980032" w:rsidP="005E61D6">
            <w:pPr>
              <w:pStyle w:val="Body"/>
              <w:numPr>
                <w:ilvl w:val="0"/>
                <w:numId w:val="198"/>
              </w:numPr>
            </w:pPr>
            <w:r>
              <w:t>Application informs the user that the modification failed (display of an error message)</w:t>
            </w:r>
            <w:r w:rsidRPr="006363E8">
              <w:t>.</w:t>
            </w:r>
          </w:p>
          <w:p w:rsidR="00980032" w:rsidRPr="006363E8" w:rsidRDefault="00980032" w:rsidP="005E61D6">
            <w:pPr>
              <w:pStyle w:val="Body"/>
              <w:numPr>
                <w:ilvl w:val="0"/>
                <w:numId w:val="198"/>
              </w:numPr>
            </w:pPr>
            <w:r>
              <w:t>Use case ends</w:t>
            </w:r>
          </w:p>
          <w:p w:rsidR="00980032" w:rsidRPr="0056742D" w:rsidRDefault="00980032" w:rsidP="001A4A0A">
            <w:pPr>
              <w:pStyle w:val="Body"/>
              <w:ind w:left="0"/>
            </w:pPr>
          </w:p>
        </w:tc>
      </w:tr>
    </w:tbl>
    <w:p w:rsidR="00980032" w:rsidRDefault="00980032" w:rsidP="00980032"/>
    <w:bookmarkEnd w:id="141"/>
    <w:bookmarkEnd w:id="142"/>
    <w:p w:rsidR="00980032" w:rsidRDefault="00980032" w:rsidP="00980032"/>
    <w:p w:rsidR="001A4A0A" w:rsidRDefault="001A4A0A" w:rsidP="00980032"/>
    <w:p w:rsidR="00980032" w:rsidRDefault="00B1770E" w:rsidP="00980032">
      <w:pPr>
        <w:pStyle w:val="Heading4"/>
        <w:numPr>
          <w:ilvl w:val="3"/>
          <w:numId w:val="16"/>
        </w:numPr>
      </w:pPr>
      <w:bookmarkStart w:id="145" w:name="_Toc364961185"/>
      <w:r>
        <w:t>PEM0060 - Modify p</w:t>
      </w:r>
      <w:r w:rsidR="00980032">
        <w:t>ersona role (New)</w:t>
      </w:r>
      <w:bookmarkEnd w:id="145"/>
    </w:p>
    <w:p w:rsidR="00980032" w:rsidRDefault="00980032" w:rsidP="00980032">
      <w:pPr>
        <w:pStyle w:val="Heading5"/>
      </w:pPr>
      <w:r>
        <w:t xml:space="preserve">Use </w:t>
      </w:r>
      <w:proofErr w:type="spellStart"/>
      <w:r>
        <w:t>case</w:t>
      </w:r>
      <w:proofErr w:type="spellEnd"/>
      <w:r>
        <w:t xml:space="preserve"> flow</w:t>
      </w:r>
    </w:p>
    <w:p w:rsidR="00980032" w:rsidRDefault="00980032" w:rsidP="00980032">
      <w:pPr>
        <w:pStyle w:val="BodyText"/>
      </w:pPr>
      <w:r>
        <w:object w:dxaOrig="8588" w:dyaOrig="2583">
          <v:shape id="_x0000_i1026" type="#_x0000_t75" style="width:430.75pt;height:128.95pt" o:ole="">
            <v:imagedata r:id="rId17" o:title=""/>
          </v:shape>
          <o:OLEObject Type="Embed" ProgID="Visio.Drawing.11" ShapeID="_x0000_i1026" DrawAspect="Content" ObjectID="_1443275058" r:id="rId18"/>
        </w:object>
      </w:r>
    </w:p>
    <w:p w:rsidR="00980032" w:rsidRDefault="00980032" w:rsidP="00980032">
      <w:pPr>
        <w:pStyle w:val="BodyText"/>
      </w:pPr>
    </w:p>
    <w:p w:rsidR="00980032" w:rsidRPr="00D248CA" w:rsidRDefault="00980032" w:rsidP="00980032">
      <w:pPr>
        <w:pStyle w:val="Heading5"/>
      </w:pPr>
      <w:r>
        <w:t>Use case</w:t>
      </w:r>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990"/>
        <w:gridCol w:w="2606"/>
      </w:tblGrid>
      <w:tr w:rsidR="00980032" w:rsidTr="001A4A0A">
        <w:trPr>
          <w:trHeight w:val="360"/>
        </w:trPr>
        <w:tc>
          <w:tcPr>
            <w:tcW w:w="5580" w:type="dxa"/>
            <w:gridSpan w:val="2"/>
            <w:shd w:val="clear" w:color="auto" w:fill="E6E6E6"/>
          </w:tcPr>
          <w:p w:rsidR="00980032" w:rsidRDefault="00980032" w:rsidP="001A4A0A">
            <w:pPr>
              <w:pStyle w:val="TableHeading"/>
            </w:pPr>
            <w:r>
              <w:rPr>
                <w:lang w:val="en-US"/>
              </w:rPr>
              <w:t>Modify persona role</w:t>
            </w:r>
            <w:r>
              <w:t xml:space="preserve"> </w:t>
            </w:r>
          </w:p>
        </w:tc>
        <w:tc>
          <w:tcPr>
            <w:tcW w:w="99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t xml:space="preserve">PEM0060 </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980032" w:rsidP="001A4A0A">
            <w:pPr>
              <w:pStyle w:val="BodyText"/>
            </w:pPr>
            <w:r>
              <w:t>This use case allows modifying persona role (e.g. CMP, CUP).</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Default="00980032" w:rsidP="001A4A0A">
            <w:pPr>
              <w:pStyle w:val="BodyText"/>
            </w:pPr>
            <w:r>
              <w:t>Persona already exists in C-One and is either:</w:t>
            </w:r>
          </w:p>
          <w:p w:rsidR="00980032" w:rsidRDefault="00980032" w:rsidP="001A4A0A">
            <w:pPr>
              <w:pStyle w:val="BodyText"/>
              <w:numPr>
                <w:ilvl w:val="0"/>
                <w:numId w:val="17"/>
              </w:numPr>
            </w:pPr>
            <w:r>
              <w:t>Consumer Manager</w:t>
            </w:r>
          </w:p>
          <w:p w:rsidR="00980032" w:rsidRDefault="00980032" w:rsidP="001A4A0A">
            <w:pPr>
              <w:pStyle w:val="BodyText"/>
              <w:numPr>
                <w:ilvl w:val="0"/>
                <w:numId w:val="17"/>
              </w:numPr>
            </w:pPr>
            <w:r>
              <w:t>Consumer User</w:t>
            </w:r>
          </w:p>
          <w:p w:rsidR="00980032" w:rsidRPr="006D15FA" w:rsidRDefault="00980032" w:rsidP="001A4A0A">
            <w:pPr>
              <w:pStyle w:val="BodyText"/>
            </w:pPr>
            <w:r>
              <w:t>Note: Consumer Owner role cannot be changed</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1A4A0A">
            <w:pPr>
              <w:pStyle w:val="BodyText"/>
            </w:pPr>
            <w:r>
              <w:t>User has selected the option to modify persona role</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1A4A0A">
            <w:pPr>
              <w:pStyle w:val="BodyText"/>
            </w:pPr>
            <w:r>
              <w:t>Persona will have either CMP or CUP CRM role in the end</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1A4A0A">
            <w:pPr>
              <w:pStyle w:val="BodyText"/>
            </w:pPr>
            <w:r>
              <w:t>The application has sent an update of persona role, and backend has updated the persona role successfully.</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980032" w:rsidP="00970393">
            <w:pPr>
              <w:pStyle w:val="ListNumberUC"/>
              <w:numPr>
                <w:ilvl w:val="0"/>
                <w:numId w:val="21"/>
              </w:numPr>
            </w:pPr>
            <w:r>
              <w:t>The application proposes the possible roles allowed for the current persona to migrate to</w:t>
            </w:r>
          </w:p>
          <w:p w:rsidR="00980032" w:rsidRDefault="00980032" w:rsidP="00970393">
            <w:pPr>
              <w:pStyle w:val="ListNumberUC"/>
              <w:numPr>
                <w:ilvl w:val="0"/>
                <w:numId w:val="21"/>
              </w:numPr>
            </w:pPr>
            <w:r>
              <w:t>The application default the list of roles with the current role of the persona including the subscriber id for CUP</w:t>
            </w:r>
          </w:p>
          <w:p w:rsidR="00980032" w:rsidRDefault="00980032" w:rsidP="00970393">
            <w:pPr>
              <w:pStyle w:val="ListNumberUC"/>
              <w:numPr>
                <w:ilvl w:val="0"/>
                <w:numId w:val="21"/>
              </w:numPr>
            </w:pPr>
            <w:r>
              <w:t>The user chooses the new role</w:t>
            </w:r>
          </w:p>
          <w:p w:rsidR="00980032" w:rsidRDefault="00980032" w:rsidP="00970393">
            <w:pPr>
              <w:pStyle w:val="ListNumberUC"/>
              <w:numPr>
                <w:ilvl w:val="0"/>
                <w:numId w:val="21"/>
              </w:numPr>
            </w:pPr>
            <w:r>
              <w:t>The persona role is CMP and want to migrate to CUP(A1)(A2)</w:t>
            </w:r>
          </w:p>
          <w:p w:rsidR="00980032" w:rsidRDefault="00980032" w:rsidP="00970393">
            <w:pPr>
              <w:pStyle w:val="ListNumberUC"/>
              <w:numPr>
                <w:ilvl w:val="0"/>
                <w:numId w:val="21"/>
              </w:numPr>
            </w:pPr>
            <w:r>
              <w:t>The application list all the subscribers belonging to the current hierarchy</w:t>
            </w:r>
          </w:p>
          <w:p w:rsidR="00980032" w:rsidRDefault="00980032" w:rsidP="00970393">
            <w:pPr>
              <w:pStyle w:val="ListNumberUC"/>
              <w:numPr>
                <w:ilvl w:val="0"/>
                <w:numId w:val="21"/>
              </w:numPr>
            </w:pPr>
            <w:r>
              <w:t>The user chooses a subscriber</w:t>
            </w:r>
          </w:p>
          <w:p w:rsidR="00980032" w:rsidRDefault="00980032" w:rsidP="00970393">
            <w:pPr>
              <w:pStyle w:val="ListNumberUC"/>
              <w:numPr>
                <w:ilvl w:val="0"/>
                <w:numId w:val="21"/>
              </w:numPr>
            </w:pPr>
            <w:r>
              <w:t>The user chooses between ordering and non ordering CUP role</w:t>
            </w:r>
          </w:p>
          <w:p w:rsidR="00980032" w:rsidRDefault="00980032" w:rsidP="00970393">
            <w:pPr>
              <w:pStyle w:val="ListNumberUC"/>
              <w:numPr>
                <w:ilvl w:val="0"/>
                <w:numId w:val="21"/>
              </w:numPr>
            </w:pPr>
            <w:r>
              <w:t>The system associates the persona to the selected subscriber(A3)</w:t>
            </w:r>
          </w:p>
          <w:p w:rsidR="00980032" w:rsidRDefault="00980032" w:rsidP="00970393">
            <w:pPr>
              <w:pStyle w:val="ListNumberUC"/>
              <w:numPr>
                <w:ilvl w:val="0"/>
                <w:numId w:val="21"/>
              </w:numPr>
            </w:pPr>
            <w:r>
              <w:t>If the person do not have the removed role on other persona, the application will have remove the role from the person</w:t>
            </w:r>
          </w:p>
          <w:p w:rsidR="00980032" w:rsidRDefault="00980032" w:rsidP="00970393">
            <w:pPr>
              <w:pStyle w:val="ListNumberUC"/>
              <w:numPr>
                <w:ilvl w:val="0"/>
                <w:numId w:val="21"/>
              </w:numPr>
            </w:pPr>
            <w:r>
              <w:t>The systems confirms to the user the fact that the role has been successfully changed</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980032" w:rsidRDefault="00980032" w:rsidP="001A4A0A">
            <w:pPr>
              <w:pStyle w:val="ListNumberUC"/>
            </w:pPr>
            <w:r>
              <w:t>A1 : The persona role is CUP and want to migrate to CMP</w:t>
            </w:r>
          </w:p>
          <w:p w:rsidR="00980032" w:rsidRDefault="00980032" w:rsidP="00970393">
            <w:pPr>
              <w:pStyle w:val="ListNumberUC"/>
              <w:numPr>
                <w:ilvl w:val="0"/>
                <w:numId w:val="22"/>
              </w:numPr>
            </w:pPr>
            <w:r>
              <w:t>The user confirms the role modification</w:t>
            </w:r>
          </w:p>
          <w:p w:rsidR="00980032" w:rsidRDefault="00980032" w:rsidP="00970393">
            <w:pPr>
              <w:pStyle w:val="ListNumberUC"/>
              <w:numPr>
                <w:ilvl w:val="0"/>
                <w:numId w:val="22"/>
              </w:numPr>
            </w:pPr>
            <w:r>
              <w:t>The system remove the link between the subscriber and the persona(A3)</w:t>
            </w:r>
          </w:p>
          <w:p w:rsidR="00980032" w:rsidRDefault="00980032" w:rsidP="00970393">
            <w:pPr>
              <w:pStyle w:val="ListNumberUC"/>
              <w:numPr>
                <w:ilvl w:val="0"/>
                <w:numId w:val="22"/>
              </w:numPr>
            </w:pPr>
            <w:r>
              <w:t>Redirect to step 8</w:t>
            </w:r>
          </w:p>
          <w:p w:rsidR="00980032" w:rsidRDefault="00980032" w:rsidP="001A4A0A">
            <w:pPr>
              <w:pStyle w:val="ListNumberUC"/>
            </w:pPr>
            <w:r>
              <w:t>A2 : The persona role is CUP ordering or non ordering and want to migrate to CUP ordering or non ordering</w:t>
            </w:r>
          </w:p>
          <w:p w:rsidR="00980032" w:rsidRDefault="00980032" w:rsidP="00970393">
            <w:pPr>
              <w:pStyle w:val="ListNumberUC"/>
              <w:numPr>
                <w:ilvl w:val="0"/>
                <w:numId w:val="23"/>
              </w:numPr>
            </w:pPr>
            <w:r>
              <w:t>Redirect to N9</w:t>
            </w:r>
          </w:p>
          <w:p w:rsidR="00980032" w:rsidRDefault="00980032" w:rsidP="001A4A0A">
            <w:pPr>
              <w:pStyle w:val="ListNumberUC"/>
            </w:pPr>
            <w:r>
              <w:t>A3 : The system is not able to change the persona role</w:t>
            </w:r>
          </w:p>
          <w:p w:rsidR="00980032" w:rsidRDefault="00980032" w:rsidP="00970393">
            <w:pPr>
              <w:pStyle w:val="ListNumberUC"/>
              <w:numPr>
                <w:ilvl w:val="0"/>
                <w:numId w:val="24"/>
              </w:numPr>
            </w:pPr>
            <w:r>
              <w:t>The system warns the user on the fact that the role has not been changed and ask him to try later</w:t>
            </w:r>
          </w:p>
        </w:tc>
      </w:tr>
    </w:tbl>
    <w:p w:rsidR="00980032" w:rsidRDefault="00980032" w:rsidP="00980032"/>
    <w:p w:rsidR="00980032" w:rsidRDefault="00980032" w:rsidP="00980032">
      <w:pPr>
        <w:pStyle w:val="Heading4"/>
        <w:tabs>
          <w:tab w:val="num" w:pos="864"/>
        </w:tabs>
        <w:ind w:left="864"/>
        <w:rPr>
          <w:kern w:val="32"/>
        </w:rPr>
      </w:pPr>
      <w:bookmarkStart w:id="146" w:name="_Toc364961186"/>
      <w:bookmarkStart w:id="147" w:name="_Toc337221689"/>
      <w:r w:rsidRPr="004A2277">
        <w:rPr>
          <w:kern w:val="32"/>
        </w:rPr>
        <w:t>PEM0070 - Deactivate persona</w:t>
      </w:r>
      <w:r>
        <w:rPr>
          <w:kern w:val="32"/>
        </w:rPr>
        <w:t xml:space="preserve"> (New)</w:t>
      </w:r>
      <w:bookmarkEnd w:id="146"/>
    </w:p>
    <w:p w:rsidR="00980032" w:rsidRDefault="00980032" w:rsidP="00980032">
      <w:pPr>
        <w:pStyle w:val="Heading5"/>
      </w:pPr>
      <w:r>
        <w:t xml:space="preserve">Use </w:t>
      </w:r>
      <w:proofErr w:type="spellStart"/>
      <w:r>
        <w:t>case</w:t>
      </w:r>
      <w:proofErr w:type="spellEnd"/>
      <w:r>
        <w:t xml:space="preserve"> flow</w:t>
      </w:r>
    </w:p>
    <w:p w:rsidR="00980032" w:rsidRDefault="00980032" w:rsidP="00980032">
      <w:pPr>
        <w:pStyle w:val="BodyText"/>
      </w:pPr>
    </w:p>
    <w:p w:rsidR="00980032" w:rsidRPr="00D248CA" w:rsidRDefault="00980032" w:rsidP="00980032">
      <w:pPr>
        <w:pStyle w:val="Heading5"/>
      </w:pPr>
      <w:r>
        <w:t>Use case</w:t>
      </w:r>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990"/>
        <w:gridCol w:w="2606"/>
      </w:tblGrid>
      <w:tr w:rsidR="00980032" w:rsidTr="001A4A0A">
        <w:trPr>
          <w:trHeight w:val="360"/>
        </w:trPr>
        <w:tc>
          <w:tcPr>
            <w:tcW w:w="5580" w:type="dxa"/>
            <w:gridSpan w:val="2"/>
            <w:shd w:val="clear" w:color="auto" w:fill="E6E6E6"/>
          </w:tcPr>
          <w:p w:rsidR="00980032" w:rsidRDefault="00980032" w:rsidP="001A4A0A">
            <w:pPr>
              <w:pStyle w:val="TableHeading"/>
            </w:pPr>
            <w:r w:rsidRPr="004A2277">
              <w:rPr>
                <w:kern w:val="32"/>
              </w:rPr>
              <w:t>Deactivate persona</w:t>
            </w:r>
          </w:p>
        </w:tc>
        <w:tc>
          <w:tcPr>
            <w:tcW w:w="99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rsidRPr="004A2277">
              <w:rPr>
                <w:kern w:val="32"/>
              </w:rPr>
              <w:t>PEM0070</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980032" w:rsidP="001A4A0A">
            <w:pPr>
              <w:pStyle w:val="BodyText"/>
            </w:pPr>
            <w:r>
              <w:t>This use case allows deactivating a persona</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Default="00980032" w:rsidP="00970393">
            <w:pPr>
              <w:pStyle w:val="BodyText"/>
              <w:numPr>
                <w:ilvl w:val="0"/>
                <w:numId w:val="26"/>
              </w:numPr>
            </w:pPr>
            <w:r>
              <w:t>Persona already exists in C-One</w:t>
            </w:r>
          </w:p>
          <w:p w:rsidR="00980032" w:rsidRDefault="00980032" w:rsidP="00970393">
            <w:pPr>
              <w:pStyle w:val="BodyText"/>
              <w:numPr>
                <w:ilvl w:val="0"/>
                <w:numId w:val="26"/>
              </w:numPr>
            </w:pPr>
            <w:r>
              <w:t>CUP has been disassociated</w:t>
            </w:r>
          </w:p>
          <w:p w:rsidR="00980032" w:rsidRPr="006D15FA" w:rsidRDefault="00980032" w:rsidP="00970393">
            <w:pPr>
              <w:pStyle w:val="BodyText"/>
              <w:numPr>
                <w:ilvl w:val="0"/>
                <w:numId w:val="26"/>
              </w:numPr>
            </w:pPr>
            <w:r>
              <w:t>COP/CMP has been manually removed from the root account</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1A4A0A">
            <w:pPr>
              <w:pStyle w:val="BodyText"/>
            </w:pPr>
            <w:r>
              <w:t>User has selected the option to deactivate the persona</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1A4A0A">
            <w:pPr>
              <w:pStyle w:val="BodyText"/>
            </w:pPr>
            <w:r>
              <w:t>Persona is not deactivated and a warning message is displayed</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1A4A0A">
            <w:pPr>
              <w:pStyle w:val="BodyText"/>
            </w:pPr>
            <w:r>
              <w:t>The system deactivate the persona</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980032" w:rsidP="00970393">
            <w:pPr>
              <w:pStyle w:val="ListNumberUC"/>
              <w:numPr>
                <w:ilvl w:val="0"/>
                <w:numId w:val="25"/>
              </w:numPr>
            </w:pPr>
            <w:r>
              <w:t>The system proposes to the user to deactivate the persona</w:t>
            </w:r>
          </w:p>
          <w:p w:rsidR="00980032" w:rsidRDefault="00980032" w:rsidP="00970393">
            <w:pPr>
              <w:pStyle w:val="ListNumberUC"/>
              <w:numPr>
                <w:ilvl w:val="0"/>
                <w:numId w:val="25"/>
              </w:numPr>
            </w:pPr>
            <w:r>
              <w:t>The user confirms</w:t>
            </w:r>
          </w:p>
          <w:p w:rsidR="00980032" w:rsidRDefault="00980032" w:rsidP="00970393">
            <w:pPr>
              <w:pStyle w:val="ListNumberUC"/>
              <w:numPr>
                <w:ilvl w:val="0"/>
                <w:numId w:val="25"/>
              </w:numPr>
            </w:pPr>
            <w:r>
              <w:t>The system deactivate the persona(A1)</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980032" w:rsidRDefault="00980032" w:rsidP="001A4A0A">
            <w:pPr>
              <w:pStyle w:val="ListNumberUC"/>
            </w:pPr>
            <w:r>
              <w:t>A1 : The system is not able to deactivate the persona</w:t>
            </w:r>
          </w:p>
          <w:p w:rsidR="00980032" w:rsidRDefault="00980032" w:rsidP="00970393">
            <w:pPr>
              <w:pStyle w:val="ListNumberUC"/>
              <w:numPr>
                <w:ilvl w:val="0"/>
                <w:numId w:val="27"/>
              </w:numPr>
            </w:pPr>
            <w:r>
              <w:t>The system warns the user indicating him the fact that the deactivation has failed and ask him to try again later.</w:t>
            </w:r>
          </w:p>
        </w:tc>
      </w:tr>
    </w:tbl>
    <w:p w:rsidR="00980032" w:rsidRPr="004A2277" w:rsidRDefault="00980032" w:rsidP="00980032">
      <w:pPr>
        <w:pStyle w:val="BodyText"/>
      </w:pPr>
    </w:p>
    <w:bookmarkEnd w:id="147"/>
    <w:p w:rsidR="00980032" w:rsidRDefault="00980032" w:rsidP="00980032"/>
    <w:p w:rsidR="00980032" w:rsidRDefault="006F183A" w:rsidP="00980032">
      <w:pPr>
        <w:pStyle w:val="Heading4"/>
        <w:tabs>
          <w:tab w:val="num" w:pos="864"/>
        </w:tabs>
        <w:ind w:left="864"/>
        <w:rPr>
          <w:kern w:val="32"/>
        </w:rPr>
      </w:pPr>
      <w:bookmarkStart w:id="148" w:name="_Toc337741276"/>
      <w:bookmarkStart w:id="149" w:name="_Toc364961187"/>
      <w:r>
        <w:rPr>
          <w:kern w:val="32"/>
        </w:rPr>
        <w:t>PEM0100 - Change o</w:t>
      </w:r>
      <w:r w:rsidR="00980032" w:rsidRPr="00754A70">
        <w:rPr>
          <w:kern w:val="32"/>
        </w:rPr>
        <w:t>wner</w:t>
      </w:r>
      <w:bookmarkEnd w:id="148"/>
      <w:r w:rsidR="0050120F">
        <w:rPr>
          <w:kern w:val="32"/>
        </w:rPr>
        <w:t xml:space="preserve"> </w:t>
      </w:r>
      <w:r w:rsidR="0050120F">
        <w:t>(New)</w:t>
      </w:r>
      <w:bookmarkEnd w:id="149"/>
    </w:p>
    <w:p w:rsidR="00980032" w:rsidRDefault="00980032" w:rsidP="00980032">
      <w:pPr>
        <w:pStyle w:val="Heading5"/>
      </w:pPr>
      <w:r>
        <w:t xml:space="preserve">Use </w:t>
      </w:r>
      <w:proofErr w:type="spellStart"/>
      <w:r>
        <w:t>case</w:t>
      </w:r>
      <w:proofErr w:type="spellEnd"/>
      <w:r>
        <w:t xml:space="preserve"> flow</w:t>
      </w:r>
    </w:p>
    <w:p w:rsidR="00980032" w:rsidRDefault="00980032" w:rsidP="00980032">
      <w:pPr>
        <w:rPr>
          <w:b/>
        </w:rPr>
      </w:pPr>
      <w:r>
        <w:object w:dxaOrig="16544" w:dyaOrig="8850">
          <v:shape id="_x0000_i1027" type="#_x0000_t75" style="width:467.05pt;height:249.8pt" o:ole="">
            <v:imagedata r:id="rId19" o:title=""/>
          </v:shape>
          <o:OLEObject Type="Embed" ProgID="Visio.Drawing.11" ShapeID="_x0000_i1027" DrawAspect="Content" ObjectID="_1443275059" r:id="rId20"/>
        </w:object>
      </w:r>
    </w:p>
    <w:p w:rsidR="00980032" w:rsidRDefault="00980032" w:rsidP="00980032">
      <w:pPr>
        <w:rPr>
          <w:b/>
        </w:rPr>
      </w:pPr>
    </w:p>
    <w:p w:rsidR="00980032" w:rsidRPr="00CE7EE9" w:rsidRDefault="00980032" w:rsidP="00980032">
      <w:pPr>
        <w:pStyle w:val="Heading5"/>
      </w:pPr>
      <w:r>
        <w:br w:type="page"/>
      </w:r>
      <w:bookmarkStart w:id="150" w:name="_Toc337221691"/>
      <w:r w:rsidRPr="00B36D8A">
        <w:t>Use case</w:t>
      </w:r>
      <w:bookmarkEnd w:id="150"/>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5245"/>
        <w:gridCol w:w="1701"/>
      </w:tblGrid>
      <w:tr w:rsidR="00980032" w:rsidRPr="00E442E7" w:rsidTr="001A4A0A">
        <w:trPr>
          <w:trHeight w:val="360"/>
        </w:trPr>
        <w:tc>
          <w:tcPr>
            <w:tcW w:w="7475" w:type="dxa"/>
            <w:gridSpan w:val="2"/>
            <w:shd w:val="clear" w:color="auto" w:fill="E6E6E6"/>
          </w:tcPr>
          <w:p w:rsidR="00980032" w:rsidRPr="00E442E7" w:rsidRDefault="006F183A" w:rsidP="001A4A0A">
            <w:pPr>
              <w:pStyle w:val="TableHeading"/>
            </w:pPr>
            <w:r>
              <w:t>Change o</w:t>
            </w:r>
            <w:r w:rsidR="00980032" w:rsidRPr="000D0B24">
              <w:t>wner</w:t>
            </w:r>
          </w:p>
        </w:tc>
        <w:tc>
          <w:tcPr>
            <w:tcW w:w="1701" w:type="dxa"/>
            <w:shd w:val="clear" w:color="auto" w:fill="E6E6E6"/>
          </w:tcPr>
          <w:p w:rsidR="00980032" w:rsidRPr="00E442E7" w:rsidRDefault="00980032" w:rsidP="001A4A0A">
            <w:pPr>
              <w:pStyle w:val="TableHeading"/>
            </w:pPr>
            <w:r w:rsidRPr="000D0B24">
              <w:t>PEM0100</w:t>
            </w:r>
          </w:p>
        </w:tc>
      </w:tr>
      <w:tr w:rsidR="00980032" w:rsidRPr="00E442E7" w:rsidTr="001A4A0A">
        <w:tc>
          <w:tcPr>
            <w:tcW w:w="2230" w:type="dxa"/>
          </w:tcPr>
          <w:p w:rsidR="00980032" w:rsidRPr="00E442E7" w:rsidRDefault="00980032" w:rsidP="001A4A0A">
            <w:r w:rsidRPr="00E442E7">
              <w:t>Primary actors</w:t>
            </w:r>
          </w:p>
        </w:tc>
        <w:tc>
          <w:tcPr>
            <w:tcW w:w="6946" w:type="dxa"/>
            <w:gridSpan w:val="2"/>
          </w:tcPr>
          <w:p w:rsidR="00980032" w:rsidRPr="00E442E7" w:rsidRDefault="00980032" w:rsidP="001A4A0A">
            <w:pPr>
              <w:pStyle w:val="BodyText"/>
            </w:pPr>
            <w:r>
              <w:t>CSR user</w:t>
            </w:r>
          </w:p>
        </w:tc>
      </w:tr>
      <w:tr w:rsidR="00980032" w:rsidRPr="00E442E7" w:rsidTr="001A4A0A">
        <w:tc>
          <w:tcPr>
            <w:tcW w:w="2230" w:type="dxa"/>
          </w:tcPr>
          <w:p w:rsidR="00980032" w:rsidRPr="00E442E7" w:rsidRDefault="00980032" w:rsidP="001A4A0A">
            <w:r w:rsidRPr="00E442E7">
              <w:t>Summary Goal</w:t>
            </w:r>
          </w:p>
        </w:tc>
        <w:tc>
          <w:tcPr>
            <w:tcW w:w="6946" w:type="dxa"/>
            <w:gridSpan w:val="2"/>
          </w:tcPr>
          <w:p w:rsidR="00980032" w:rsidRPr="00E442E7" w:rsidRDefault="00980032" w:rsidP="001A4A0A">
            <w:pPr>
              <w:pStyle w:val="BodyText"/>
            </w:pPr>
            <w:r>
              <w:t>This use case allows a user to change the owner person for an account</w:t>
            </w:r>
          </w:p>
        </w:tc>
      </w:tr>
      <w:tr w:rsidR="00980032" w:rsidRPr="00E442E7" w:rsidTr="001A4A0A">
        <w:trPr>
          <w:trHeight w:val="176"/>
        </w:trPr>
        <w:tc>
          <w:tcPr>
            <w:tcW w:w="2230" w:type="dxa"/>
          </w:tcPr>
          <w:p w:rsidR="00980032" w:rsidRPr="00E442E7" w:rsidRDefault="00980032" w:rsidP="001A4A0A">
            <w:r w:rsidRPr="00E442E7">
              <w:t>Pre-conditions</w:t>
            </w:r>
          </w:p>
        </w:tc>
        <w:tc>
          <w:tcPr>
            <w:tcW w:w="6946" w:type="dxa"/>
            <w:gridSpan w:val="2"/>
          </w:tcPr>
          <w:p w:rsidR="00980032" w:rsidRPr="00E442E7" w:rsidRDefault="00980032" w:rsidP="001A4A0A">
            <w:pPr>
              <w:pStyle w:val="BodyText"/>
            </w:pPr>
          </w:p>
        </w:tc>
      </w:tr>
      <w:tr w:rsidR="00980032" w:rsidRPr="00E442E7" w:rsidTr="001A4A0A">
        <w:trPr>
          <w:trHeight w:val="176"/>
        </w:trPr>
        <w:tc>
          <w:tcPr>
            <w:tcW w:w="2230" w:type="dxa"/>
          </w:tcPr>
          <w:p w:rsidR="00980032" w:rsidRPr="00E442E7" w:rsidRDefault="00980032" w:rsidP="001A4A0A">
            <w:r w:rsidRPr="00E442E7">
              <w:t>Trigger</w:t>
            </w:r>
          </w:p>
        </w:tc>
        <w:tc>
          <w:tcPr>
            <w:tcW w:w="6946" w:type="dxa"/>
            <w:gridSpan w:val="2"/>
          </w:tcPr>
          <w:p w:rsidR="00980032" w:rsidRPr="00E442E7" w:rsidRDefault="00980032" w:rsidP="001A4A0A">
            <w:pPr>
              <w:pStyle w:val="BodyText"/>
            </w:pPr>
            <w:r>
              <w:t>User wants to the account owner</w:t>
            </w:r>
          </w:p>
        </w:tc>
      </w:tr>
      <w:tr w:rsidR="00980032" w:rsidRPr="006D15FA" w:rsidTr="001A4A0A">
        <w:trPr>
          <w:trHeight w:val="176"/>
        </w:trPr>
        <w:tc>
          <w:tcPr>
            <w:tcW w:w="2230" w:type="dxa"/>
          </w:tcPr>
          <w:p w:rsidR="00980032" w:rsidRPr="00E442E7" w:rsidRDefault="00980032" w:rsidP="001A4A0A">
            <w:r w:rsidRPr="00E442E7">
              <w:t>Minimum guarantees</w:t>
            </w:r>
          </w:p>
        </w:tc>
        <w:tc>
          <w:tcPr>
            <w:tcW w:w="6946" w:type="dxa"/>
            <w:gridSpan w:val="2"/>
          </w:tcPr>
          <w:p w:rsidR="00980032" w:rsidRDefault="00980032" w:rsidP="001A4A0A">
            <w:pPr>
              <w:pStyle w:val="BodyText"/>
            </w:pPr>
            <w:r>
              <w:t>The account owner is not modified</w:t>
            </w:r>
          </w:p>
          <w:p w:rsidR="00980032" w:rsidRPr="006D15FA" w:rsidRDefault="00980032" w:rsidP="001A4A0A">
            <w:pPr>
              <w:pStyle w:val="BodyText"/>
            </w:pPr>
            <w:r>
              <w:t>The user is warned about failure</w:t>
            </w:r>
          </w:p>
        </w:tc>
      </w:tr>
      <w:tr w:rsidR="00980032" w:rsidRPr="006D15FA" w:rsidTr="001A4A0A">
        <w:trPr>
          <w:trHeight w:val="176"/>
        </w:trPr>
        <w:tc>
          <w:tcPr>
            <w:tcW w:w="2230" w:type="dxa"/>
          </w:tcPr>
          <w:p w:rsidR="00980032" w:rsidRPr="00E442E7" w:rsidRDefault="00980032" w:rsidP="001A4A0A">
            <w:r w:rsidRPr="00E442E7">
              <w:t>Success guarantees:</w:t>
            </w:r>
          </w:p>
        </w:tc>
        <w:tc>
          <w:tcPr>
            <w:tcW w:w="6946" w:type="dxa"/>
            <w:gridSpan w:val="2"/>
          </w:tcPr>
          <w:p w:rsidR="00980032" w:rsidRPr="006D15FA" w:rsidRDefault="00980032" w:rsidP="001A4A0A">
            <w:pPr>
              <w:pStyle w:val="BodyText"/>
            </w:pPr>
            <w:r>
              <w:t>Account owner is successfully updated</w:t>
            </w:r>
          </w:p>
        </w:tc>
      </w:tr>
      <w:tr w:rsidR="00980032" w:rsidRPr="006D15FA" w:rsidTr="001A4A0A">
        <w:trPr>
          <w:trHeight w:val="176"/>
        </w:trPr>
        <w:tc>
          <w:tcPr>
            <w:tcW w:w="2230" w:type="dxa"/>
          </w:tcPr>
          <w:p w:rsidR="00980032" w:rsidRPr="00E442E7" w:rsidRDefault="00980032" w:rsidP="001A4A0A">
            <w:r w:rsidRPr="00E442E7">
              <w:t>Normal Flow:</w:t>
            </w:r>
          </w:p>
        </w:tc>
        <w:tc>
          <w:tcPr>
            <w:tcW w:w="6946" w:type="dxa"/>
            <w:gridSpan w:val="2"/>
          </w:tcPr>
          <w:p w:rsidR="00980032" w:rsidRDefault="00980032" w:rsidP="005E61D6">
            <w:pPr>
              <w:pStyle w:val="ListNumberUC"/>
              <w:numPr>
                <w:ilvl w:val="0"/>
                <w:numId w:val="95"/>
              </w:numPr>
            </w:pPr>
            <w:r>
              <w:t>The system displays the current owner</w:t>
            </w:r>
          </w:p>
          <w:p w:rsidR="00980032" w:rsidRDefault="00980032" w:rsidP="005E61D6">
            <w:pPr>
              <w:pStyle w:val="ListNumberUC"/>
              <w:numPr>
                <w:ilvl w:val="0"/>
                <w:numId w:val="95"/>
              </w:numPr>
            </w:pPr>
            <w:r>
              <w:t>The system proposes to user to create a new persona or to search for a an existing persona (A1)</w:t>
            </w:r>
          </w:p>
          <w:p w:rsidR="00980032" w:rsidRDefault="00980032" w:rsidP="005E61D6">
            <w:pPr>
              <w:pStyle w:val="ListNumberUC"/>
              <w:numPr>
                <w:ilvl w:val="0"/>
                <w:numId w:val="95"/>
              </w:numPr>
            </w:pPr>
            <w:r>
              <w:t>The user chooses to search an existing person (refer to PEM0150 – Search Person use case)</w:t>
            </w:r>
          </w:p>
          <w:p w:rsidR="00980032" w:rsidRDefault="00980032" w:rsidP="005E61D6">
            <w:pPr>
              <w:pStyle w:val="ListNumberUC"/>
              <w:numPr>
                <w:ilvl w:val="0"/>
                <w:numId w:val="95"/>
              </w:numPr>
            </w:pPr>
            <w:r>
              <w:t>The system ask to the user if he wants to link the billing address to the person legal address</w:t>
            </w:r>
          </w:p>
          <w:p w:rsidR="00980032" w:rsidRDefault="00980032" w:rsidP="005E61D6">
            <w:pPr>
              <w:pStyle w:val="ListNumberUC"/>
              <w:numPr>
                <w:ilvl w:val="0"/>
                <w:numId w:val="95"/>
              </w:numPr>
            </w:pPr>
            <w:r>
              <w:t>The user requests to link the addresses(A4)</w:t>
            </w:r>
          </w:p>
          <w:p w:rsidR="00980032" w:rsidRDefault="00980032" w:rsidP="005E61D6">
            <w:pPr>
              <w:pStyle w:val="ListNumberUC"/>
              <w:numPr>
                <w:ilvl w:val="0"/>
                <w:numId w:val="95"/>
              </w:numPr>
            </w:pPr>
            <w:r>
              <w:t>The system copy the new person legal address to the billing address(A5)</w:t>
            </w:r>
          </w:p>
          <w:p w:rsidR="00980032" w:rsidRDefault="00980032" w:rsidP="005E61D6">
            <w:pPr>
              <w:pStyle w:val="ListNumberUC"/>
              <w:numPr>
                <w:ilvl w:val="0"/>
                <w:numId w:val="95"/>
              </w:numPr>
            </w:pPr>
            <w:r>
              <w:t>The system create the new persona(A5)</w:t>
            </w:r>
          </w:p>
          <w:p w:rsidR="00980032" w:rsidRDefault="00980032" w:rsidP="005E61D6">
            <w:pPr>
              <w:pStyle w:val="ListNumberUC"/>
              <w:numPr>
                <w:ilvl w:val="0"/>
                <w:numId w:val="95"/>
              </w:numPr>
            </w:pPr>
            <w:r>
              <w:t>The system inactivate the old persona(A5)</w:t>
            </w:r>
          </w:p>
          <w:p w:rsidR="00980032" w:rsidRPr="006D15FA" w:rsidRDefault="00980032" w:rsidP="005E61D6">
            <w:pPr>
              <w:pStyle w:val="ListNumberUC"/>
              <w:numPr>
                <w:ilvl w:val="0"/>
                <w:numId w:val="95"/>
              </w:numPr>
            </w:pPr>
            <w:r>
              <w:t>The system confirms to the user the owner switch</w:t>
            </w:r>
          </w:p>
        </w:tc>
      </w:tr>
      <w:tr w:rsidR="00980032" w:rsidRPr="006D15FA" w:rsidTr="001A4A0A">
        <w:trPr>
          <w:trHeight w:val="176"/>
        </w:trPr>
        <w:tc>
          <w:tcPr>
            <w:tcW w:w="2230" w:type="dxa"/>
          </w:tcPr>
          <w:p w:rsidR="00980032" w:rsidRPr="00E442E7" w:rsidRDefault="00980032" w:rsidP="001A4A0A">
            <w:r w:rsidRPr="00E442E7">
              <w:t>Alternative Flows:</w:t>
            </w:r>
          </w:p>
        </w:tc>
        <w:tc>
          <w:tcPr>
            <w:tcW w:w="6946" w:type="dxa"/>
            <w:gridSpan w:val="2"/>
          </w:tcPr>
          <w:p w:rsidR="00980032" w:rsidRPr="006D15FA" w:rsidRDefault="00980032" w:rsidP="001A4A0A">
            <w:pPr>
              <w:pStyle w:val="Body"/>
              <w:ind w:left="0"/>
            </w:pPr>
            <w:r>
              <w:t>A1 : The user wants to create a new person</w:t>
            </w:r>
          </w:p>
          <w:p w:rsidR="00980032" w:rsidRDefault="00980032" w:rsidP="005E61D6">
            <w:pPr>
              <w:pStyle w:val="ListNumberUC"/>
              <w:numPr>
                <w:ilvl w:val="0"/>
                <w:numId w:val="96"/>
              </w:numPr>
            </w:pPr>
            <w:r>
              <w:t>Redirect to create person use case</w:t>
            </w:r>
          </w:p>
          <w:p w:rsidR="00980032" w:rsidRDefault="00980032" w:rsidP="001A4A0A">
            <w:pPr>
              <w:pStyle w:val="ListNumberUC"/>
            </w:pPr>
            <w:r>
              <w:t>A2 : The system is not able to find a person corresponding to the user criteria</w:t>
            </w:r>
          </w:p>
          <w:p w:rsidR="00980032" w:rsidRDefault="00980032" w:rsidP="005E61D6">
            <w:pPr>
              <w:pStyle w:val="ListNumberUC"/>
              <w:numPr>
                <w:ilvl w:val="0"/>
                <w:numId w:val="97"/>
              </w:numPr>
            </w:pPr>
            <w:r>
              <w:t>The system displays a message indicating to the user that no person corresponds to the entered criteria</w:t>
            </w:r>
          </w:p>
          <w:p w:rsidR="00980032" w:rsidRDefault="00980032" w:rsidP="005E61D6">
            <w:pPr>
              <w:pStyle w:val="ListNumberUC"/>
              <w:numPr>
                <w:ilvl w:val="0"/>
                <w:numId w:val="97"/>
              </w:numPr>
            </w:pPr>
            <w:r>
              <w:t xml:space="preserve">Redirect the user to step 5 </w:t>
            </w:r>
          </w:p>
          <w:p w:rsidR="00980032" w:rsidRDefault="00980032" w:rsidP="001A4A0A">
            <w:pPr>
              <w:pStyle w:val="ListNumberUC"/>
            </w:pPr>
            <w:r>
              <w:t>A3 : The system is not able to retrieve a list of persons</w:t>
            </w:r>
          </w:p>
          <w:p w:rsidR="00980032" w:rsidRDefault="00980032" w:rsidP="005E61D6">
            <w:pPr>
              <w:pStyle w:val="ListNumberUC"/>
              <w:numPr>
                <w:ilvl w:val="0"/>
                <w:numId w:val="99"/>
              </w:numPr>
            </w:pPr>
            <w:r>
              <w:t>The system warns the user indicating the fact that the system is not available for the moment and ask him to retry later</w:t>
            </w:r>
          </w:p>
          <w:p w:rsidR="00980032" w:rsidRDefault="00980032" w:rsidP="005E61D6">
            <w:pPr>
              <w:pStyle w:val="ListNumberUC"/>
              <w:numPr>
                <w:ilvl w:val="0"/>
                <w:numId w:val="99"/>
              </w:numPr>
            </w:pPr>
            <w:r>
              <w:t>Redirect the user to step 6</w:t>
            </w:r>
          </w:p>
          <w:p w:rsidR="00980032" w:rsidRDefault="00980032" w:rsidP="001A4A0A">
            <w:pPr>
              <w:pStyle w:val="ListNumberUC"/>
            </w:pPr>
            <w:r>
              <w:t>A4 : The user don’t want to link the billing address with the person legal address</w:t>
            </w:r>
          </w:p>
          <w:p w:rsidR="00980032" w:rsidRDefault="00980032" w:rsidP="005E61D6">
            <w:pPr>
              <w:pStyle w:val="ListNumberUC"/>
              <w:numPr>
                <w:ilvl w:val="0"/>
                <w:numId w:val="118"/>
              </w:numPr>
            </w:pPr>
            <w:r>
              <w:t>Redirect to N12</w:t>
            </w:r>
          </w:p>
          <w:p w:rsidR="00980032" w:rsidRDefault="00980032" w:rsidP="001A4A0A">
            <w:pPr>
              <w:pStyle w:val="ListNumberUC"/>
            </w:pPr>
            <w:r>
              <w:t>A5 : an error is return by the system</w:t>
            </w:r>
          </w:p>
          <w:p w:rsidR="00980032" w:rsidRDefault="00980032" w:rsidP="005E61D6">
            <w:pPr>
              <w:pStyle w:val="ListNumberUC"/>
              <w:numPr>
                <w:ilvl w:val="0"/>
                <w:numId w:val="100"/>
              </w:numPr>
            </w:pPr>
            <w:r>
              <w:t>The system cancel the performed action</w:t>
            </w:r>
          </w:p>
          <w:p w:rsidR="00980032" w:rsidRDefault="00980032" w:rsidP="005E61D6">
            <w:pPr>
              <w:pStyle w:val="ListNumberUC"/>
              <w:numPr>
                <w:ilvl w:val="0"/>
                <w:numId w:val="100"/>
              </w:numPr>
            </w:pPr>
            <w:r>
              <w:t>The system displays an error message indicating to the user the fact that the owner has not be changed and ask him to retry later</w:t>
            </w:r>
          </w:p>
          <w:p w:rsidR="00980032" w:rsidRDefault="00980032" w:rsidP="005E61D6">
            <w:pPr>
              <w:pStyle w:val="ListNumberUC"/>
              <w:numPr>
                <w:ilvl w:val="0"/>
                <w:numId w:val="100"/>
              </w:numPr>
            </w:pPr>
            <w:r>
              <w:t>Redirect the user to step 1</w:t>
            </w:r>
          </w:p>
          <w:p w:rsidR="00980032" w:rsidRDefault="00980032" w:rsidP="001A4A0A">
            <w:pPr>
              <w:pStyle w:val="ListNumberUC"/>
            </w:pPr>
            <w:r>
              <w:t>A6 : Too many persons correspond to the entered criteria</w:t>
            </w:r>
          </w:p>
          <w:p w:rsidR="00980032" w:rsidRDefault="00980032" w:rsidP="005E61D6">
            <w:pPr>
              <w:pStyle w:val="ListNumberUC"/>
              <w:numPr>
                <w:ilvl w:val="0"/>
                <w:numId w:val="98"/>
              </w:numPr>
            </w:pPr>
            <w:r>
              <w:t>The system displays a message indicating to the user the fact that the first x records have been returned but more are available</w:t>
            </w:r>
          </w:p>
          <w:p w:rsidR="00980032" w:rsidRPr="006D15FA" w:rsidRDefault="00980032" w:rsidP="005E61D6">
            <w:pPr>
              <w:pStyle w:val="ListNumberUC"/>
              <w:numPr>
                <w:ilvl w:val="0"/>
                <w:numId w:val="98"/>
              </w:numPr>
            </w:pPr>
            <w:r>
              <w:t>The user pick one of the person or refine his search</w:t>
            </w:r>
          </w:p>
        </w:tc>
      </w:tr>
    </w:tbl>
    <w:p w:rsidR="00980032" w:rsidRDefault="00980032" w:rsidP="00980032">
      <w:pPr>
        <w:pStyle w:val="Body"/>
      </w:pPr>
    </w:p>
    <w:p w:rsidR="00980032" w:rsidRDefault="00980032" w:rsidP="00980032">
      <w:pPr>
        <w:pStyle w:val="Heading4"/>
        <w:numPr>
          <w:ilvl w:val="3"/>
          <w:numId w:val="16"/>
        </w:numPr>
      </w:pPr>
      <w:bookmarkStart w:id="151" w:name="_Toc337741277"/>
      <w:bookmarkStart w:id="152" w:name="_Toc364961188"/>
      <w:r w:rsidRPr="00DE56B9">
        <w:t xml:space="preserve">PEM0200 - </w:t>
      </w:r>
      <w:r>
        <w:t xml:space="preserve">Disassociate </w:t>
      </w:r>
      <w:r w:rsidRPr="00DE56B9">
        <w:t xml:space="preserve">persona from account </w:t>
      </w:r>
      <w:r>
        <w:t>(New)</w:t>
      </w:r>
      <w:bookmarkEnd w:id="151"/>
      <w:bookmarkEnd w:id="152"/>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990"/>
        <w:gridCol w:w="2606"/>
      </w:tblGrid>
      <w:tr w:rsidR="00980032" w:rsidTr="001A4A0A">
        <w:trPr>
          <w:trHeight w:val="360"/>
        </w:trPr>
        <w:tc>
          <w:tcPr>
            <w:tcW w:w="5580" w:type="dxa"/>
            <w:gridSpan w:val="2"/>
            <w:shd w:val="clear" w:color="auto" w:fill="E6E6E6"/>
          </w:tcPr>
          <w:p w:rsidR="00980032" w:rsidRDefault="00980032" w:rsidP="001A4A0A">
            <w:pPr>
              <w:pStyle w:val="TableHeading"/>
            </w:pPr>
            <w:r>
              <w:t xml:space="preserve">Disassociate </w:t>
            </w:r>
            <w:r w:rsidRPr="00DE56B9">
              <w:t>persona from account</w:t>
            </w:r>
          </w:p>
        </w:tc>
        <w:tc>
          <w:tcPr>
            <w:tcW w:w="99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t xml:space="preserve">PEM0200 </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980032" w:rsidP="001A4A0A">
            <w:pPr>
              <w:pStyle w:val="BodyText"/>
            </w:pPr>
            <w:r>
              <w:t>This use case allows disassociating a CMP from an account</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Default="00980032" w:rsidP="001A4A0A">
            <w:pPr>
              <w:pStyle w:val="BodyText"/>
            </w:pPr>
            <w:r>
              <w:t>Persona Exist</w:t>
            </w:r>
          </w:p>
          <w:p w:rsidR="00980032" w:rsidRDefault="00980032" w:rsidP="001A4A0A">
            <w:pPr>
              <w:pStyle w:val="BodyText"/>
            </w:pPr>
            <w:r>
              <w:t>Persona is a CMP</w:t>
            </w:r>
          </w:p>
          <w:p w:rsidR="00980032" w:rsidRPr="006D15FA" w:rsidRDefault="00980032" w:rsidP="001A4A0A">
            <w:pPr>
              <w:pStyle w:val="BodyText"/>
            </w:pPr>
            <w:r>
              <w:t>Persona is associated to a root account</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1A4A0A">
            <w:pPr>
              <w:pStyle w:val="BodyText"/>
            </w:pPr>
            <w:r>
              <w:t>User has selected the option to disassociate the persona</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1A4A0A">
            <w:pPr>
              <w:pStyle w:val="BodyText"/>
            </w:pPr>
            <w:r>
              <w:t>The person is not disassociated and an error message is displayed to the user indicating the reason of the failure</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1A4A0A">
            <w:pPr>
              <w:pStyle w:val="BodyText"/>
            </w:pPr>
            <w:r>
              <w:t>The persona is de associated from the root account</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980032" w:rsidP="005E61D6">
            <w:pPr>
              <w:pStyle w:val="ListNumberUC"/>
              <w:numPr>
                <w:ilvl w:val="0"/>
                <w:numId w:val="101"/>
              </w:numPr>
            </w:pPr>
            <w:r>
              <w:t xml:space="preserve">The user chooses the disassociate </w:t>
            </w:r>
            <w:ins w:id="153" w:author="Comverse" w:date="2013-06-05T22:08:00Z">
              <w:r w:rsidR="000F66D4">
                <w:t>option.</w:t>
              </w:r>
            </w:ins>
            <w:del w:id="154" w:author="Comverse" w:date="2013-06-05T22:08:00Z">
              <w:r w:rsidDel="000F66D4">
                <w:delText>menu</w:delText>
              </w:r>
            </w:del>
          </w:p>
          <w:p w:rsidR="00980032" w:rsidRDefault="00980032" w:rsidP="005E61D6">
            <w:pPr>
              <w:pStyle w:val="ListNumberUC"/>
              <w:numPr>
                <w:ilvl w:val="0"/>
                <w:numId w:val="101"/>
              </w:numPr>
            </w:pPr>
            <w:r>
              <w:t>The system disassociate</w:t>
            </w:r>
            <w:ins w:id="155" w:author="Comverse" w:date="2013-06-05T22:08:00Z">
              <w:r w:rsidR="000F66D4">
                <w:t>s</w:t>
              </w:r>
            </w:ins>
            <w:r>
              <w:t xml:space="preserve"> the CMP from the account(A1)</w:t>
            </w:r>
          </w:p>
          <w:p w:rsidR="00980032" w:rsidRDefault="00980032" w:rsidP="005E61D6">
            <w:pPr>
              <w:pStyle w:val="ListNumberUC"/>
              <w:numPr>
                <w:ilvl w:val="0"/>
                <w:numId w:val="101"/>
              </w:numPr>
            </w:pPr>
            <w:r>
              <w:t>The system deactivate the CMP(A1)</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980032" w:rsidRDefault="00980032" w:rsidP="000F66D4">
            <w:pPr>
              <w:pStyle w:val="ListNumberUC"/>
              <w:ind w:left="418" w:hanging="418"/>
            </w:pPr>
            <w:r>
              <w:t xml:space="preserve">A1 : </w:t>
            </w:r>
            <w:r w:rsidR="000F66D4">
              <w:t>S</w:t>
            </w:r>
            <w:r>
              <w:t>ystem is not able to disassociate</w:t>
            </w:r>
            <w:del w:id="156" w:author="Comverse" w:date="2013-06-05T22:09:00Z">
              <w:r w:rsidDel="000F66D4">
                <w:delText>/deactivate</w:delText>
              </w:r>
            </w:del>
            <w:r>
              <w:t xml:space="preserve"> the CMP</w:t>
            </w:r>
          </w:p>
          <w:p w:rsidR="00980032" w:rsidRDefault="00980032" w:rsidP="005E61D6">
            <w:pPr>
              <w:pStyle w:val="ListNumberUC"/>
              <w:numPr>
                <w:ilvl w:val="0"/>
                <w:numId w:val="102"/>
              </w:numPr>
            </w:pPr>
            <w:r>
              <w:t>The system displays an error message and ask the user to try again later</w:t>
            </w:r>
          </w:p>
        </w:tc>
      </w:tr>
    </w:tbl>
    <w:p w:rsidR="00980032" w:rsidRDefault="00980032" w:rsidP="00980032"/>
    <w:p w:rsidR="00980032" w:rsidRDefault="00980032" w:rsidP="00980032">
      <w:pPr>
        <w:pStyle w:val="Heading4"/>
        <w:numPr>
          <w:ilvl w:val="3"/>
          <w:numId w:val="16"/>
        </w:numPr>
      </w:pPr>
      <w:bookmarkStart w:id="157" w:name="_Toc337741278"/>
      <w:bookmarkStart w:id="158" w:name="_Toc364961189"/>
      <w:r w:rsidRPr="00582CA9">
        <w:t xml:space="preserve">PEM0300 - Associate persona to subscription </w:t>
      </w:r>
      <w:r>
        <w:t>(New)</w:t>
      </w:r>
      <w:bookmarkEnd w:id="157"/>
      <w:bookmarkEnd w:id="158"/>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990"/>
        <w:gridCol w:w="2606"/>
      </w:tblGrid>
      <w:tr w:rsidR="00980032" w:rsidTr="001A4A0A">
        <w:trPr>
          <w:trHeight w:val="360"/>
        </w:trPr>
        <w:tc>
          <w:tcPr>
            <w:tcW w:w="5580" w:type="dxa"/>
            <w:gridSpan w:val="2"/>
            <w:shd w:val="clear" w:color="auto" w:fill="E6E6E6"/>
          </w:tcPr>
          <w:p w:rsidR="00980032" w:rsidRDefault="00752FD6" w:rsidP="00752FD6">
            <w:pPr>
              <w:pStyle w:val="TableHeading"/>
            </w:pPr>
            <w:r>
              <w:rPr>
                <w:lang w:val="en-US"/>
              </w:rPr>
              <w:t>A</w:t>
            </w:r>
            <w:proofErr w:type="spellStart"/>
            <w:r>
              <w:t>ssociate</w:t>
            </w:r>
            <w:proofErr w:type="spellEnd"/>
            <w:r w:rsidR="00980032">
              <w:t xml:space="preserve"> </w:t>
            </w:r>
            <w:r w:rsidR="00980032" w:rsidRPr="00DE56B9">
              <w:t xml:space="preserve">persona </w:t>
            </w:r>
            <w:r>
              <w:t>to subscription</w:t>
            </w:r>
          </w:p>
        </w:tc>
        <w:tc>
          <w:tcPr>
            <w:tcW w:w="99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rsidRPr="00582CA9">
              <w:t>PEM0300</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980032" w:rsidP="001A4A0A">
            <w:pPr>
              <w:pStyle w:val="BodyText"/>
            </w:pPr>
            <w:r>
              <w:t>This use case allows associating a persona to a subscriber</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Default="00980032" w:rsidP="00752FD6">
            <w:pPr>
              <w:pStyle w:val="BodyText"/>
            </w:pPr>
            <w:r>
              <w:t xml:space="preserve">Persona </w:t>
            </w:r>
            <w:r w:rsidR="00752FD6">
              <w:t>e</w:t>
            </w:r>
            <w:r>
              <w:t>xist</w:t>
            </w:r>
            <w:r w:rsidR="00752FD6">
              <w:t>s</w:t>
            </w:r>
          </w:p>
          <w:p w:rsidR="00980032" w:rsidRDefault="00980032" w:rsidP="001A4A0A">
            <w:pPr>
              <w:pStyle w:val="BodyText"/>
            </w:pPr>
            <w:r>
              <w:t>Persona is a CUP</w:t>
            </w:r>
          </w:p>
          <w:p w:rsidR="00980032" w:rsidRPr="006D15FA" w:rsidRDefault="00980032" w:rsidP="001A4A0A">
            <w:pPr>
              <w:pStyle w:val="BodyText"/>
            </w:pPr>
            <w:r>
              <w:t>Persona is not associated to another subscriber</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1A4A0A">
            <w:pPr>
              <w:pStyle w:val="BodyText"/>
            </w:pPr>
            <w:r>
              <w:t>User has selected the option to associate the persona</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1A4A0A">
            <w:pPr>
              <w:pStyle w:val="BodyText"/>
            </w:pPr>
            <w:r>
              <w:t>The person is not associated and an error message is displayed to the user indicating the reason of the failure</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752FD6">
            <w:pPr>
              <w:pStyle w:val="BodyText"/>
            </w:pPr>
            <w:r>
              <w:t xml:space="preserve">The persona is </w:t>
            </w:r>
            <w:r w:rsidR="00752FD6">
              <w:t>associated to a subscriber</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980032" w:rsidP="005E61D6">
            <w:pPr>
              <w:pStyle w:val="ListNumberUC"/>
              <w:numPr>
                <w:ilvl w:val="0"/>
                <w:numId w:val="103"/>
              </w:numPr>
            </w:pPr>
            <w:r>
              <w:t>The system displays the list of subscribers belonging to the current hierarchy</w:t>
            </w:r>
          </w:p>
          <w:p w:rsidR="00752FD6" w:rsidRDefault="00752FD6" w:rsidP="005E61D6">
            <w:pPr>
              <w:pStyle w:val="ListNumberUC"/>
              <w:numPr>
                <w:ilvl w:val="0"/>
                <w:numId w:val="103"/>
              </w:numPr>
            </w:pPr>
            <w:r>
              <w:t>User selects the subscriber to associate to current CUP</w:t>
            </w:r>
          </w:p>
          <w:p w:rsidR="00980032" w:rsidRDefault="00980032" w:rsidP="005E61D6">
            <w:pPr>
              <w:pStyle w:val="ListNumberUC"/>
              <w:numPr>
                <w:ilvl w:val="0"/>
                <w:numId w:val="103"/>
              </w:numPr>
            </w:pPr>
            <w:r>
              <w:t>The system associate</w:t>
            </w:r>
            <w:r w:rsidR="00752FD6">
              <w:t>s</w:t>
            </w:r>
            <w:r>
              <w:t xml:space="preserve"> the CUP to the subscriber(A1)</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980032" w:rsidRDefault="00980032" w:rsidP="00752FD6">
            <w:pPr>
              <w:pStyle w:val="ListNumberUC"/>
              <w:ind w:left="418" w:hanging="418"/>
            </w:pPr>
            <w:r>
              <w:t xml:space="preserve">A1 : </w:t>
            </w:r>
            <w:r w:rsidR="00752FD6">
              <w:t>S</w:t>
            </w:r>
            <w:r>
              <w:t>ystem is not able to associate the CUP</w:t>
            </w:r>
          </w:p>
          <w:p w:rsidR="00980032" w:rsidRDefault="00980032" w:rsidP="005E61D6">
            <w:pPr>
              <w:pStyle w:val="ListNumberUC"/>
              <w:numPr>
                <w:ilvl w:val="0"/>
                <w:numId w:val="104"/>
              </w:numPr>
            </w:pPr>
            <w:r>
              <w:t>The system displays an error message and ask the user to try again later</w:t>
            </w:r>
          </w:p>
        </w:tc>
      </w:tr>
    </w:tbl>
    <w:p w:rsidR="00980032" w:rsidRDefault="00980032" w:rsidP="00980032"/>
    <w:p w:rsidR="00980032" w:rsidRDefault="00980032" w:rsidP="00980032"/>
    <w:p w:rsidR="00980032" w:rsidRDefault="00980032" w:rsidP="00980032">
      <w:pPr>
        <w:pStyle w:val="Heading4"/>
        <w:numPr>
          <w:ilvl w:val="3"/>
          <w:numId w:val="16"/>
        </w:numPr>
      </w:pPr>
      <w:bookmarkStart w:id="159" w:name="_Toc337741279"/>
      <w:bookmarkStart w:id="160" w:name="_Toc364961190"/>
      <w:r w:rsidRPr="00582CA9">
        <w:t>PEM0310 - D</w:t>
      </w:r>
      <w:r>
        <w:t>i</w:t>
      </w:r>
      <w:r w:rsidRPr="00582CA9">
        <w:t xml:space="preserve">ssociate persona from subscription </w:t>
      </w:r>
      <w:r>
        <w:t>(New)</w:t>
      </w:r>
      <w:bookmarkEnd w:id="159"/>
      <w:bookmarkEnd w:id="160"/>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990"/>
        <w:gridCol w:w="2606"/>
      </w:tblGrid>
      <w:tr w:rsidR="00980032" w:rsidTr="001A4A0A">
        <w:trPr>
          <w:trHeight w:val="360"/>
        </w:trPr>
        <w:tc>
          <w:tcPr>
            <w:tcW w:w="5580" w:type="dxa"/>
            <w:gridSpan w:val="2"/>
            <w:shd w:val="clear" w:color="auto" w:fill="E6E6E6"/>
          </w:tcPr>
          <w:p w:rsidR="00980032" w:rsidRDefault="00980032" w:rsidP="001A4A0A">
            <w:pPr>
              <w:pStyle w:val="TableHeading"/>
            </w:pPr>
            <w:r w:rsidRPr="00582CA9">
              <w:t>D</w:t>
            </w:r>
            <w:r>
              <w:t>i</w:t>
            </w:r>
            <w:r w:rsidRPr="00582CA9">
              <w:t>ssociate persona from subscription</w:t>
            </w:r>
          </w:p>
        </w:tc>
        <w:tc>
          <w:tcPr>
            <w:tcW w:w="99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rsidRPr="00582CA9">
              <w:t>PEM0310</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user</w:t>
            </w:r>
          </w:p>
          <w:p w:rsidR="00980032" w:rsidRPr="006D15FA" w:rsidRDefault="00980032" w:rsidP="001A4A0A">
            <w:pPr>
              <w:pStyle w:val="BodyText"/>
            </w:pPr>
            <w:r>
              <w:t>CSR 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980032" w:rsidP="001A4A0A">
            <w:pPr>
              <w:pStyle w:val="BodyText"/>
            </w:pPr>
            <w:r>
              <w:t>This use case allows disassociating a CUP from a subscriber</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Pr="006D15FA" w:rsidRDefault="004845FE" w:rsidP="00752FD6">
            <w:pPr>
              <w:pStyle w:val="BodyText"/>
            </w:pPr>
            <w:ins w:id="161" w:author="Comverse" w:date="2013-06-13T14:42:00Z">
              <w:r>
                <w:t>Persona is a CUP w/o ordering authority, associated to the contextual subscriber</w:t>
              </w:r>
            </w:ins>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1A4A0A">
            <w:pPr>
              <w:pStyle w:val="BodyText"/>
            </w:pPr>
            <w:r>
              <w:t>User has selected the option to disassociate the persona</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1A4A0A">
            <w:pPr>
              <w:pStyle w:val="BodyText"/>
            </w:pPr>
            <w:r>
              <w:t>The person is not disassociated and an error message is displayed to the user indicating the reason of the failure</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4845FE" w:rsidP="001A4A0A">
            <w:pPr>
              <w:pStyle w:val="BodyText"/>
            </w:pPr>
            <w:ins w:id="162" w:author="Comverse" w:date="2013-06-13T14:43:00Z">
              <w:r>
                <w:t>The persona is dissociated from the subscription, and associated to its parent account</w:t>
              </w:r>
            </w:ins>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980032" w:rsidP="005E61D6">
            <w:pPr>
              <w:pStyle w:val="ListNumberUC"/>
              <w:numPr>
                <w:ilvl w:val="0"/>
                <w:numId w:val="105"/>
              </w:numPr>
            </w:pPr>
            <w:r>
              <w:t xml:space="preserve">The user chooses the disassociate </w:t>
            </w:r>
            <w:r w:rsidR="00752FD6">
              <w:t>option of the contextual CUP</w:t>
            </w:r>
          </w:p>
          <w:p w:rsidR="00980032" w:rsidRDefault="00980032" w:rsidP="005E61D6">
            <w:pPr>
              <w:pStyle w:val="ListNumberUC"/>
              <w:numPr>
                <w:ilvl w:val="0"/>
                <w:numId w:val="105"/>
              </w:numPr>
            </w:pPr>
            <w:r>
              <w:t>The system disassociate</w:t>
            </w:r>
            <w:r w:rsidR="00752FD6">
              <w:t>s</w:t>
            </w:r>
            <w:r>
              <w:t xml:space="preserve"> the CUP from the subscriber(A1)</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980032" w:rsidRDefault="00980032" w:rsidP="00752FD6">
            <w:pPr>
              <w:pStyle w:val="ListNumberUC"/>
              <w:ind w:left="418" w:hanging="418"/>
            </w:pPr>
            <w:r>
              <w:t xml:space="preserve">A1 : </w:t>
            </w:r>
            <w:r w:rsidR="00752FD6">
              <w:t>S</w:t>
            </w:r>
            <w:r>
              <w:t>ystem is not able to disassociate the CUP</w:t>
            </w:r>
          </w:p>
          <w:p w:rsidR="00980032" w:rsidRDefault="00980032" w:rsidP="005E61D6">
            <w:pPr>
              <w:pStyle w:val="ListNumberUC"/>
              <w:numPr>
                <w:ilvl w:val="0"/>
                <w:numId w:val="219"/>
              </w:numPr>
            </w:pPr>
            <w:r>
              <w:t>The system displays an error message and ask the user to try again later</w:t>
            </w:r>
          </w:p>
        </w:tc>
      </w:tr>
    </w:tbl>
    <w:p w:rsidR="00980032" w:rsidRDefault="00980032" w:rsidP="00980032"/>
    <w:p w:rsidR="00472DDE" w:rsidRDefault="00472DDE" w:rsidP="00472DDE">
      <w:pPr>
        <w:pStyle w:val="Heading4"/>
        <w:tabs>
          <w:tab w:val="num" w:pos="864"/>
        </w:tabs>
      </w:pPr>
      <w:bookmarkStart w:id="163" w:name="_Toc364961191"/>
      <w:r>
        <w:t>PEM0430 - Merge persons (New)</w:t>
      </w:r>
      <w:bookmarkEnd w:id="163"/>
    </w:p>
    <w:p w:rsidR="00472DDE" w:rsidRDefault="00472DDE" w:rsidP="00472DDE">
      <w:pPr>
        <w:pStyle w:val="Heading5"/>
      </w:pPr>
      <w:r>
        <w:t xml:space="preserve">Use </w:t>
      </w:r>
      <w:proofErr w:type="spellStart"/>
      <w:r>
        <w:t>case</w:t>
      </w:r>
      <w:proofErr w:type="spellEnd"/>
      <w:r>
        <w:t xml:space="preserve"> Flow</w:t>
      </w:r>
    </w:p>
    <w:p w:rsidR="00472DDE" w:rsidRPr="00A0042E" w:rsidRDefault="00472DDE" w:rsidP="00472DDE">
      <w:pPr>
        <w:pStyle w:val="Body"/>
      </w:pPr>
      <w:r>
        <w:object w:dxaOrig="10710" w:dyaOrig="5388">
          <v:shape id="_x0000_i1028" type="#_x0000_t75" style="width:467.7pt;height:236.05pt" o:ole="">
            <v:imagedata r:id="rId21" o:title=""/>
          </v:shape>
          <o:OLEObject Type="Embed" ProgID="Visio.Drawing.11" ShapeID="_x0000_i1028" DrawAspect="Content" ObjectID="_1443275060" r:id="rId22"/>
        </w:object>
      </w:r>
    </w:p>
    <w:p w:rsidR="00472DDE" w:rsidRPr="00A0042E" w:rsidRDefault="00472DDE" w:rsidP="00472DDE">
      <w:pPr>
        <w:pStyle w:val="Heading5"/>
      </w:pPr>
      <w:r>
        <w:t>Use case</w:t>
      </w:r>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582"/>
        <w:gridCol w:w="720"/>
        <w:gridCol w:w="2606"/>
      </w:tblGrid>
      <w:tr w:rsidR="00472DDE" w:rsidTr="00472DDE">
        <w:trPr>
          <w:trHeight w:val="360"/>
        </w:trPr>
        <w:tc>
          <w:tcPr>
            <w:tcW w:w="5850" w:type="dxa"/>
            <w:gridSpan w:val="2"/>
            <w:shd w:val="clear" w:color="auto" w:fill="E6E6E6"/>
          </w:tcPr>
          <w:p w:rsidR="00472DDE" w:rsidRDefault="00472DDE" w:rsidP="00472DDE">
            <w:pPr>
              <w:pStyle w:val="TableHeading"/>
            </w:pPr>
            <w:r>
              <w:rPr>
                <w:lang w:val="en-US"/>
              </w:rPr>
              <w:t>Merge persons</w:t>
            </w:r>
          </w:p>
        </w:tc>
        <w:tc>
          <w:tcPr>
            <w:tcW w:w="720" w:type="dxa"/>
            <w:shd w:val="clear" w:color="auto" w:fill="E6E6E6"/>
          </w:tcPr>
          <w:p w:rsidR="00472DDE" w:rsidRDefault="00472DDE" w:rsidP="00472DDE">
            <w:pPr>
              <w:pStyle w:val="TableHeading"/>
            </w:pPr>
            <w:r>
              <w:t>INCL</w:t>
            </w:r>
          </w:p>
        </w:tc>
        <w:tc>
          <w:tcPr>
            <w:tcW w:w="2606" w:type="dxa"/>
            <w:shd w:val="clear" w:color="auto" w:fill="E6E6E6"/>
          </w:tcPr>
          <w:p w:rsidR="00472DDE" w:rsidRDefault="00472DDE" w:rsidP="00472DDE">
            <w:pPr>
              <w:pStyle w:val="TableHeading"/>
            </w:pPr>
            <w:r>
              <w:t xml:space="preserve">PEM0430 </w:t>
            </w:r>
          </w:p>
        </w:tc>
      </w:tr>
      <w:tr w:rsidR="00472DDE" w:rsidTr="00472DDE">
        <w:tc>
          <w:tcPr>
            <w:tcW w:w="2268" w:type="dxa"/>
          </w:tcPr>
          <w:p w:rsidR="00472DDE" w:rsidRDefault="00472DDE" w:rsidP="00472DDE">
            <w:r>
              <w:t>Primary actors</w:t>
            </w:r>
          </w:p>
        </w:tc>
        <w:tc>
          <w:tcPr>
            <w:tcW w:w="6908" w:type="dxa"/>
            <w:gridSpan w:val="3"/>
          </w:tcPr>
          <w:p w:rsidR="00472DDE" w:rsidRDefault="00472DDE" w:rsidP="00472DDE">
            <w:pPr>
              <w:pStyle w:val="BodyText"/>
            </w:pPr>
            <w:r>
              <w:t>Dealer admin/user</w:t>
            </w:r>
          </w:p>
          <w:p w:rsidR="00472DDE" w:rsidRPr="006D15FA" w:rsidRDefault="00472DDE" w:rsidP="00472DDE">
            <w:pPr>
              <w:pStyle w:val="BodyText"/>
            </w:pPr>
            <w:r>
              <w:t>CSR admin/user</w:t>
            </w:r>
          </w:p>
        </w:tc>
      </w:tr>
      <w:tr w:rsidR="00472DDE" w:rsidTr="00472DDE">
        <w:tc>
          <w:tcPr>
            <w:tcW w:w="2268" w:type="dxa"/>
          </w:tcPr>
          <w:p w:rsidR="00472DDE" w:rsidRDefault="00472DDE" w:rsidP="00472DDE">
            <w:r>
              <w:t>Summary Goal</w:t>
            </w:r>
          </w:p>
        </w:tc>
        <w:tc>
          <w:tcPr>
            <w:tcW w:w="6908" w:type="dxa"/>
            <w:gridSpan w:val="3"/>
          </w:tcPr>
          <w:p w:rsidR="00472DDE" w:rsidRPr="006D15FA" w:rsidRDefault="00472DDE" w:rsidP="00472DDE">
            <w:pPr>
              <w:pStyle w:val="BodyText"/>
            </w:pPr>
            <w:r w:rsidRPr="00114456">
              <w:t xml:space="preserve">This </w:t>
            </w:r>
            <w:r>
              <w:t>u</w:t>
            </w:r>
            <w:r w:rsidRPr="00114456">
              <w:t xml:space="preserve">se </w:t>
            </w:r>
            <w:r>
              <w:t>c</w:t>
            </w:r>
            <w:r w:rsidRPr="00114456">
              <w:t xml:space="preserve">ase allows the </w:t>
            </w:r>
            <w:r>
              <w:t>system to merge persons being the same one</w:t>
            </w:r>
            <w:r w:rsidRPr="00114456">
              <w:t>.</w:t>
            </w:r>
          </w:p>
        </w:tc>
      </w:tr>
      <w:tr w:rsidR="00472DDE" w:rsidRPr="008F2898" w:rsidTr="00472DDE">
        <w:trPr>
          <w:trHeight w:val="176"/>
        </w:trPr>
        <w:tc>
          <w:tcPr>
            <w:tcW w:w="2268" w:type="dxa"/>
          </w:tcPr>
          <w:p w:rsidR="00472DDE" w:rsidRDefault="00472DDE" w:rsidP="00472DDE">
            <w:r>
              <w:t>Pre-conditions</w:t>
            </w:r>
          </w:p>
        </w:tc>
        <w:tc>
          <w:tcPr>
            <w:tcW w:w="6908" w:type="dxa"/>
            <w:gridSpan w:val="3"/>
          </w:tcPr>
          <w:p w:rsidR="00472DDE" w:rsidRPr="00114456" w:rsidRDefault="00472DDE" w:rsidP="00472DDE">
            <w:pPr>
              <w:pStyle w:val="BodyText"/>
              <w:numPr>
                <w:ilvl w:val="0"/>
                <w:numId w:val="15"/>
              </w:numPr>
            </w:pPr>
            <w:r w:rsidRPr="00114456">
              <w:t>The user is logged in.</w:t>
            </w:r>
          </w:p>
          <w:p w:rsidR="00472DDE" w:rsidRPr="001D143F" w:rsidRDefault="00472DDE" w:rsidP="00472DDE">
            <w:pPr>
              <w:pStyle w:val="BodyText"/>
              <w:numPr>
                <w:ilvl w:val="0"/>
                <w:numId w:val="15"/>
              </w:numPr>
            </w:pPr>
            <w:r>
              <w:t>The user is searching for a person</w:t>
            </w:r>
          </w:p>
        </w:tc>
      </w:tr>
      <w:tr w:rsidR="00472DDE" w:rsidRPr="009031EA" w:rsidTr="00472DDE">
        <w:trPr>
          <w:trHeight w:val="176"/>
        </w:trPr>
        <w:tc>
          <w:tcPr>
            <w:tcW w:w="2268" w:type="dxa"/>
          </w:tcPr>
          <w:p w:rsidR="00472DDE" w:rsidRPr="002153B0" w:rsidRDefault="00472DDE" w:rsidP="00472DDE">
            <w:r>
              <w:t>Trigger</w:t>
            </w:r>
          </w:p>
        </w:tc>
        <w:tc>
          <w:tcPr>
            <w:tcW w:w="6908" w:type="dxa"/>
            <w:gridSpan w:val="3"/>
          </w:tcPr>
          <w:p w:rsidR="00472DDE" w:rsidRPr="006D15FA" w:rsidRDefault="00472DDE" w:rsidP="00472DDE">
            <w:pPr>
              <w:pStyle w:val="BodyText"/>
            </w:pPr>
            <w:r>
              <w:t>User is selecting one or more persons to be merged</w:t>
            </w:r>
          </w:p>
        </w:tc>
      </w:tr>
      <w:tr w:rsidR="00472DDE" w:rsidRPr="006D15FA" w:rsidTr="00472DDE">
        <w:trPr>
          <w:trHeight w:val="176"/>
        </w:trPr>
        <w:tc>
          <w:tcPr>
            <w:tcW w:w="2268" w:type="dxa"/>
          </w:tcPr>
          <w:p w:rsidR="00472DDE" w:rsidRDefault="00472DDE" w:rsidP="00472DDE">
            <w:r>
              <w:t>Minimum guarantees</w:t>
            </w:r>
          </w:p>
        </w:tc>
        <w:tc>
          <w:tcPr>
            <w:tcW w:w="6908" w:type="dxa"/>
            <w:gridSpan w:val="3"/>
          </w:tcPr>
          <w:p w:rsidR="00472DDE" w:rsidRPr="006D15FA" w:rsidRDefault="00472DDE" w:rsidP="00472DDE">
            <w:pPr>
              <w:pStyle w:val="BodyText"/>
            </w:pPr>
            <w:r>
              <w:t>The persons are not merged and an error message is displayed</w:t>
            </w:r>
          </w:p>
        </w:tc>
      </w:tr>
      <w:tr w:rsidR="00472DDE" w:rsidRPr="008F2898" w:rsidTr="00472DDE">
        <w:trPr>
          <w:trHeight w:val="176"/>
        </w:trPr>
        <w:tc>
          <w:tcPr>
            <w:tcW w:w="2268" w:type="dxa"/>
          </w:tcPr>
          <w:p w:rsidR="00472DDE" w:rsidRDefault="00472DDE" w:rsidP="00472DDE">
            <w:r>
              <w:t>Success guarantees:</w:t>
            </w:r>
          </w:p>
        </w:tc>
        <w:tc>
          <w:tcPr>
            <w:tcW w:w="6908" w:type="dxa"/>
            <w:gridSpan w:val="3"/>
          </w:tcPr>
          <w:p w:rsidR="00472DDE" w:rsidRPr="006D15FA" w:rsidRDefault="00472DDE" w:rsidP="00472DDE">
            <w:pPr>
              <w:pStyle w:val="BodyText"/>
            </w:pPr>
            <w:r>
              <w:t>Selected Persons will be merged in one person in C-One.</w:t>
            </w:r>
          </w:p>
        </w:tc>
      </w:tr>
      <w:tr w:rsidR="00472DDE" w:rsidRPr="009031EA" w:rsidTr="00472DDE">
        <w:trPr>
          <w:trHeight w:val="176"/>
        </w:trPr>
        <w:tc>
          <w:tcPr>
            <w:tcW w:w="2268" w:type="dxa"/>
          </w:tcPr>
          <w:p w:rsidR="00472DDE" w:rsidRPr="002153B0" w:rsidRDefault="00472DDE" w:rsidP="00472DDE">
            <w:r w:rsidRPr="002153B0">
              <w:t>Normal Flow:</w:t>
            </w:r>
          </w:p>
        </w:tc>
        <w:tc>
          <w:tcPr>
            <w:tcW w:w="6908" w:type="dxa"/>
            <w:gridSpan w:val="3"/>
          </w:tcPr>
          <w:p w:rsidR="00472DDE" w:rsidRDefault="00472DDE" w:rsidP="00472DDE">
            <w:pPr>
              <w:pStyle w:val="BodyText"/>
              <w:numPr>
                <w:ilvl w:val="0"/>
                <w:numId w:val="28"/>
              </w:numPr>
            </w:pPr>
            <w:r>
              <w:t>The user chooses a persona to start the merging process</w:t>
            </w:r>
          </w:p>
          <w:p w:rsidR="00472DDE" w:rsidRDefault="00472DDE" w:rsidP="00472DDE">
            <w:pPr>
              <w:pStyle w:val="BodyText"/>
              <w:numPr>
                <w:ilvl w:val="0"/>
                <w:numId w:val="28"/>
              </w:numPr>
            </w:pPr>
            <w:r>
              <w:t>The application allows the user to search for persons according to UC : IDC0100 - Search persona</w:t>
            </w:r>
          </w:p>
          <w:p w:rsidR="00472DDE" w:rsidRDefault="00472DDE" w:rsidP="00472DDE">
            <w:pPr>
              <w:pStyle w:val="BodyText"/>
              <w:numPr>
                <w:ilvl w:val="0"/>
                <w:numId w:val="28"/>
              </w:numPr>
            </w:pPr>
            <w:r>
              <w:t>The application displays a list of person corresponding to the search criteria(A1)</w:t>
            </w:r>
          </w:p>
          <w:p w:rsidR="00472DDE" w:rsidRDefault="00472DDE" w:rsidP="00472DDE">
            <w:pPr>
              <w:pStyle w:val="BodyText"/>
              <w:numPr>
                <w:ilvl w:val="0"/>
                <w:numId w:val="28"/>
              </w:numPr>
            </w:pPr>
            <w:r>
              <w:t>The user selects one or more persons to merge with the current one</w:t>
            </w:r>
          </w:p>
          <w:p w:rsidR="00472DDE" w:rsidRDefault="00472DDE" w:rsidP="00472DDE">
            <w:pPr>
              <w:pStyle w:val="BodyText"/>
              <w:numPr>
                <w:ilvl w:val="0"/>
                <w:numId w:val="28"/>
              </w:numPr>
            </w:pPr>
            <w:r>
              <w:t>The application asks the user to confirm and indicate the fact that all the persona of the selected person will be moved to the current person</w:t>
            </w:r>
          </w:p>
          <w:p w:rsidR="00472DDE" w:rsidRDefault="00472DDE" w:rsidP="00472DDE">
            <w:pPr>
              <w:pStyle w:val="BodyText"/>
              <w:numPr>
                <w:ilvl w:val="0"/>
                <w:numId w:val="28"/>
              </w:numPr>
            </w:pPr>
            <w:r>
              <w:t>The user confirms</w:t>
            </w:r>
          </w:p>
          <w:p w:rsidR="00472DDE" w:rsidRDefault="00472DDE" w:rsidP="00472DDE">
            <w:pPr>
              <w:pStyle w:val="BodyText"/>
              <w:numPr>
                <w:ilvl w:val="0"/>
                <w:numId w:val="28"/>
              </w:numPr>
            </w:pPr>
            <w:r>
              <w:t>The application moves all the persona to the persona chosen to start the merge(A2)(A5)</w:t>
            </w:r>
          </w:p>
          <w:p w:rsidR="00472DDE" w:rsidRDefault="00472DDE" w:rsidP="00472DDE">
            <w:pPr>
              <w:pStyle w:val="BodyText"/>
              <w:numPr>
                <w:ilvl w:val="0"/>
                <w:numId w:val="28"/>
              </w:numPr>
            </w:pPr>
            <w:r>
              <w:t>The application links the billing addresses of all the accounts attached previously to the selected person to the current person</w:t>
            </w:r>
          </w:p>
          <w:p w:rsidR="00472DDE" w:rsidRPr="006D15FA" w:rsidRDefault="00472DDE" w:rsidP="00472DDE">
            <w:pPr>
              <w:pStyle w:val="BodyText"/>
              <w:numPr>
                <w:ilvl w:val="0"/>
                <w:numId w:val="28"/>
              </w:numPr>
            </w:pPr>
            <w:r>
              <w:t>The application confirms the merge to the user</w:t>
            </w:r>
          </w:p>
        </w:tc>
      </w:tr>
      <w:tr w:rsidR="00472DDE" w:rsidRPr="002153B0" w:rsidTr="00472DDE">
        <w:trPr>
          <w:trHeight w:val="176"/>
        </w:trPr>
        <w:tc>
          <w:tcPr>
            <w:tcW w:w="2268" w:type="dxa"/>
          </w:tcPr>
          <w:p w:rsidR="00472DDE" w:rsidRDefault="00472DDE" w:rsidP="00472DDE">
            <w:r>
              <w:t>Alternative Flows:</w:t>
            </w:r>
          </w:p>
        </w:tc>
        <w:tc>
          <w:tcPr>
            <w:tcW w:w="6908" w:type="dxa"/>
            <w:gridSpan w:val="3"/>
          </w:tcPr>
          <w:p w:rsidR="00472DDE" w:rsidRDefault="00472DDE" w:rsidP="00472DDE">
            <w:pPr>
              <w:pStyle w:val="BodyText"/>
            </w:pPr>
            <w:r>
              <w:t>A1 :  the user wants to view the details of a persona</w:t>
            </w:r>
          </w:p>
          <w:p w:rsidR="00472DDE" w:rsidRDefault="00472DDE" w:rsidP="00472DDE">
            <w:pPr>
              <w:pStyle w:val="BodyText"/>
              <w:numPr>
                <w:ilvl w:val="0"/>
                <w:numId w:val="29"/>
              </w:numPr>
            </w:pPr>
            <w:r>
              <w:t>The application displays the of the selected persona</w:t>
            </w:r>
          </w:p>
          <w:p w:rsidR="00472DDE" w:rsidRDefault="00472DDE" w:rsidP="00472DDE">
            <w:pPr>
              <w:pStyle w:val="BodyText"/>
              <w:numPr>
                <w:ilvl w:val="0"/>
                <w:numId w:val="29"/>
              </w:numPr>
            </w:pPr>
            <w:r>
              <w:t>The user validate</w:t>
            </w:r>
          </w:p>
          <w:p w:rsidR="00472DDE" w:rsidRDefault="00472DDE" w:rsidP="00472DDE">
            <w:pPr>
              <w:pStyle w:val="BodyText"/>
              <w:numPr>
                <w:ilvl w:val="0"/>
                <w:numId w:val="29"/>
              </w:numPr>
            </w:pPr>
            <w:r>
              <w:t>The application redirects the user to the step N3</w:t>
            </w:r>
          </w:p>
          <w:p w:rsidR="00472DDE" w:rsidRDefault="00472DDE" w:rsidP="00472DDE">
            <w:pPr>
              <w:pStyle w:val="BodyText"/>
            </w:pPr>
            <w:r>
              <w:t>A2 : At least one of the selected persona legal address is link to an account billing address</w:t>
            </w:r>
          </w:p>
          <w:p w:rsidR="00472DDE" w:rsidRDefault="00472DDE" w:rsidP="00472DDE">
            <w:pPr>
              <w:pStyle w:val="BodyText"/>
              <w:numPr>
                <w:ilvl w:val="0"/>
                <w:numId w:val="30"/>
              </w:numPr>
            </w:pPr>
            <w:r>
              <w:t>The application indicates to the user the fact that some legal address are linked to account billing addresses</w:t>
            </w:r>
          </w:p>
          <w:p w:rsidR="00472DDE" w:rsidRDefault="00472DDE" w:rsidP="00472DDE">
            <w:pPr>
              <w:pStyle w:val="BodyText"/>
              <w:numPr>
                <w:ilvl w:val="0"/>
                <w:numId w:val="30"/>
              </w:numPr>
            </w:pPr>
            <w:r>
              <w:t>The application displays the list of persona legal addresses linked to billing account</w:t>
            </w:r>
          </w:p>
          <w:p w:rsidR="00472DDE" w:rsidRDefault="00472DDE" w:rsidP="00472DDE">
            <w:pPr>
              <w:pStyle w:val="BodyText"/>
              <w:numPr>
                <w:ilvl w:val="0"/>
                <w:numId w:val="30"/>
              </w:numPr>
            </w:pPr>
            <w:r>
              <w:t>The application ask the user how he wants to proceed, proposing 3 choices:</w:t>
            </w:r>
          </w:p>
          <w:p w:rsidR="00472DDE" w:rsidRDefault="00472DDE" w:rsidP="00472DDE">
            <w:pPr>
              <w:pStyle w:val="BodyText"/>
              <w:numPr>
                <w:ilvl w:val="1"/>
                <w:numId w:val="30"/>
              </w:numPr>
            </w:pPr>
            <w:r>
              <w:t>Cancel merge</w:t>
            </w:r>
          </w:p>
          <w:p w:rsidR="00472DDE" w:rsidRDefault="00472DDE" w:rsidP="00472DDE">
            <w:pPr>
              <w:pStyle w:val="BodyText"/>
              <w:numPr>
                <w:ilvl w:val="1"/>
                <w:numId w:val="30"/>
              </w:numPr>
            </w:pPr>
            <w:r>
              <w:t>Break the links between selected persona legal addresses and billing account</w:t>
            </w:r>
          </w:p>
          <w:p w:rsidR="00472DDE" w:rsidRDefault="00472DDE" w:rsidP="00472DDE">
            <w:pPr>
              <w:pStyle w:val="BodyText"/>
              <w:numPr>
                <w:ilvl w:val="1"/>
                <w:numId w:val="30"/>
              </w:numPr>
            </w:pPr>
            <w:r>
              <w:t xml:space="preserve">Copy the starting persona legal address to the billing account linked to the selected persona and attach the current person legal address to these account  </w:t>
            </w:r>
          </w:p>
          <w:p w:rsidR="00472DDE" w:rsidRDefault="00472DDE" w:rsidP="00472DDE">
            <w:pPr>
              <w:pStyle w:val="BodyText"/>
              <w:numPr>
                <w:ilvl w:val="0"/>
                <w:numId w:val="30"/>
              </w:numPr>
            </w:pPr>
            <w:r>
              <w:t>The user chooses to copy legal address(A3)(A4)</w:t>
            </w:r>
          </w:p>
          <w:p w:rsidR="00472DDE" w:rsidRDefault="00472DDE" w:rsidP="00472DDE">
            <w:pPr>
              <w:pStyle w:val="BodyText"/>
              <w:numPr>
                <w:ilvl w:val="0"/>
                <w:numId w:val="30"/>
              </w:numPr>
            </w:pPr>
            <w:r>
              <w:t>The application copy the legal address of the starting persona in the billing address of the accounts linked to the selected persona(A5)</w:t>
            </w:r>
          </w:p>
          <w:p w:rsidR="00472DDE" w:rsidRDefault="00472DDE" w:rsidP="00472DDE">
            <w:pPr>
              <w:pStyle w:val="BodyText"/>
              <w:numPr>
                <w:ilvl w:val="0"/>
                <w:numId w:val="30"/>
              </w:numPr>
            </w:pPr>
            <w:r>
              <w:t>The application link the starting persona legal address to the billing address linked to the selected persona(A5)</w:t>
            </w:r>
          </w:p>
          <w:p w:rsidR="00472DDE" w:rsidRDefault="00472DDE" w:rsidP="00472DDE">
            <w:pPr>
              <w:pStyle w:val="BodyText"/>
              <w:numPr>
                <w:ilvl w:val="0"/>
                <w:numId w:val="30"/>
              </w:numPr>
            </w:pPr>
            <w:r>
              <w:t>Continue to step N7</w:t>
            </w:r>
          </w:p>
          <w:p w:rsidR="00472DDE" w:rsidRDefault="00472DDE" w:rsidP="00472DDE">
            <w:pPr>
              <w:pStyle w:val="BodyText"/>
            </w:pPr>
            <w:r>
              <w:t>A3 : The user cancel the merge</w:t>
            </w:r>
          </w:p>
          <w:p w:rsidR="00472DDE" w:rsidRDefault="00472DDE" w:rsidP="00472DDE">
            <w:pPr>
              <w:pStyle w:val="BodyText"/>
              <w:numPr>
                <w:ilvl w:val="0"/>
                <w:numId w:val="31"/>
              </w:numPr>
            </w:pPr>
            <w:r>
              <w:t>Redirect to step N1</w:t>
            </w:r>
          </w:p>
          <w:p w:rsidR="00472DDE" w:rsidRDefault="00472DDE" w:rsidP="00472DDE">
            <w:pPr>
              <w:pStyle w:val="BodyText"/>
            </w:pPr>
            <w:r>
              <w:t>A4 : The user chooses to break the link between selected persons Legal Addresses and Billing Addresses</w:t>
            </w:r>
          </w:p>
          <w:p w:rsidR="00472DDE" w:rsidRDefault="00472DDE" w:rsidP="00472DDE">
            <w:pPr>
              <w:pStyle w:val="BodyText"/>
              <w:numPr>
                <w:ilvl w:val="0"/>
                <w:numId w:val="32"/>
              </w:numPr>
            </w:pPr>
            <w:r>
              <w:t>Continue to step N7</w:t>
            </w:r>
          </w:p>
          <w:p w:rsidR="00472DDE" w:rsidRDefault="00472DDE" w:rsidP="00472DDE">
            <w:pPr>
              <w:pStyle w:val="BodyText"/>
            </w:pPr>
            <w:r>
              <w:t>A5 : An error occurs</w:t>
            </w:r>
          </w:p>
          <w:p w:rsidR="00472DDE" w:rsidRDefault="00472DDE" w:rsidP="00472DDE">
            <w:pPr>
              <w:pStyle w:val="BodyText"/>
              <w:numPr>
                <w:ilvl w:val="0"/>
                <w:numId w:val="33"/>
              </w:numPr>
            </w:pPr>
            <w:r>
              <w:t>The application cancel the merge</w:t>
            </w:r>
          </w:p>
          <w:p w:rsidR="00472DDE" w:rsidRPr="006D15FA" w:rsidRDefault="00472DDE" w:rsidP="00472DDE">
            <w:pPr>
              <w:pStyle w:val="BodyText"/>
              <w:numPr>
                <w:ilvl w:val="0"/>
                <w:numId w:val="33"/>
              </w:numPr>
            </w:pPr>
            <w:r>
              <w:t xml:space="preserve">The application displays an error message to the user indicating the fact that the merge is not possible and ask him to try later </w:t>
            </w:r>
          </w:p>
        </w:tc>
      </w:tr>
    </w:tbl>
    <w:p w:rsidR="00472DDE" w:rsidRPr="00F73925" w:rsidRDefault="00472DDE" w:rsidP="00472DDE"/>
    <w:p w:rsidR="00472DDE" w:rsidRDefault="00472DDE" w:rsidP="00472DDE">
      <w:pPr>
        <w:pStyle w:val="Heading4"/>
        <w:tabs>
          <w:tab w:val="num" w:pos="864"/>
        </w:tabs>
      </w:pPr>
      <w:bookmarkStart w:id="164" w:name="_Toc364961192"/>
      <w:r>
        <w:t>PEM0500</w:t>
      </w:r>
      <w:r w:rsidRPr="000273B0">
        <w:t xml:space="preserve"> - </w:t>
      </w:r>
      <w:r>
        <w:t>List person</w:t>
      </w:r>
      <w:r w:rsidRPr="00C86FDC">
        <w:t>as</w:t>
      </w:r>
      <w:r w:rsidRPr="000273B0">
        <w:t xml:space="preserve"> </w:t>
      </w:r>
      <w:r>
        <w:t>(New)</w:t>
      </w:r>
      <w:bookmarkEnd w:id="164"/>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582"/>
        <w:gridCol w:w="720"/>
        <w:gridCol w:w="2606"/>
      </w:tblGrid>
      <w:tr w:rsidR="00472DDE" w:rsidTr="00472DDE">
        <w:trPr>
          <w:trHeight w:val="360"/>
        </w:trPr>
        <w:tc>
          <w:tcPr>
            <w:tcW w:w="5850" w:type="dxa"/>
            <w:gridSpan w:val="2"/>
            <w:shd w:val="clear" w:color="auto" w:fill="E6E6E6"/>
          </w:tcPr>
          <w:p w:rsidR="00472DDE" w:rsidRDefault="00472DDE" w:rsidP="00472DDE">
            <w:pPr>
              <w:pStyle w:val="TableHeading"/>
            </w:pPr>
            <w:r>
              <w:t>List personas</w:t>
            </w:r>
          </w:p>
        </w:tc>
        <w:tc>
          <w:tcPr>
            <w:tcW w:w="720" w:type="dxa"/>
            <w:shd w:val="clear" w:color="auto" w:fill="E6E6E6"/>
          </w:tcPr>
          <w:p w:rsidR="00472DDE" w:rsidRDefault="00472DDE" w:rsidP="00472DDE">
            <w:pPr>
              <w:pStyle w:val="TableHeading"/>
            </w:pPr>
            <w:r>
              <w:t>EXT</w:t>
            </w:r>
          </w:p>
        </w:tc>
        <w:tc>
          <w:tcPr>
            <w:tcW w:w="2606" w:type="dxa"/>
            <w:shd w:val="clear" w:color="auto" w:fill="E6E6E6"/>
          </w:tcPr>
          <w:p w:rsidR="00472DDE" w:rsidRDefault="00472DDE" w:rsidP="00472DDE">
            <w:pPr>
              <w:pStyle w:val="TableHeading"/>
            </w:pPr>
            <w:r>
              <w:t>PEM05</w:t>
            </w:r>
            <w:r w:rsidRPr="000273B0">
              <w:t>00</w:t>
            </w:r>
          </w:p>
        </w:tc>
      </w:tr>
      <w:tr w:rsidR="00472DDE" w:rsidTr="00472DDE">
        <w:tc>
          <w:tcPr>
            <w:tcW w:w="2268" w:type="dxa"/>
          </w:tcPr>
          <w:p w:rsidR="00472DDE" w:rsidRDefault="00472DDE" w:rsidP="00472DDE">
            <w:r>
              <w:t>Primary actors</w:t>
            </w:r>
          </w:p>
        </w:tc>
        <w:tc>
          <w:tcPr>
            <w:tcW w:w="6908" w:type="dxa"/>
            <w:gridSpan w:val="3"/>
          </w:tcPr>
          <w:p w:rsidR="00472DDE" w:rsidRDefault="00472DDE" w:rsidP="00472DDE">
            <w:pPr>
              <w:pStyle w:val="BodyText"/>
            </w:pPr>
            <w:r>
              <w:t>Dealer admin/user</w:t>
            </w:r>
          </w:p>
          <w:p w:rsidR="00472DDE" w:rsidRPr="006D15FA" w:rsidRDefault="00472DDE" w:rsidP="00472DDE">
            <w:pPr>
              <w:pStyle w:val="BodyText"/>
            </w:pPr>
            <w:r>
              <w:t>CSR admin/user</w:t>
            </w:r>
          </w:p>
        </w:tc>
      </w:tr>
      <w:tr w:rsidR="00472DDE" w:rsidTr="00472DDE">
        <w:tc>
          <w:tcPr>
            <w:tcW w:w="2268" w:type="dxa"/>
          </w:tcPr>
          <w:p w:rsidR="00472DDE" w:rsidRDefault="00472DDE" w:rsidP="00472DDE">
            <w:r>
              <w:t>Summary Goal</w:t>
            </w:r>
          </w:p>
        </w:tc>
        <w:tc>
          <w:tcPr>
            <w:tcW w:w="6908" w:type="dxa"/>
            <w:gridSpan w:val="3"/>
          </w:tcPr>
          <w:p w:rsidR="00472DDE" w:rsidRPr="006D15FA" w:rsidRDefault="00472DDE" w:rsidP="00472DDE">
            <w:pPr>
              <w:pStyle w:val="BodyText"/>
            </w:pPr>
            <w:r w:rsidRPr="00114456">
              <w:t xml:space="preserve">This </w:t>
            </w:r>
            <w:r>
              <w:t>u</w:t>
            </w:r>
            <w:r w:rsidRPr="00114456">
              <w:t xml:space="preserve">se </w:t>
            </w:r>
            <w:r>
              <w:t>c</w:t>
            </w:r>
            <w:r w:rsidRPr="00114456">
              <w:t xml:space="preserve">ase allows the </w:t>
            </w:r>
            <w:r>
              <w:t>user to view the personas associated to an account and its child objects</w:t>
            </w:r>
          </w:p>
        </w:tc>
      </w:tr>
      <w:tr w:rsidR="00472DDE" w:rsidRPr="008F2898" w:rsidTr="00472DDE">
        <w:trPr>
          <w:trHeight w:val="176"/>
        </w:trPr>
        <w:tc>
          <w:tcPr>
            <w:tcW w:w="2268" w:type="dxa"/>
          </w:tcPr>
          <w:p w:rsidR="00472DDE" w:rsidRDefault="00472DDE" w:rsidP="00472DDE">
            <w:r>
              <w:t>Pre-conditions</w:t>
            </w:r>
          </w:p>
        </w:tc>
        <w:tc>
          <w:tcPr>
            <w:tcW w:w="6908" w:type="dxa"/>
            <w:gridSpan w:val="3"/>
          </w:tcPr>
          <w:p w:rsidR="00472DDE" w:rsidRPr="001D143F" w:rsidRDefault="00472DDE" w:rsidP="00472DDE">
            <w:pPr>
              <w:pStyle w:val="BodyText"/>
              <w:numPr>
                <w:ilvl w:val="0"/>
                <w:numId w:val="15"/>
              </w:numPr>
            </w:pPr>
            <w:r>
              <w:t>The user is in the context of an account</w:t>
            </w:r>
          </w:p>
        </w:tc>
      </w:tr>
      <w:tr w:rsidR="00472DDE" w:rsidRPr="009031EA" w:rsidTr="00472DDE">
        <w:trPr>
          <w:trHeight w:val="176"/>
        </w:trPr>
        <w:tc>
          <w:tcPr>
            <w:tcW w:w="2268" w:type="dxa"/>
          </w:tcPr>
          <w:p w:rsidR="00472DDE" w:rsidRPr="002153B0" w:rsidRDefault="00472DDE" w:rsidP="00472DDE">
            <w:r>
              <w:t>Trigger</w:t>
            </w:r>
          </w:p>
        </w:tc>
        <w:tc>
          <w:tcPr>
            <w:tcW w:w="6908" w:type="dxa"/>
            <w:gridSpan w:val="3"/>
          </w:tcPr>
          <w:p w:rsidR="00472DDE" w:rsidRPr="006D15FA" w:rsidRDefault="00472DDE" w:rsidP="00472DDE">
            <w:pPr>
              <w:pStyle w:val="BodyText"/>
            </w:pPr>
            <w:r>
              <w:t>The user chooses to view the list of hierarchy persona</w:t>
            </w:r>
          </w:p>
        </w:tc>
      </w:tr>
      <w:tr w:rsidR="00472DDE" w:rsidRPr="006D15FA" w:rsidTr="00472DDE">
        <w:trPr>
          <w:trHeight w:val="176"/>
        </w:trPr>
        <w:tc>
          <w:tcPr>
            <w:tcW w:w="2268" w:type="dxa"/>
          </w:tcPr>
          <w:p w:rsidR="00472DDE" w:rsidRDefault="00472DDE" w:rsidP="00472DDE">
            <w:r>
              <w:t>Minimum guarantees</w:t>
            </w:r>
          </w:p>
        </w:tc>
        <w:tc>
          <w:tcPr>
            <w:tcW w:w="6908" w:type="dxa"/>
            <w:gridSpan w:val="3"/>
          </w:tcPr>
          <w:p w:rsidR="00472DDE" w:rsidRPr="006D15FA" w:rsidRDefault="00472DDE" w:rsidP="00472DDE">
            <w:pPr>
              <w:pStyle w:val="BodyText"/>
            </w:pPr>
            <w:r>
              <w:t xml:space="preserve">An error message is displayed if the application is not able to display the list of persons </w:t>
            </w:r>
          </w:p>
        </w:tc>
      </w:tr>
      <w:tr w:rsidR="00472DDE" w:rsidRPr="008F2898" w:rsidTr="00472DDE">
        <w:trPr>
          <w:trHeight w:val="176"/>
        </w:trPr>
        <w:tc>
          <w:tcPr>
            <w:tcW w:w="2268" w:type="dxa"/>
          </w:tcPr>
          <w:p w:rsidR="00472DDE" w:rsidRDefault="00472DDE" w:rsidP="00472DDE">
            <w:r>
              <w:t>Success guarantees:</w:t>
            </w:r>
          </w:p>
        </w:tc>
        <w:tc>
          <w:tcPr>
            <w:tcW w:w="6908" w:type="dxa"/>
            <w:gridSpan w:val="3"/>
          </w:tcPr>
          <w:p w:rsidR="00472DDE" w:rsidRPr="006D15FA" w:rsidRDefault="00472DDE" w:rsidP="00472DDE">
            <w:pPr>
              <w:pStyle w:val="BodyText"/>
            </w:pPr>
            <w:r>
              <w:t>The person list is displayed</w:t>
            </w:r>
          </w:p>
        </w:tc>
      </w:tr>
      <w:tr w:rsidR="00472DDE" w:rsidRPr="009031EA" w:rsidTr="00472DDE">
        <w:trPr>
          <w:trHeight w:val="176"/>
        </w:trPr>
        <w:tc>
          <w:tcPr>
            <w:tcW w:w="2268" w:type="dxa"/>
          </w:tcPr>
          <w:p w:rsidR="00472DDE" w:rsidRPr="002153B0" w:rsidRDefault="00472DDE" w:rsidP="00472DDE">
            <w:r w:rsidRPr="002153B0">
              <w:t>Normal Flow:</w:t>
            </w:r>
          </w:p>
        </w:tc>
        <w:tc>
          <w:tcPr>
            <w:tcW w:w="6908" w:type="dxa"/>
            <w:gridSpan w:val="3"/>
          </w:tcPr>
          <w:p w:rsidR="00472DDE" w:rsidRDefault="00472DDE" w:rsidP="00472DDE">
            <w:pPr>
              <w:pStyle w:val="ListNumberUC"/>
              <w:numPr>
                <w:ilvl w:val="0"/>
                <w:numId w:val="61"/>
              </w:numPr>
            </w:pPr>
            <w:r>
              <w:t>The application displays the list of persona including: (A1)</w:t>
            </w:r>
            <w:ins w:id="165" w:author="Comverse" w:date="2013-06-04T17:52:00Z">
              <w:r>
                <w:t>(A2)</w:t>
              </w:r>
            </w:ins>
            <w:r>
              <w:t>(A3)(A4)(A5)(A6)(A7)(A8)(A9)</w:t>
            </w:r>
            <w:del w:id="166" w:author="Comverse" w:date="2013-06-04T17:52:00Z">
              <w:r w:rsidDel="009E1F02">
                <w:delText>(A10)</w:delText>
              </w:r>
            </w:del>
          </w:p>
          <w:p w:rsidR="00472DDE" w:rsidRDefault="00472DDE" w:rsidP="00472DDE">
            <w:pPr>
              <w:pStyle w:val="ListNumberUC"/>
              <w:numPr>
                <w:ilvl w:val="0"/>
                <w:numId w:val="60"/>
              </w:numPr>
            </w:pPr>
            <w:r>
              <w:t>Person First Name / Last Name</w:t>
            </w:r>
          </w:p>
          <w:p w:rsidR="00472DDE" w:rsidRDefault="00472DDE" w:rsidP="00472DDE">
            <w:pPr>
              <w:pStyle w:val="ListNumberUC"/>
              <w:numPr>
                <w:ilvl w:val="0"/>
                <w:numId w:val="60"/>
              </w:numPr>
            </w:pPr>
            <w:r>
              <w:t>Persona Role</w:t>
            </w:r>
          </w:p>
          <w:p w:rsidR="00472DDE" w:rsidRDefault="00472DDE" w:rsidP="00472DDE">
            <w:pPr>
              <w:pStyle w:val="ListNumberUC"/>
              <w:numPr>
                <w:ilvl w:val="0"/>
                <w:numId w:val="60"/>
              </w:numPr>
            </w:pPr>
            <w:r>
              <w:t>Account Reference(when relevant)</w:t>
            </w:r>
          </w:p>
          <w:p w:rsidR="00472DDE" w:rsidRDefault="00472DDE" w:rsidP="00472DDE">
            <w:pPr>
              <w:pStyle w:val="ListNumberUC"/>
              <w:numPr>
                <w:ilvl w:val="0"/>
                <w:numId w:val="60"/>
              </w:numPr>
            </w:pPr>
            <w:r>
              <w:t>Subscriber Primary External Id (when relevant)</w:t>
            </w:r>
          </w:p>
          <w:p w:rsidR="00472DDE" w:rsidRDefault="00472DDE" w:rsidP="00472DDE">
            <w:pPr>
              <w:pStyle w:val="ListNumberUC"/>
              <w:numPr>
                <w:ilvl w:val="0"/>
                <w:numId w:val="60"/>
              </w:numPr>
            </w:pPr>
            <w:r>
              <w:t>Persona status</w:t>
            </w:r>
          </w:p>
          <w:p w:rsidR="00472DDE" w:rsidRDefault="00472DDE" w:rsidP="00472DDE">
            <w:pPr>
              <w:pStyle w:val="ListNumberUC"/>
              <w:numPr>
                <w:ilvl w:val="0"/>
                <w:numId w:val="60"/>
              </w:numPr>
            </w:pPr>
            <w:r>
              <w:t>User login</w:t>
            </w:r>
            <w:del w:id="167" w:author="Comverse" w:date="2013-06-04T17:52:00Z">
              <w:r w:rsidDel="009E1F02">
                <w:delText>(A2)</w:delText>
              </w:r>
            </w:del>
          </w:p>
          <w:p w:rsidR="00472DDE" w:rsidRDefault="00472DDE" w:rsidP="00472DDE">
            <w:pPr>
              <w:pStyle w:val="ListNumberUC"/>
              <w:numPr>
                <w:ilvl w:val="0"/>
                <w:numId w:val="60"/>
              </w:numPr>
            </w:pPr>
            <w:r>
              <w:t>Login status</w:t>
            </w:r>
          </w:p>
        </w:tc>
      </w:tr>
      <w:tr w:rsidR="00472DDE" w:rsidRPr="002153B0" w:rsidTr="00472DDE">
        <w:trPr>
          <w:trHeight w:val="176"/>
        </w:trPr>
        <w:tc>
          <w:tcPr>
            <w:tcW w:w="2268" w:type="dxa"/>
          </w:tcPr>
          <w:p w:rsidR="00472DDE" w:rsidRDefault="00472DDE" w:rsidP="00472DDE">
            <w:r>
              <w:t>Alternative Flows:</w:t>
            </w:r>
          </w:p>
        </w:tc>
        <w:tc>
          <w:tcPr>
            <w:tcW w:w="6908" w:type="dxa"/>
            <w:gridSpan w:val="3"/>
          </w:tcPr>
          <w:p w:rsidR="00472DDE" w:rsidDel="0081492E" w:rsidRDefault="00472DDE" w:rsidP="00472DDE">
            <w:pPr>
              <w:pStyle w:val="BodyText"/>
              <w:rPr>
                <w:del w:id="168" w:author="Comverse" w:date="2013-06-04T17:47:00Z"/>
              </w:rPr>
            </w:pPr>
            <w:del w:id="169" w:author="Comverse" w:date="2013-06-04T17:47:00Z">
              <w:r w:rsidDel="0081492E">
                <w:delText>A1 : The user choose to filter the list of persona by Role or Account or subscriber or person or login or status</w:delText>
              </w:r>
            </w:del>
          </w:p>
          <w:p w:rsidR="00472DDE" w:rsidDel="0081492E" w:rsidRDefault="00472DDE" w:rsidP="00472DDE">
            <w:pPr>
              <w:pStyle w:val="BodyText"/>
              <w:numPr>
                <w:ilvl w:val="0"/>
                <w:numId w:val="62"/>
              </w:numPr>
              <w:rPr>
                <w:del w:id="170" w:author="Comverse" w:date="2013-06-04T17:47:00Z"/>
              </w:rPr>
            </w:pPr>
            <w:del w:id="171" w:author="Comverse" w:date="2013-06-04T17:47:00Z">
              <w:r w:rsidDel="0081492E">
                <w:delText>The application filtered the list according to the user criteria</w:delText>
              </w:r>
            </w:del>
          </w:p>
          <w:p w:rsidR="00472DDE" w:rsidDel="0081492E" w:rsidRDefault="00472DDE" w:rsidP="00472DDE">
            <w:pPr>
              <w:pStyle w:val="BodyText"/>
              <w:numPr>
                <w:ilvl w:val="0"/>
                <w:numId w:val="62"/>
              </w:numPr>
              <w:rPr>
                <w:del w:id="172" w:author="Comverse" w:date="2013-06-04T17:47:00Z"/>
              </w:rPr>
            </w:pPr>
            <w:del w:id="173" w:author="Comverse" w:date="2013-06-04T17:47:00Z">
              <w:r w:rsidDel="0081492E">
                <w:delText>Redirect to N1</w:delText>
              </w:r>
            </w:del>
          </w:p>
          <w:p w:rsidR="00472DDE" w:rsidRDefault="00472DDE" w:rsidP="00472DDE">
            <w:pPr>
              <w:pStyle w:val="BodyText"/>
            </w:pPr>
            <w:del w:id="174" w:author="Comverse" w:date="2013-06-04T17:47:00Z">
              <w:r w:rsidDel="0081492E">
                <w:delText xml:space="preserve">A2 </w:delText>
              </w:r>
            </w:del>
            <w:ins w:id="175" w:author="Comverse" w:date="2013-06-04T17:47:00Z">
              <w:r>
                <w:t xml:space="preserve">A1 </w:t>
              </w:r>
            </w:ins>
            <w:r>
              <w:t>:  The user chooses to click on the login</w:t>
            </w:r>
          </w:p>
          <w:p w:rsidR="00472DDE" w:rsidRDefault="00472DDE" w:rsidP="00472DDE">
            <w:pPr>
              <w:pStyle w:val="BodyText"/>
              <w:numPr>
                <w:ilvl w:val="0"/>
                <w:numId w:val="63"/>
              </w:numPr>
            </w:pPr>
            <w:r>
              <w:t>The application display the login detail page according to use case : UAM0010 – View login information</w:t>
            </w:r>
          </w:p>
          <w:p w:rsidR="00472DDE" w:rsidRDefault="00472DDE" w:rsidP="00472DDE">
            <w:pPr>
              <w:pStyle w:val="BodyText"/>
              <w:numPr>
                <w:ilvl w:val="0"/>
                <w:numId w:val="63"/>
              </w:numPr>
            </w:pPr>
            <w:r>
              <w:t xml:space="preserve">Redirect to N1 </w:t>
            </w:r>
          </w:p>
          <w:p w:rsidR="00472DDE" w:rsidRDefault="00472DDE" w:rsidP="00472DDE">
            <w:pPr>
              <w:pStyle w:val="BodyText"/>
            </w:pPr>
            <w:del w:id="176" w:author="Comverse" w:date="2013-06-04T17:47:00Z">
              <w:r w:rsidDel="0081492E">
                <w:delText xml:space="preserve">A3 </w:delText>
              </w:r>
            </w:del>
            <w:ins w:id="177" w:author="Comverse" w:date="2013-06-04T17:47:00Z">
              <w:r>
                <w:t xml:space="preserve">A2 </w:t>
              </w:r>
            </w:ins>
            <w:r>
              <w:t>:  The user chooses to view/edit the person details</w:t>
            </w:r>
          </w:p>
          <w:p w:rsidR="00472DDE" w:rsidRDefault="00472DDE" w:rsidP="00472DDE">
            <w:pPr>
              <w:pStyle w:val="BodyText"/>
              <w:numPr>
                <w:ilvl w:val="0"/>
                <w:numId w:val="64"/>
              </w:numPr>
            </w:pPr>
            <w:r>
              <w:t xml:space="preserve">The application display the view/edit person page according to use case : </w:t>
            </w:r>
            <w:r w:rsidRPr="00340E8A">
              <w:t xml:space="preserve">PEM0020 - Modify </w:t>
            </w:r>
            <w:r>
              <w:t>e</w:t>
            </w:r>
            <w:r w:rsidRPr="00340E8A">
              <w:t>xisting Person details</w:t>
            </w:r>
          </w:p>
          <w:p w:rsidR="00472DDE" w:rsidRDefault="00472DDE" w:rsidP="00472DDE">
            <w:pPr>
              <w:pStyle w:val="BodyText"/>
              <w:numPr>
                <w:ilvl w:val="0"/>
                <w:numId w:val="64"/>
              </w:numPr>
            </w:pPr>
            <w:r>
              <w:t xml:space="preserve">Redirect to N1 </w:t>
            </w:r>
          </w:p>
          <w:p w:rsidR="00472DDE" w:rsidRDefault="00472DDE" w:rsidP="00472DDE">
            <w:pPr>
              <w:pStyle w:val="BodyText"/>
            </w:pPr>
            <w:del w:id="178" w:author="Comverse" w:date="2013-06-04T17:48:00Z">
              <w:r w:rsidDel="0081492E">
                <w:delText xml:space="preserve">A4 </w:delText>
              </w:r>
            </w:del>
            <w:ins w:id="179" w:author="Comverse" w:date="2013-06-04T17:48:00Z">
              <w:r>
                <w:t xml:space="preserve">A3 </w:t>
              </w:r>
            </w:ins>
            <w:r>
              <w:t>:  The user chooses to change the persona type and the persona is not a COP</w:t>
            </w:r>
          </w:p>
          <w:p w:rsidR="00472DDE" w:rsidRDefault="00472DDE" w:rsidP="00472DDE">
            <w:pPr>
              <w:pStyle w:val="BodyText"/>
              <w:numPr>
                <w:ilvl w:val="0"/>
                <w:numId w:val="65"/>
              </w:numPr>
            </w:pPr>
            <w:r>
              <w:t xml:space="preserve">The application allows the user to change the persona type according to use case : </w:t>
            </w:r>
            <w:r w:rsidRPr="00312A21">
              <w:t>PEM0060 - Modify persona role</w:t>
            </w:r>
          </w:p>
          <w:p w:rsidR="00472DDE" w:rsidRDefault="00472DDE" w:rsidP="00472DDE">
            <w:pPr>
              <w:pStyle w:val="BodyText"/>
              <w:numPr>
                <w:ilvl w:val="0"/>
                <w:numId w:val="65"/>
              </w:numPr>
            </w:pPr>
            <w:r>
              <w:t xml:space="preserve">Redirect to N1 </w:t>
            </w:r>
          </w:p>
          <w:p w:rsidR="00472DDE" w:rsidRDefault="00472DDE" w:rsidP="00472DDE">
            <w:pPr>
              <w:pStyle w:val="BodyText"/>
            </w:pPr>
            <w:del w:id="180" w:author="Comverse" w:date="2013-06-04T17:48:00Z">
              <w:r w:rsidDel="0081492E">
                <w:delText xml:space="preserve">A5 </w:delText>
              </w:r>
            </w:del>
            <w:ins w:id="181" w:author="Comverse" w:date="2013-06-04T17:48:00Z">
              <w:r>
                <w:t xml:space="preserve">A4 </w:t>
              </w:r>
            </w:ins>
            <w:r>
              <w:t>:  The user chooses to change the account owner and the persona is a COP</w:t>
            </w:r>
          </w:p>
          <w:p w:rsidR="00472DDE" w:rsidRDefault="00472DDE" w:rsidP="00472DDE">
            <w:pPr>
              <w:pStyle w:val="BodyText"/>
              <w:numPr>
                <w:ilvl w:val="0"/>
                <w:numId w:val="66"/>
              </w:numPr>
            </w:pPr>
            <w:r>
              <w:t xml:space="preserve">The application allow the user to change the COP according to use case : </w:t>
            </w:r>
            <w:r w:rsidRPr="00312A21">
              <w:t>PEM0100 - Change Owner</w:t>
            </w:r>
          </w:p>
          <w:p w:rsidR="00472DDE" w:rsidRDefault="00472DDE" w:rsidP="00472DDE">
            <w:pPr>
              <w:pStyle w:val="BodyText"/>
              <w:numPr>
                <w:ilvl w:val="0"/>
                <w:numId w:val="66"/>
              </w:numPr>
            </w:pPr>
            <w:r>
              <w:t xml:space="preserve">Redirect to N1 </w:t>
            </w:r>
          </w:p>
          <w:p w:rsidR="00472DDE" w:rsidRDefault="00472DDE" w:rsidP="00472DDE">
            <w:pPr>
              <w:pStyle w:val="BodyText"/>
            </w:pPr>
            <w:del w:id="182" w:author="Comverse" w:date="2013-06-04T17:48:00Z">
              <w:r w:rsidDel="0081492E">
                <w:delText xml:space="preserve">A6 </w:delText>
              </w:r>
            </w:del>
            <w:ins w:id="183" w:author="Comverse" w:date="2013-06-04T17:48:00Z">
              <w:r>
                <w:t xml:space="preserve">A5 </w:t>
              </w:r>
            </w:ins>
            <w:r>
              <w:t xml:space="preserve">: The user chooses to </w:t>
            </w:r>
            <w:ins w:id="184" w:author="Comverse" w:date="2013-06-04T17:48:00Z">
              <w:r>
                <w:t xml:space="preserve">add a login to a person </w:t>
              </w:r>
            </w:ins>
            <w:ins w:id="185" w:author="Comverse" w:date="2013-06-04T17:49:00Z">
              <w:r>
                <w:t xml:space="preserve">(no login) </w:t>
              </w:r>
            </w:ins>
            <w:ins w:id="186" w:author="Comverse" w:date="2013-06-04T17:48:00Z">
              <w:r>
                <w:t xml:space="preserve">and selects </w:t>
              </w:r>
            </w:ins>
            <w:ins w:id="187" w:author="Comverse" w:date="2013-06-13T16:19:00Z">
              <w:r>
                <w:t>one of his</w:t>
              </w:r>
            </w:ins>
            <w:ins w:id="188" w:author="Comverse" w:date="2013-06-04T17:48:00Z">
              <w:r>
                <w:t xml:space="preserve"> persona</w:t>
              </w:r>
            </w:ins>
            <w:del w:id="189" w:author="Comverse" w:date="2013-06-04T17:49:00Z">
              <w:r w:rsidDel="0081492E">
                <w:delText>associate the persona to a login and the persona is not already associate to a login</w:delText>
              </w:r>
            </w:del>
          </w:p>
          <w:p w:rsidR="00472DDE" w:rsidRDefault="00472DDE" w:rsidP="00472DDE">
            <w:pPr>
              <w:pStyle w:val="BodyText"/>
              <w:numPr>
                <w:ilvl w:val="0"/>
                <w:numId w:val="67"/>
              </w:numPr>
            </w:pPr>
            <w:ins w:id="190" w:author="Comverse" w:date="2013-06-04T17:49:00Z">
              <w:r>
                <w:t xml:space="preserve">Refer to </w:t>
              </w:r>
            </w:ins>
            <w:del w:id="191" w:author="Comverse" w:date="2013-06-04T17:49:00Z">
              <w:r w:rsidDel="0081492E">
                <w:delText xml:space="preserve">The application associate the login to the persona according to </w:delText>
              </w:r>
            </w:del>
            <w:r>
              <w:t xml:space="preserve">use case : </w:t>
            </w:r>
            <w:r w:rsidRPr="00B73518">
              <w:t>UAM0200 - Add login to persona</w:t>
            </w:r>
          </w:p>
          <w:p w:rsidR="00472DDE" w:rsidRDefault="00472DDE" w:rsidP="00472DDE">
            <w:pPr>
              <w:pStyle w:val="BodyText"/>
              <w:numPr>
                <w:ilvl w:val="0"/>
                <w:numId w:val="67"/>
              </w:numPr>
              <w:rPr>
                <w:ins w:id="192" w:author="Comverse" w:date="2013-06-04T17:48:00Z"/>
              </w:rPr>
            </w:pPr>
            <w:r>
              <w:t>Redirect to N1</w:t>
            </w:r>
            <w:del w:id="193" w:author="Comverse" w:date="2013-06-04T17:50:00Z">
              <w:r w:rsidDel="0081492E">
                <w:delText xml:space="preserve"> </w:delText>
              </w:r>
            </w:del>
          </w:p>
          <w:p w:rsidR="00472DDE" w:rsidRDefault="00472DDE" w:rsidP="00472DDE">
            <w:pPr>
              <w:pStyle w:val="BodyText"/>
              <w:rPr>
                <w:ins w:id="194" w:author="Comverse" w:date="2013-06-04T17:48:00Z"/>
              </w:rPr>
            </w:pPr>
            <w:ins w:id="195" w:author="Comverse" w:date="2013-06-04T17:48:00Z">
              <w:r>
                <w:t xml:space="preserve">A6 : The user chooses to </w:t>
              </w:r>
            </w:ins>
            <w:ins w:id="196" w:author="Comverse" w:date="2013-06-04T17:50:00Z">
              <w:r>
                <w:t>allow self access to a persona (person has already a login)</w:t>
              </w:r>
            </w:ins>
          </w:p>
          <w:p w:rsidR="00472DDE" w:rsidRDefault="00472DDE" w:rsidP="00472DDE">
            <w:pPr>
              <w:pStyle w:val="BodyText"/>
              <w:numPr>
                <w:ilvl w:val="0"/>
                <w:numId w:val="221"/>
              </w:numPr>
              <w:rPr>
                <w:ins w:id="197" w:author="Comverse" w:date="2013-06-04T17:48:00Z"/>
              </w:rPr>
            </w:pPr>
            <w:ins w:id="198" w:author="Comverse" w:date="2013-06-04T17:50:00Z">
              <w:r>
                <w:t xml:space="preserve">Refer to </w:t>
              </w:r>
            </w:ins>
            <w:ins w:id="199" w:author="Comverse" w:date="2013-06-04T17:48:00Z">
              <w:r>
                <w:t xml:space="preserve">use case : </w:t>
              </w:r>
              <w:r w:rsidRPr="00B73518">
                <w:t>UAM02</w:t>
              </w:r>
            </w:ins>
            <w:ins w:id="200" w:author="Comverse" w:date="2013-06-04T17:50:00Z">
              <w:r>
                <w:t>1</w:t>
              </w:r>
            </w:ins>
            <w:ins w:id="201" w:author="Comverse" w:date="2013-06-04T17:48:00Z">
              <w:r w:rsidRPr="00B73518">
                <w:t xml:space="preserve">0 </w:t>
              </w:r>
            </w:ins>
            <w:ins w:id="202" w:author="Comverse" w:date="2013-06-04T17:50:00Z">
              <w:r>
                <w:t>–</w:t>
              </w:r>
            </w:ins>
            <w:ins w:id="203" w:author="Comverse" w:date="2013-06-04T17:48:00Z">
              <w:r w:rsidRPr="00B73518">
                <w:t xml:space="preserve"> A</w:t>
              </w:r>
            </w:ins>
            <w:ins w:id="204" w:author="Comverse" w:date="2013-06-04T17:50:00Z">
              <w:r>
                <w:t>llow persona self access</w:t>
              </w:r>
            </w:ins>
          </w:p>
          <w:p w:rsidR="00472DDE" w:rsidRDefault="00472DDE" w:rsidP="00472DDE">
            <w:pPr>
              <w:pStyle w:val="BodyText"/>
              <w:numPr>
                <w:ilvl w:val="0"/>
                <w:numId w:val="221"/>
              </w:numPr>
            </w:pPr>
            <w:ins w:id="205" w:author="Comverse" w:date="2013-06-04T17:48:00Z">
              <w:r>
                <w:t>Redirect to N1</w:t>
              </w:r>
            </w:ins>
          </w:p>
          <w:p w:rsidR="00472DDE" w:rsidRDefault="00472DDE" w:rsidP="00472DDE">
            <w:pPr>
              <w:pStyle w:val="BodyText"/>
            </w:pPr>
            <w:r>
              <w:t xml:space="preserve">A7 : The user chooses to </w:t>
            </w:r>
            <w:del w:id="206" w:author="Comverse" w:date="2013-06-13T16:23:00Z">
              <w:r w:rsidDel="00CE5C1B">
                <w:delText>dis</w:delText>
              </w:r>
            </w:del>
            <w:ins w:id="207" w:author="Comverse" w:date="2013-06-13T16:23:00Z">
              <w:r>
                <w:t>disallow a persona self access</w:t>
              </w:r>
            </w:ins>
            <w:del w:id="208" w:author="Comverse" w:date="2013-06-13T16:23:00Z">
              <w:r w:rsidDel="00CE5C1B">
                <w:delText xml:space="preserve">sociate a persona from a login and the </w:delText>
              </w:r>
            </w:del>
            <w:ins w:id="209" w:author="Comverse" w:date="2013-06-13T16:23:00Z">
              <w:r>
                <w:t>(</w:t>
              </w:r>
            </w:ins>
            <w:r>
              <w:t xml:space="preserve">persona </w:t>
            </w:r>
            <w:ins w:id="210" w:author="Comverse" w:date="2013-06-13T16:23:00Z">
              <w:r>
                <w:t>has already a login)</w:t>
              </w:r>
            </w:ins>
            <w:del w:id="211" w:author="Comverse" w:date="2013-06-13T16:23:00Z">
              <w:r w:rsidDel="00CE5C1B">
                <w:delText>is already associate to a login</w:delText>
              </w:r>
            </w:del>
          </w:p>
          <w:p w:rsidR="00472DDE" w:rsidRDefault="00472DDE" w:rsidP="00472DDE">
            <w:pPr>
              <w:pStyle w:val="BodyText"/>
              <w:numPr>
                <w:ilvl w:val="0"/>
                <w:numId w:val="68"/>
              </w:numPr>
            </w:pPr>
            <w:ins w:id="212" w:author="Comverse" w:date="2013-06-13T16:23:00Z">
              <w:r>
                <w:t xml:space="preserve">Refer to </w:t>
              </w:r>
            </w:ins>
            <w:del w:id="213" w:author="Comverse" w:date="2013-06-13T16:23:00Z">
              <w:r w:rsidDel="00CE5C1B">
                <w:delText xml:space="preserve">The application dissociate the login from the persona according to </w:delText>
              </w:r>
            </w:del>
            <w:r>
              <w:t xml:space="preserve">use case : </w:t>
            </w:r>
            <w:r w:rsidRPr="007D0FF4">
              <w:t xml:space="preserve">UAM0300 - </w:t>
            </w:r>
            <w:ins w:id="214" w:author="Comverse" w:date="2013-06-04T17:45:00Z">
              <w:r>
                <w:rPr>
                  <w:rFonts w:cs="Arial"/>
                </w:rPr>
                <w:t>Disallow persona self access</w:t>
              </w:r>
            </w:ins>
            <w:del w:id="215" w:author="Comverse" w:date="2013-06-04T17:45:00Z">
              <w:r w:rsidRPr="007D0FF4" w:rsidDel="0081492E">
                <w:delText>Remove login from persona</w:delText>
              </w:r>
            </w:del>
          </w:p>
          <w:p w:rsidR="00472DDE" w:rsidRDefault="00472DDE" w:rsidP="00472DDE">
            <w:pPr>
              <w:pStyle w:val="BodyText"/>
              <w:numPr>
                <w:ilvl w:val="0"/>
                <w:numId w:val="68"/>
              </w:numPr>
            </w:pPr>
            <w:r>
              <w:t xml:space="preserve">Redirect to N1 </w:t>
            </w:r>
          </w:p>
          <w:p w:rsidR="00472DDE" w:rsidRDefault="00472DDE" w:rsidP="00472DDE">
            <w:pPr>
              <w:pStyle w:val="BodyText"/>
            </w:pPr>
            <w:r>
              <w:t>A8 : The user chooses to deactivate a persona</w:t>
            </w:r>
          </w:p>
          <w:p w:rsidR="00472DDE" w:rsidRDefault="00472DDE" w:rsidP="00472DDE">
            <w:pPr>
              <w:pStyle w:val="BodyText"/>
              <w:numPr>
                <w:ilvl w:val="0"/>
                <w:numId w:val="69"/>
              </w:numPr>
            </w:pPr>
            <w:r>
              <w:t xml:space="preserve">The application deactivate the persona according to use case : </w:t>
            </w:r>
            <w:r w:rsidRPr="00950B52">
              <w:t>PEM0070 - Deactivate persona</w:t>
            </w:r>
          </w:p>
          <w:p w:rsidR="00472DDE" w:rsidRDefault="00472DDE" w:rsidP="00472DDE">
            <w:pPr>
              <w:pStyle w:val="BodyText"/>
              <w:numPr>
                <w:ilvl w:val="0"/>
                <w:numId w:val="69"/>
              </w:numPr>
            </w:pPr>
            <w:r>
              <w:t xml:space="preserve">Redirect to N1 </w:t>
            </w:r>
          </w:p>
          <w:p w:rsidR="00472DDE" w:rsidRDefault="00472DDE" w:rsidP="00472DDE">
            <w:pPr>
              <w:pStyle w:val="BodyText"/>
            </w:pPr>
            <w:r>
              <w:t>A9 : The user chooses to Merge persons</w:t>
            </w:r>
          </w:p>
          <w:p w:rsidR="00472DDE" w:rsidRDefault="00472DDE" w:rsidP="00472DDE">
            <w:pPr>
              <w:pStyle w:val="BodyText"/>
              <w:numPr>
                <w:ilvl w:val="0"/>
                <w:numId w:val="70"/>
              </w:numPr>
            </w:pPr>
            <w:r>
              <w:t xml:space="preserve">The application merge the persons according to use case : </w:t>
            </w:r>
            <w:r w:rsidRPr="00B130B6">
              <w:t>PEM0430 - Merge persons</w:t>
            </w:r>
          </w:p>
          <w:p w:rsidR="00472DDE" w:rsidDel="009E1F02" w:rsidRDefault="00472DDE" w:rsidP="00472DDE">
            <w:pPr>
              <w:pStyle w:val="BodyText"/>
              <w:numPr>
                <w:ilvl w:val="0"/>
                <w:numId w:val="70"/>
              </w:numPr>
              <w:rPr>
                <w:del w:id="216" w:author="Comverse" w:date="2013-06-04T17:51:00Z"/>
              </w:rPr>
            </w:pPr>
            <w:r>
              <w:t>Redirect to N1</w:t>
            </w:r>
            <w:del w:id="217" w:author="Comverse" w:date="2013-06-04T17:51:00Z">
              <w:r w:rsidDel="009E1F02">
                <w:delText xml:space="preserve"> </w:delText>
              </w:r>
            </w:del>
          </w:p>
          <w:p w:rsidR="00472DDE" w:rsidDel="0081492E" w:rsidRDefault="00472DDE" w:rsidP="00472DDE">
            <w:pPr>
              <w:pStyle w:val="BodyText"/>
              <w:numPr>
                <w:ilvl w:val="0"/>
                <w:numId w:val="70"/>
              </w:numPr>
              <w:rPr>
                <w:del w:id="218" w:author="Comverse" w:date="2013-06-04T17:43:00Z"/>
              </w:rPr>
            </w:pPr>
            <w:del w:id="219" w:author="Comverse" w:date="2013-06-04T17:43:00Z">
              <w:r w:rsidDel="0081492E">
                <w:delText>A10 : The user chooses to Split persons</w:delText>
              </w:r>
            </w:del>
          </w:p>
          <w:p w:rsidR="00472DDE" w:rsidDel="0081492E" w:rsidRDefault="00472DDE" w:rsidP="00472DDE">
            <w:pPr>
              <w:pStyle w:val="BodyText"/>
              <w:numPr>
                <w:ilvl w:val="0"/>
                <w:numId w:val="71"/>
              </w:numPr>
              <w:rPr>
                <w:del w:id="220" w:author="Comverse" w:date="2013-06-04T17:43:00Z"/>
              </w:rPr>
            </w:pPr>
            <w:del w:id="221" w:author="Comverse" w:date="2013-06-04T17:43:00Z">
              <w:r w:rsidDel="0081492E">
                <w:delText xml:space="preserve">The application split the persons according to use case : </w:delText>
              </w:r>
              <w:r w:rsidRPr="00B130B6" w:rsidDel="0081492E">
                <w:delText>PEM</w:delText>
              </w:r>
              <w:r w:rsidDel="0081492E">
                <w:delText>0440</w:delText>
              </w:r>
              <w:r w:rsidRPr="00B130B6" w:rsidDel="0081492E">
                <w:delText xml:space="preserve"> - Split person</w:delText>
              </w:r>
            </w:del>
          </w:p>
          <w:p w:rsidR="00472DDE" w:rsidDel="0081492E" w:rsidRDefault="00472DDE" w:rsidP="00472DDE">
            <w:pPr>
              <w:pStyle w:val="BodyText"/>
              <w:numPr>
                <w:ilvl w:val="0"/>
                <w:numId w:val="71"/>
              </w:numPr>
              <w:rPr>
                <w:del w:id="222" w:author="Comverse" w:date="2013-06-04T17:43:00Z"/>
              </w:rPr>
            </w:pPr>
            <w:del w:id="223" w:author="Comverse" w:date="2013-06-04T17:43:00Z">
              <w:r w:rsidDel="0081492E">
                <w:delText xml:space="preserve">Redirect to N1 </w:delText>
              </w:r>
            </w:del>
          </w:p>
          <w:p w:rsidR="00472DDE" w:rsidRPr="006D15FA" w:rsidRDefault="00472DDE" w:rsidP="00472DDE">
            <w:pPr>
              <w:pStyle w:val="BodyText"/>
              <w:numPr>
                <w:ilvl w:val="0"/>
                <w:numId w:val="71"/>
              </w:numPr>
            </w:pPr>
          </w:p>
        </w:tc>
      </w:tr>
    </w:tbl>
    <w:p w:rsidR="00472DDE" w:rsidRDefault="00472DDE" w:rsidP="00472DDE"/>
    <w:p w:rsidR="00472DDE" w:rsidRPr="00032192" w:rsidRDefault="00472DDE" w:rsidP="00980032"/>
    <w:p w:rsidR="00980032" w:rsidRDefault="00980032" w:rsidP="00980032">
      <w:pPr>
        <w:pStyle w:val="Heading3forModuleRequirements"/>
      </w:pPr>
      <w:bookmarkStart w:id="224" w:name="_Toc338768190"/>
      <w:bookmarkStart w:id="225" w:name="_Toc364961193"/>
      <w:r>
        <w:t>Application requirements</w:t>
      </w:r>
      <w:bookmarkEnd w:id="101"/>
      <w:bookmarkEnd w:id="224"/>
      <w:bookmarkEnd w:id="225"/>
    </w:p>
    <w:p w:rsidR="00980032" w:rsidRPr="00354446" w:rsidRDefault="00980032" w:rsidP="00980032">
      <w:pPr>
        <w:pStyle w:val="Requirements"/>
        <w:ind w:left="284"/>
      </w:pPr>
    </w:p>
    <w:p w:rsidR="00980032" w:rsidRDefault="00980032" w:rsidP="00980032">
      <w:pPr>
        <w:pStyle w:val="Capability"/>
      </w:pPr>
      <w:bookmarkStart w:id="226" w:name="_Toc211083791"/>
      <w:bookmarkStart w:id="227" w:name="_Toc265574648"/>
      <w:bookmarkStart w:id="228" w:name="_Toc338768191"/>
      <w:bookmarkStart w:id="229" w:name="_Toc364961194"/>
      <w:r>
        <w:t xml:space="preserve">Capability </w:t>
      </w:r>
      <w:r w:rsidR="005A525E">
        <w:fldChar w:fldCharType="begin"/>
      </w:r>
      <w:r>
        <w:instrText xml:space="preserve"> LISTNUM "business req" \* MERGEFORMAT </w:instrText>
      </w:r>
      <w:r w:rsidR="005A525E">
        <w:fldChar w:fldCharType="separate"/>
      </w:r>
      <w:r>
        <w:rPr>
          <w:noProof/>
        </w:rPr>
        <w:t>1</w:t>
      </w:r>
      <w:r w:rsidR="005A525E">
        <w:fldChar w:fldCharType="end">
          <w:numberingChange w:id="230" w:author="Raphaël Guého" w:date="2012-03-15T15:38:00Z" w:original="3."/>
        </w:fldChar>
      </w:r>
      <w:r>
        <w:t xml:space="preserve"> Person Search</w:t>
      </w:r>
      <w:bookmarkEnd w:id="226"/>
      <w:bookmarkEnd w:id="227"/>
      <w:bookmarkEnd w:id="228"/>
      <w:bookmarkEnd w:id="229"/>
    </w:p>
    <w:p w:rsidR="00980032" w:rsidRDefault="00980032" w:rsidP="00980032">
      <w:pPr>
        <w:pStyle w:val="Heading3"/>
      </w:pPr>
      <w:bookmarkStart w:id="231" w:name="_Toc211083792"/>
      <w:bookmarkStart w:id="232" w:name="_Toc265574649"/>
      <w:bookmarkStart w:id="233" w:name="_Toc364961195"/>
      <w:r>
        <w:t>Capability Description</w:t>
      </w:r>
      <w:bookmarkEnd w:id="231"/>
      <w:bookmarkEnd w:id="232"/>
      <w:bookmarkEnd w:id="233"/>
    </w:p>
    <w:p w:rsidR="00980032" w:rsidRDefault="00980032" w:rsidP="00980032">
      <w:pPr>
        <w:pStyle w:val="ListContinue2"/>
        <w:ind w:left="0"/>
      </w:pPr>
    </w:p>
    <w:p w:rsidR="00980032" w:rsidRDefault="00980032" w:rsidP="00980032">
      <w:pPr>
        <w:pStyle w:val="Heading3"/>
      </w:pPr>
      <w:bookmarkStart w:id="234" w:name="_Toc211083793"/>
      <w:bookmarkStart w:id="235" w:name="_Toc265574650"/>
      <w:bookmarkStart w:id="236" w:name="_Toc364961196"/>
      <w:r>
        <w:t>Capability Assumptions/Dependencies</w:t>
      </w:r>
      <w:bookmarkEnd w:id="234"/>
      <w:bookmarkEnd w:id="235"/>
      <w:bookmarkEnd w:id="236"/>
    </w:p>
    <w:p w:rsidR="00980032" w:rsidRDefault="00980032" w:rsidP="00980032">
      <w:pPr>
        <w:pStyle w:val="BodyText"/>
      </w:pPr>
    </w:p>
    <w:p w:rsidR="00980032" w:rsidRDefault="00980032" w:rsidP="00980032">
      <w:pPr>
        <w:pStyle w:val="Heading3"/>
      </w:pPr>
      <w:bookmarkStart w:id="237" w:name="_Toc211083794"/>
      <w:bookmarkStart w:id="238" w:name="_Toc265574651"/>
      <w:bookmarkStart w:id="239" w:name="_Toc364961197"/>
      <w:r>
        <w:t>Capability Use Cases</w:t>
      </w:r>
      <w:bookmarkEnd w:id="237"/>
      <w:bookmarkEnd w:id="238"/>
      <w:bookmarkEnd w:id="239"/>
    </w:p>
    <w:p w:rsidR="00980032" w:rsidRDefault="00980032" w:rsidP="00980032">
      <w:bookmarkStart w:id="240" w:name="_Toc211083798"/>
      <w:bookmarkStart w:id="241" w:name="_Toc265574654"/>
    </w:p>
    <w:p w:rsidR="006F183A" w:rsidRDefault="006F183A" w:rsidP="006F183A">
      <w:pPr>
        <w:pStyle w:val="Heading4"/>
        <w:tabs>
          <w:tab w:val="num" w:pos="864"/>
        </w:tabs>
        <w:ind w:left="864"/>
        <w:rPr>
          <w:kern w:val="32"/>
        </w:rPr>
      </w:pPr>
      <w:bookmarkStart w:id="242" w:name="_Toc364961198"/>
      <w:r w:rsidRPr="00754A70">
        <w:rPr>
          <w:kern w:val="32"/>
        </w:rPr>
        <w:t>PEM01</w:t>
      </w:r>
      <w:r>
        <w:rPr>
          <w:kern w:val="32"/>
        </w:rPr>
        <w:t>5</w:t>
      </w:r>
      <w:r w:rsidRPr="00754A70">
        <w:rPr>
          <w:kern w:val="32"/>
        </w:rPr>
        <w:t xml:space="preserve">0 </w:t>
      </w:r>
      <w:r>
        <w:rPr>
          <w:kern w:val="32"/>
        </w:rPr>
        <w:t>-</w:t>
      </w:r>
      <w:r w:rsidRPr="00754A70">
        <w:rPr>
          <w:kern w:val="32"/>
        </w:rPr>
        <w:t xml:space="preserve"> </w:t>
      </w:r>
      <w:r>
        <w:rPr>
          <w:kern w:val="32"/>
        </w:rPr>
        <w:t>Search Person (New)</w:t>
      </w:r>
      <w:bookmarkEnd w:id="242"/>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5245"/>
        <w:gridCol w:w="1701"/>
      </w:tblGrid>
      <w:tr w:rsidR="006F183A" w:rsidRPr="00E442E7" w:rsidTr="00E87732">
        <w:trPr>
          <w:trHeight w:val="360"/>
        </w:trPr>
        <w:tc>
          <w:tcPr>
            <w:tcW w:w="7475" w:type="dxa"/>
            <w:gridSpan w:val="2"/>
            <w:shd w:val="clear" w:color="auto" w:fill="E6E6E6"/>
          </w:tcPr>
          <w:p w:rsidR="006F183A" w:rsidRPr="00E442E7" w:rsidRDefault="006F183A" w:rsidP="00E87732">
            <w:pPr>
              <w:pStyle w:val="TableHeading"/>
            </w:pPr>
            <w:r>
              <w:t>Search Person</w:t>
            </w:r>
          </w:p>
        </w:tc>
        <w:tc>
          <w:tcPr>
            <w:tcW w:w="1701" w:type="dxa"/>
            <w:shd w:val="clear" w:color="auto" w:fill="E6E6E6"/>
          </w:tcPr>
          <w:p w:rsidR="006F183A" w:rsidRPr="00E442E7" w:rsidRDefault="006F183A" w:rsidP="00E87732">
            <w:pPr>
              <w:pStyle w:val="TableHeading"/>
            </w:pPr>
            <w:r w:rsidRPr="000D0B24">
              <w:t>PEM01</w:t>
            </w:r>
            <w:r>
              <w:t>5</w:t>
            </w:r>
            <w:r w:rsidRPr="000D0B24">
              <w:t>0</w:t>
            </w:r>
          </w:p>
        </w:tc>
      </w:tr>
      <w:tr w:rsidR="006F183A" w:rsidRPr="00E442E7" w:rsidTr="00E87732">
        <w:tc>
          <w:tcPr>
            <w:tcW w:w="2230" w:type="dxa"/>
          </w:tcPr>
          <w:p w:rsidR="006F183A" w:rsidRPr="00E442E7" w:rsidRDefault="006F183A" w:rsidP="00E87732">
            <w:r w:rsidRPr="00E442E7">
              <w:t>Primary actors</w:t>
            </w:r>
          </w:p>
        </w:tc>
        <w:tc>
          <w:tcPr>
            <w:tcW w:w="6946" w:type="dxa"/>
            <w:gridSpan w:val="2"/>
          </w:tcPr>
          <w:p w:rsidR="006F183A" w:rsidRDefault="006F183A" w:rsidP="00E87732">
            <w:pPr>
              <w:pStyle w:val="BodyText"/>
              <w:rPr>
                <w:ins w:id="243" w:author="Comverse" w:date="2013-06-27T21:27:00Z"/>
              </w:rPr>
            </w:pPr>
            <w:r>
              <w:t>CSR user</w:t>
            </w:r>
          </w:p>
          <w:p w:rsidR="00B748C1" w:rsidRPr="00E442E7" w:rsidRDefault="00B748C1" w:rsidP="00E87732">
            <w:pPr>
              <w:pStyle w:val="BodyText"/>
            </w:pPr>
            <w:ins w:id="244" w:author="Comverse" w:date="2013-06-27T21:27:00Z">
              <w:r>
                <w:t>Dealer user</w:t>
              </w:r>
            </w:ins>
          </w:p>
        </w:tc>
      </w:tr>
      <w:tr w:rsidR="006F183A" w:rsidRPr="00E442E7" w:rsidTr="00E87732">
        <w:tc>
          <w:tcPr>
            <w:tcW w:w="2230" w:type="dxa"/>
          </w:tcPr>
          <w:p w:rsidR="006F183A" w:rsidRPr="00E442E7" w:rsidRDefault="006F183A" w:rsidP="00E87732">
            <w:r w:rsidRPr="00E442E7">
              <w:t>Summary Goal</w:t>
            </w:r>
          </w:p>
        </w:tc>
        <w:tc>
          <w:tcPr>
            <w:tcW w:w="6946" w:type="dxa"/>
            <w:gridSpan w:val="2"/>
          </w:tcPr>
          <w:p w:rsidR="006F183A" w:rsidRPr="00E442E7" w:rsidRDefault="006F183A" w:rsidP="00E87732">
            <w:pPr>
              <w:pStyle w:val="BodyText"/>
            </w:pPr>
            <w:r>
              <w:t>This use case allows a user to search for a person in the system</w:t>
            </w:r>
          </w:p>
        </w:tc>
      </w:tr>
      <w:tr w:rsidR="006F183A" w:rsidRPr="00E442E7" w:rsidTr="00E87732">
        <w:trPr>
          <w:trHeight w:val="176"/>
        </w:trPr>
        <w:tc>
          <w:tcPr>
            <w:tcW w:w="2230" w:type="dxa"/>
          </w:tcPr>
          <w:p w:rsidR="006F183A" w:rsidRPr="00E442E7" w:rsidRDefault="006F183A" w:rsidP="00E87732">
            <w:r w:rsidRPr="00E442E7">
              <w:t>Pre-conditions</w:t>
            </w:r>
          </w:p>
        </w:tc>
        <w:tc>
          <w:tcPr>
            <w:tcW w:w="6946" w:type="dxa"/>
            <w:gridSpan w:val="2"/>
          </w:tcPr>
          <w:p w:rsidR="006F183A" w:rsidRPr="00E442E7" w:rsidRDefault="006F183A" w:rsidP="00E87732">
            <w:pPr>
              <w:pStyle w:val="BodyText"/>
            </w:pPr>
          </w:p>
        </w:tc>
      </w:tr>
      <w:tr w:rsidR="006F183A" w:rsidRPr="00E442E7" w:rsidTr="00E87732">
        <w:trPr>
          <w:trHeight w:val="176"/>
        </w:trPr>
        <w:tc>
          <w:tcPr>
            <w:tcW w:w="2230" w:type="dxa"/>
          </w:tcPr>
          <w:p w:rsidR="006F183A" w:rsidRPr="00E442E7" w:rsidRDefault="006F183A" w:rsidP="00E87732">
            <w:r w:rsidRPr="00E442E7">
              <w:t>Trigger</w:t>
            </w:r>
          </w:p>
        </w:tc>
        <w:tc>
          <w:tcPr>
            <w:tcW w:w="6946" w:type="dxa"/>
            <w:gridSpan w:val="2"/>
          </w:tcPr>
          <w:p w:rsidR="006F183A" w:rsidRPr="00E442E7" w:rsidRDefault="006F183A" w:rsidP="00E87732">
            <w:pPr>
              <w:pStyle w:val="BodyText"/>
            </w:pPr>
            <w:r>
              <w:t>User wants to search a person for changing owner, or setting order ‘reported by’ association, etc</w:t>
            </w:r>
          </w:p>
        </w:tc>
      </w:tr>
      <w:tr w:rsidR="006F183A" w:rsidRPr="006D15FA" w:rsidTr="00E87732">
        <w:trPr>
          <w:trHeight w:val="176"/>
        </w:trPr>
        <w:tc>
          <w:tcPr>
            <w:tcW w:w="2230" w:type="dxa"/>
          </w:tcPr>
          <w:p w:rsidR="006F183A" w:rsidRPr="00E442E7" w:rsidRDefault="006F183A" w:rsidP="00E87732">
            <w:r w:rsidRPr="00E442E7">
              <w:t>Minimum guarantees</w:t>
            </w:r>
          </w:p>
        </w:tc>
        <w:tc>
          <w:tcPr>
            <w:tcW w:w="6946" w:type="dxa"/>
            <w:gridSpan w:val="2"/>
          </w:tcPr>
          <w:p w:rsidR="006F183A" w:rsidRPr="006D15FA" w:rsidRDefault="006F183A" w:rsidP="00E87732">
            <w:pPr>
              <w:pStyle w:val="BodyText"/>
            </w:pPr>
          </w:p>
        </w:tc>
      </w:tr>
      <w:tr w:rsidR="006F183A" w:rsidRPr="006D15FA" w:rsidTr="00E87732">
        <w:trPr>
          <w:trHeight w:val="176"/>
        </w:trPr>
        <w:tc>
          <w:tcPr>
            <w:tcW w:w="2230" w:type="dxa"/>
          </w:tcPr>
          <w:p w:rsidR="006F183A" w:rsidRPr="00E442E7" w:rsidRDefault="006F183A" w:rsidP="00E87732">
            <w:r w:rsidRPr="00E442E7">
              <w:t>Success guarantees:</w:t>
            </w:r>
          </w:p>
        </w:tc>
        <w:tc>
          <w:tcPr>
            <w:tcW w:w="6946" w:type="dxa"/>
            <w:gridSpan w:val="2"/>
          </w:tcPr>
          <w:p w:rsidR="006F183A" w:rsidRPr="006D15FA" w:rsidRDefault="006F183A" w:rsidP="00E87732">
            <w:pPr>
              <w:pStyle w:val="BodyText"/>
            </w:pPr>
            <w:r>
              <w:t>Searched Person has been found</w:t>
            </w:r>
          </w:p>
        </w:tc>
      </w:tr>
      <w:tr w:rsidR="006F183A" w:rsidRPr="006D15FA" w:rsidTr="00E87732">
        <w:trPr>
          <w:trHeight w:val="176"/>
        </w:trPr>
        <w:tc>
          <w:tcPr>
            <w:tcW w:w="2230" w:type="dxa"/>
          </w:tcPr>
          <w:p w:rsidR="006F183A" w:rsidRPr="00E442E7" w:rsidRDefault="006F183A" w:rsidP="00E87732">
            <w:r w:rsidRPr="00E442E7">
              <w:t>Normal Flow:</w:t>
            </w:r>
          </w:p>
        </w:tc>
        <w:tc>
          <w:tcPr>
            <w:tcW w:w="6946" w:type="dxa"/>
            <w:gridSpan w:val="2"/>
          </w:tcPr>
          <w:p w:rsidR="006F183A" w:rsidRDefault="006F183A" w:rsidP="005E61D6">
            <w:pPr>
              <w:pStyle w:val="ListNumberUC"/>
              <w:numPr>
                <w:ilvl w:val="0"/>
                <w:numId w:val="204"/>
              </w:numPr>
            </w:pPr>
            <w:r>
              <w:t>The system proposes to search for a an existing person, by displaying a list of criteria</w:t>
            </w:r>
          </w:p>
          <w:p w:rsidR="006F183A" w:rsidRDefault="006F183A" w:rsidP="005E61D6">
            <w:pPr>
              <w:pStyle w:val="ListNumberUC"/>
              <w:numPr>
                <w:ilvl w:val="0"/>
                <w:numId w:val="204"/>
              </w:numPr>
            </w:pPr>
            <w:r>
              <w:t>The user sets the criteria</w:t>
            </w:r>
          </w:p>
          <w:p w:rsidR="006F183A" w:rsidRPr="006D15FA" w:rsidRDefault="006F183A" w:rsidP="005E61D6">
            <w:pPr>
              <w:pStyle w:val="ListNumberUC"/>
              <w:numPr>
                <w:ilvl w:val="0"/>
                <w:numId w:val="204"/>
              </w:numPr>
            </w:pPr>
            <w:r>
              <w:t>The system search for the persons corresponding to the criteria(A1)(A2)(A3)</w:t>
            </w:r>
          </w:p>
          <w:p w:rsidR="006F183A" w:rsidRPr="006D15FA" w:rsidRDefault="006F183A" w:rsidP="005E61D6">
            <w:pPr>
              <w:pStyle w:val="ListNumberUC"/>
              <w:numPr>
                <w:ilvl w:val="0"/>
                <w:numId w:val="204"/>
              </w:numPr>
            </w:pPr>
            <w:r>
              <w:t>The user chooses a person</w:t>
            </w:r>
          </w:p>
        </w:tc>
      </w:tr>
      <w:tr w:rsidR="006F183A" w:rsidRPr="006D15FA" w:rsidTr="00E87732">
        <w:trPr>
          <w:trHeight w:val="176"/>
        </w:trPr>
        <w:tc>
          <w:tcPr>
            <w:tcW w:w="2230" w:type="dxa"/>
          </w:tcPr>
          <w:p w:rsidR="006F183A" w:rsidRPr="00E442E7" w:rsidRDefault="006F183A" w:rsidP="00E87732">
            <w:r w:rsidRPr="00E442E7">
              <w:t>Alternative Flows:</w:t>
            </w:r>
          </w:p>
        </w:tc>
        <w:tc>
          <w:tcPr>
            <w:tcW w:w="6946" w:type="dxa"/>
            <w:gridSpan w:val="2"/>
          </w:tcPr>
          <w:p w:rsidR="006F183A" w:rsidRDefault="006F183A" w:rsidP="00E87732">
            <w:pPr>
              <w:pStyle w:val="ListNumberUC"/>
            </w:pPr>
            <w:r>
              <w:t>A1 : The system is not able to find a person corresponding to the user criteria</w:t>
            </w:r>
          </w:p>
          <w:p w:rsidR="006F183A" w:rsidRDefault="006F183A" w:rsidP="005E61D6">
            <w:pPr>
              <w:pStyle w:val="ListNumberUC"/>
              <w:numPr>
                <w:ilvl w:val="0"/>
                <w:numId w:val="205"/>
              </w:numPr>
            </w:pPr>
            <w:r>
              <w:t>The system displays a message indicating to the user that no person corresponds to the entered criteria</w:t>
            </w:r>
          </w:p>
          <w:p w:rsidR="006F183A" w:rsidRDefault="006F183A" w:rsidP="005E61D6">
            <w:pPr>
              <w:pStyle w:val="ListNumberUC"/>
              <w:numPr>
                <w:ilvl w:val="0"/>
                <w:numId w:val="205"/>
              </w:numPr>
            </w:pPr>
            <w:r>
              <w:t xml:space="preserve">Redirect the user to step 5 </w:t>
            </w:r>
          </w:p>
          <w:p w:rsidR="006F183A" w:rsidRDefault="006F183A" w:rsidP="00E87732">
            <w:pPr>
              <w:pStyle w:val="ListNumberUC"/>
            </w:pPr>
            <w:r>
              <w:t>A2 : The system is not able to retrieve a list of persons</w:t>
            </w:r>
          </w:p>
          <w:p w:rsidR="006F183A" w:rsidRDefault="006F183A" w:rsidP="005E61D6">
            <w:pPr>
              <w:pStyle w:val="ListNumberUC"/>
              <w:numPr>
                <w:ilvl w:val="0"/>
                <w:numId w:val="206"/>
              </w:numPr>
            </w:pPr>
            <w:r>
              <w:t>The system warns the user indicating the fact that the system is not available for the moment and ask him to retry later</w:t>
            </w:r>
          </w:p>
          <w:p w:rsidR="006F183A" w:rsidRDefault="006F183A" w:rsidP="005E61D6">
            <w:pPr>
              <w:pStyle w:val="ListNumberUC"/>
              <w:numPr>
                <w:ilvl w:val="0"/>
                <w:numId w:val="206"/>
              </w:numPr>
            </w:pPr>
            <w:r>
              <w:t>Use case ends</w:t>
            </w:r>
          </w:p>
          <w:p w:rsidR="006F183A" w:rsidRDefault="006F183A" w:rsidP="00E87732">
            <w:pPr>
              <w:pStyle w:val="ListNumberUC"/>
            </w:pPr>
            <w:r>
              <w:t>A3 : Too many persons correspond to the entered criteria</w:t>
            </w:r>
          </w:p>
          <w:p w:rsidR="006F183A" w:rsidRDefault="006F183A" w:rsidP="005E61D6">
            <w:pPr>
              <w:pStyle w:val="ListNumberUC"/>
              <w:numPr>
                <w:ilvl w:val="0"/>
                <w:numId w:val="207"/>
              </w:numPr>
            </w:pPr>
            <w:r>
              <w:t>The system displays a message indicating to the user the fact that the first x records have been returned but more are available</w:t>
            </w:r>
          </w:p>
          <w:p w:rsidR="006F183A" w:rsidRPr="006D15FA" w:rsidRDefault="006F183A" w:rsidP="005E61D6">
            <w:pPr>
              <w:pStyle w:val="ListNumberUC"/>
              <w:numPr>
                <w:ilvl w:val="0"/>
                <w:numId w:val="207"/>
              </w:numPr>
            </w:pPr>
            <w:r>
              <w:t>The user pick one of the person or refine his search</w:t>
            </w:r>
          </w:p>
        </w:tc>
      </w:tr>
    </w:tbl>
    <w:p w:rsidR="006F183A" w:rsidRDefault="006F183A" w:rsidP="006F183A">
      <w:pPr>
        <w:pStyle w:val="Body"/>
      </w:pPr>
    </w:p>
    <w:p w:rsidR="00980032" w:rsidDel="007E49E9" w:rsidRDefault="00980032" w:rsidP="00980032">
      <w:pPr>
        <w:pStyle w:val="Heading4"/>
        <w:tabs>
          <w:tab w:val="num" w:pos="864"/>
        </w:tabs>
        <w:rPr>
          <w:del w:id="245" w:author="Comverse" w:date="2013-06-04T17:54:00Z"/>
        </w:rPr>
      </w:pPr>
      <w:bookmarkStart w:id="246" w:name="_Toc358132482"/>
      <w:bookmarkStart w:id="247" w:name="_Toc358211665"/>
      <w:bookmarkStart w:id="248" w:name="_Toc358218919"/>
      <w:bookmarkStart w:id="249" w:name="_Toc358219044"/>
      <w:bookmarkStart w:id="250" w:name="_Toc358233778"/>
      <w:bookmarkStart w:id="251" w:name="_Toc358715377"/>
      <w:bookmarkStart w:id="252" w:name="_Toc358715502"/>
      <w:bookmarkStart w:id="253" w:name="_Toc358715766"/>
      <w:bookmarkStart w:id="254" w:name="_Toc358716449"/>
      <w:bookmarkStart w:id="255" w:name="_Toc358731528"/>
      <w:bookmarkStart w:id="256" w:name="_Toc358992447"/>
      <w:bookmarkStart w:id="257" w:name="_Toc359247946"/>
      <w:bookmarkStart w:id="258" w:name="_Toc359248939"/>
      <w:bookmarkStart w:id="259" w:name="_Toc359938018"/>
      <w:bookmarkStart w:id="260" w:name="_Toc359938293"/>
      <w:bookmarkStart w:id="261" w:name="_Toc360128430"/>
      <w:bookmarkStart w:id="262" w:name="_Toc360136872"/>
      <w:del w:id="263" w:author="Comverse" w:date="2013-06-04T17:54:00Z">
        <w:r w:rsidDel="007E49E9">
          <w:delText>PEM0440 - Split Person (New)</w:delTex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del>
    </w:p>
    <w:tbl>
      <w:tblPr>
        <w:tblW w:w="82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582"/>
        <w:gridCol w:w="720"/>
        <w:gridCol w:w="1710"/>
      </w:tblGrid>
      <w:tr w:rsidR="00980032" w:rsidDel="007E49E9" w:rsidTr="001A4A0A">
        <w:trPr>
          <w:trHeight w:val="360"/>
          <w:del w:id="264" w:author="Comverse" w:date="2013-06-04T17:54:00Z"/>
        </w:trPr>
        <w:tc>
          <w:tcPr>
            <w:tcW w:w="5850" w:type="dxa"/>
            <w:gridSpan w:val="2"/>
            <w:shd w:val="clear" w:color="auto" w:fill="E6E6E6"/>
          </w:tcPr>
          <w:p w:rsidR="00980032" w:rsidDel="007E49E9" w:rsidRDefault="00980032" w:rsidP="001A4A0A">
            <w:pPr>
              <w:pStyle w:val="TableHeading"/>
              <w:rPr>
                <w:del w:id="265" w:author="Comverse" w:date="2013-06-04T17:54:00Z"/>
              </w:rPr>
            </w:pPr>
            <w:del w:id="266" w:author="Comverse" w:date="2013-06-04T17:54:00Z">
              <w:r w:rsidDel="007E49E9">
                <w:rPr>
                  <w:lang w:val="en-US"/>
                </w:rPr>
                <w:delText>Split Person</w:delText>
              </w:r>
            </w:del>
          </w:p>
        </w:tc>
        <w:tc>
          <w:tcPr>
            <w:tcW w:w="720" w:type="dxa"/>
            <w:shd w:val="clear" w:color="auto" w:fill="E6E6E6"/>
          </w:tcPr>
          <w:p w:rsidR="00980032" w:rsidDel="007E49E9" w:rsidRDefault="00980032" w:rsidP="001A4A0A">
            <w:pPr>
              <w:pStyle w:val="TableHeading"/>
              <w:rPr>
                <w:del w:id="267" w:author="Comverse" w:date="2013-06-04T17:54:00Z"/>
              </w:rPr>
            </w:pPr>
            <w:del w:id="268" w:author="Comverse" w:date="2013-06-04T17:54:00Z">
              <w:r w:rsidDel="007E49E9">
                <w:delText>INCL</w:delText>
              </w:r>
            </w:del>
          </w:p>
        </w:tc>
        <w:tc>
          <w:tcPr>
            <w:tcW w:w="1710" w:type="dxa"/>
            <w:shd w:val="clear" w:color="auto" w:fill="E6E6E6"/>
          </w:tcPr>
          <w:p w:rsidR="00980032" w:rsidDel="007E49E9" w:rsidRDefault="00980032" w:rsidP="001A4A0A">
            <w:pPr>
              <w:pStyle w:val="TableHeading"/>
              <w:rPr>
                <w:del w:id="269" w:author="Comverse" w:date="2013-06-04T17:54:00Z"/>
              </w:rPr>
            </w:pPr>
            <w:del w:id="270" w:author="Comverse" w:date="2013-06-04T17:54:00Z">
              <w:r w:rsidDel="007E49E9">
                <w:delText xml:space="preserve">PEM0440 </w:delText>
              </w:r>
            </w:del>
          </w:p>
        </w:tc>
      </w:tr>
      <w:tr w:rsidR="00980032" w:rsidDel="007E49E9" w:rsidTr="001A4A0A">
        <w:trPr>
          <w:del w:id="271" w:author="Comverse" w:date="2013-06-04T17:54:00Z"/>
        </w:trPr>
        <w:tc>
          <w:tcPr>
            <w:tcW w:w="2268" w:type="dxa"/>
          </w:tcPr>
          <w:p w:rsidR="00980032" w:rsidDel="007E49E9" w:rsidRDefault="00980032" w:rsidP="001A4A0A">
            <w:pPr>
              <w:rPr>
                <w:del w:id="272" w:author="Comverse" w:date="2013-06-04T17:54:00Z"/>
              </w:rPr>
            </w:pPr>
            <w:del w:id="273" w:author="Comverse" w:date="2013-06-04T17:54:00Z">
              <w:r w:rsidDel="007E49E9">
                <w:delText>Primary actors</w:delText>
              </w:r>
            </w:del>
          </w:p>
        </w:tc>
        <w:tc>
          <w:tcPr>
            <w:tcW w:w="6012" w:type="dxa"/>
            <w:gridSpan w:val="3"/>
          </w:tcPr>
          <w:p w:rsidR="00980032" w:rsidDel="007E49E9" w:rsidRDefault="00980032" w:rsidP="001A4A0A">
            <w:pPr>
              <w:pStyle w:val="BodyText"/>
              <w:rPr>
                <w:del w:id="274" w:author="Comverse" w:date="2013-06-04T17:54:00Z"/>
              </w:rPr>
            </w:pPr>
            <w:del w:id="275" w:author="Comverse" w:date="2013-06-04T17:54:00Z">
              <w:r w:rsidDel="007E49E9">
                <w:delText>Dealer admin/user</w:delText>
              </w:r>
            </w:del>
          </w:p>
          <w:p w:rsidR="00980032" w:rsidRPr="006D15FA" w:rsidDel="007E49E9" w:rsidRDefault="00980032" w:rsidP="001A4A0A">
            <w:pPr>
              <w:pStyle w:val="BodyText"/>
              <w:rPr>
                <w:del w:id="276" w:author="Comverse" w:date="2013-06-04T17:54:00Z"/>
              </w:rPr>
            </w:pPr>
            <w:del w:id="277" w:author="Comverse" w:date="2013-06-04T17:54:00Z">
              <w:r w:rsidDel="007E49E9">
                <w:delText>CSR admin/user</w:delText>
              </w:r>
            </w:del>
          </w:p>
        </w:tc>
      </w:tr>
      <w:tr w:rsidR="00980032" w:rsidDel="007E49E9" w:rsidTr="001A4A0A">
        <w:trPr>
          <w:del w:id="278" w:author="Comverse" w:date="2013-06-04T17:54:00Z"/>
        </w:trPr>
        <w:tc>
          <w:tcPr>
            <w:tcW w:w="2268" w:type="dxa"/>
          </w:tcPr>
          <w:p w:rsidR="00980032" w:rsidDel="007E49E9" w:rsidRDefault="00980032" w:rsidP="001A4A0A">
            <w:pPr>
              <w:rPr>
                <w:del w:id="279" w:author="Comverse" w:date="2013-06-04T17:54:00Z"/>
              </w:rPr>
            </w:pPr>
            <w:del w:id="280" w:author="Comverse" w:date="2013-06-04T17:54:00Z">
              <w:r w:rsidDel="007E49E9">
                <w:delText>Summary Goal</w:delText>
              </w:r>
            </w:del>
          </w:p>
        </w:tc>
        <w:tc>
          <w:tcPr>
            <w:tcW w:w="6012" w:type="dxa"/>
            <w:gridSpan w:val="3"/>
          </w:tcPr>
          <w:p w:rsidR="00980032" w:rsidRPr="006D15FA" w:rsidDel="007E49E9" w:rsidRDefault="00980032" w:rsidP="001A4A0A">
            <w:pPr>
              <w:pStyle w:val="BodyText"/>
              <w:rPr>
                <w:del w:id="281" w:author="Comverse" w:date="2013-06-04T17:54:00Z"/>
              </w:rPr>
            </w:pPr>
            <w:del w:id="282" w:author="Comverse" w:date="2013-06-04T17:54:00Z">
              <w:r w:rsidRPr="00114456" w:rsidDel="007E49E9">
                <w:delText xml:space="preserve">This </w:delText>
              </w:r>
              <w:r w:rsidDel="007E49E9">
                <w:delText>u</w:delText>
              </w:r>
              <w:r w:rsidRPr="00114456" w:rsidDel="007E49E9">
                <w:delText xml:space="preserve">se </w:delText>
              </w:r>
              <w:r w:rsidDel="007E49E9">
                <w:delText>c</w:delText>
              </w:r>
              <w:r w:rsidRPr="00114456" w:rsidDel="007E49E9">
                <w:delText xml:space="preserve">ase allows the </w:delText>
              </w:r>
              <w:r w:rsidDel="007E49E9">
                <w:delText>system to suggest a list of matching personas with user entered criteria</w:delText>
              </w:r>
              <w:r w:rsidRPr="00114456" w:rsidDel="007E49E9">
                <w:delText>.</w:delText>
              </w:r>
            </w:del>
          </w:p>
        </w:tc>
      </w:tr>
      <w:tr w:rsidR="00980032" w:rsidRPr="008F2898" w:rsidDel="007E49E9" w:rsidTr="001A4A0A">
        <w:trPr>
          <w:trHeight w:val="176"/>
          <w:del w:id="283" w:author="Comverse" w:date="2013-06-04T17:54:00Z"/>
        </w:trPr>
        <w:tc>
          <w:tcPr>
            <w:tcW w:w="2268" w:type="dxa"/>
          </w:tcPr>
          <w:p w:rsidR="00980032" w:rsidDel="007E49E9" w:rsidRDefault="00980032" w:rsidP="001A4A0A">
            <w:pPr>
              <w:rPr>
                <w:del w:id="284" w:author="Comverse" w:date="2013-06-04T17:54:00Z"/>
              </w:rPr>
            </w:pPr>
            <w:del w:id="285" w:author="Comverse" w:date="2013-06-04T17:54:00Z">
              <w:r w:rsidDel="007E49E9">
                <w:delText>Pre-conditions</w:delText>
              </w:r>
            </w:del>
          </w:p>
        </w:tc>
        <w:tc>
          <w:tcPr>
            <w:tcW w:w="6012" w:type="dxa"/>
            <w:gridSpan w:val="3"/>
          </w:tcPr>
          <w:p w:rsidR="00980032" w:rsidRPr="00114456" w:rsidDel="007E49E9" w:rsidRDefault="00980032" w:rsidP="001A4A0A">
            <w:pPr>
              <w:pStyle w:val="BodyText"/>
              <w:numPr>
                <w:ilvl w:val="0"/>
                <w:numId w:val="15"/>
              </w:numPr>
              <w:rPr>
                <w:del w:id="286" w:author="Comverse" w:date="2013-06-04T17:54:00Z"/>
              </w:rPr>
            </w:pPr>
            <w:del w:id="287" w:author="Comverse" w:date="2013-06-04T17:54:00Z">
              <w:r w:rsidRPr="00114456" w:rsidDel="007E49E9">
                <w:delText>The user is logged in.</w:delText>
              </w:r>
            </w:del>
          </w:p>
          <w:p w:rsidR="00980032" w:rsidDel="007E49E9" w:rsidRDefault="00980032" w:rsidP="001A4A0A">
            <w:pPr>
              <w:pStyle w:val="BodyText"/>
              <w:numPr>
                <w:ilvl w:val="0"/>
                <w:numId w:val="15"/>
              </w:numPr>
              <w:rPr>
                <w:del w:id="288" w:author="Comverse" w:date="2013-06-04T17:54:00Z"/>
              </w:rPr>
            </w:pPr>
            <w:del w:id="289" w:author="Comverse" w:date="2013-06-04T17:54:00Z">
              <w:r w:rsidRPr="00114456" w:rsidDel="007E49E9">
                <w:delText xml:space="preserve">The user </w:delText>
              </w:r>
              <w:r w:rsidDel="007E49E9">
                <w:delText>is capturing consumer owner persona</w:delText>
              </w:r>
            </w:del>
          </w:p>
          <w:p w:rsidR="00980032" w:rsidRPr="001D143F" w:rsidDel="007E49E9" w:rsidRDefault="00980032" w:rsidP="001A4A0A">
            <w:pPr>
              <w:pStyle w:val="BodyText"/>
              <w:numPr>
                <w:ilvl w:val="0"/>
                <w:numId w:val="15"/>
              </w:numPr>
              <w:rPr>
                <w:del w:id="290" w:author="Comverse" w:date="2013-06-04T17:54:00Z"/>
              </w:rPr>
            </w:pPr>
            <w:del w:id="291" w:author="Comverse" w:date="2013-06-04T17:54:00Z">
              <w:r w:rsidDel="007E49E9">
                <w:delText>The user is searching for a person</w:delText>
              </w:r>
            </w:del>
          </w:p>
        </w:tc>
      </w:tr>
      <w:tr w:rsidR="00980032" w:rsidRPr="009031EA" w:rsidDel="007E49E9" w:rsidTr="001A4A0A">
        <w:trPr>
          <w:trHeight w:val="176"/>
          <w:del w:id="292" w:author="Comverse" w:date="2013-06-04T17:54:00Z"/>
        </w:trPr>
        <w:tc>
          <w:tcPr>
            <w:tcW w:w="2268" w:type="dxa"/>
          </w:tcPr>
          <w:p w:rsidR="00980032" w:rsidRPr="002153B0" w:rsidDel="007E49E9" w:rsidRDefault="00980032" w:rsidP="001A4A0A">
            <w:pPr>
              <w:rPr>
                <w:del w:id="293" w:author="Comverse" w:date="2013-06-04T17:54:00Z"/>
              </w:rPr>
            </w:pPr>
            <w:del w:id="294" w:author="Comverse" w:date="2013-06-04T17:54:00Z">
              <w:r w:rsidDel="007E49E9">
                <w:delText>Trigger</w:delText>
              </w:r>
            </w:del>
          </w:p>
        </w:tc>
        <w:tc>
          <w:tcPr>
            <w:tcW w:w="6012" w:type="dxa"/>
            <w:gridSpan w:val="3"/>
          </w:tcPr>
          <w:p w:rsidR="00980032" w:rsidRPr="006D15FA" w:rsidDel="007E49E9" w:rsidRDefault="00980032" w:rsidP="001A4A0A">
            <w:pPr>
              <w:pStyle w:val="BodyText"/>
              <w:rPr>
                <w:del w:id="295" w:author="Comverse" w:date="2013-06-04T17:54:00Z"/>
              </w:rPr>
            </w:pPr>
          </w:p>
        </w:tc>
      </w:tr>
      <w:tr w:rsidR="00980032" w:rsidRPr="006D15FA" w:rsidDel="007E49E9" w:rsidTr="001A4A0A">
        <w:trPr>
          <w:trHeight w:val="176"/>
          <w:del w:id="296" w:author="Comverse" w:date="2013-06-04T17:54:00Z"/>
        </w:trPr>
        <w:tc>
          <w:tcPr>
            <w:tcW w:w="2268" w:type="dxa"/>
          </w:tcPr>
          <w:p w:rsidR="00980032" w:rsidDel="007E49E9" w:rsidRDefault="00980032" w:rsidP="001A4A0A">
            <w:pPr>
              <w:rPr>
                <w:del w:id="297" w:author="Comverse" w:date="2013-06-04T17:54:00Z"/>
              </w:rPr>
            </w:pPr>
            <w:del w:id="298" w:author="Comverse" w:date="2013-06-04T17:54:00Z">
              <w:r w:rsidDel="007E49E9">
                <w:delText>Minimum guarantees</w:delText>
              </w:r>
            </w:del>
          </w:p>
        </w:tc>
        <w:tc>
          <w:tcPr>
            <w:tcW w:w="6012" w:type="dxa"/>
            <w:gridSpan w:val="3"/>
          </w:tcPr>
          <w:p w:rsidR="00980032" w:rsidRPr="006D15FA" w:rsidDel="007E49E9" w:rsidRDefault="00980032" w:rsidP="001A4A0A">
            <w:pPr>
              <w:pStyle w:val="BodyText"/>
              <w:rPr>
                <w:del w:id="299" w:author="Comverse" w:date="2013-06-04T17:54:00Z"/>
              </w:rPr>
            </w:pPr>
            <w:del w:id="300" w:author="Comverse" w:date="2013-06-04T17:54:00Z">
              <w:r w:rsidDel="007E49E9">
                <w:delText>Persona has not been found in the system</w:delText>
              </w:r>
            </w:del>
          </w:p>
        </w:tc>
      </w:tr>
      <w:tr w:rsidR="00980032" w:rsidRPr="008F2898" w:rsidDel="007E49E9" w:rsidTr="001A4A0A">
        <w:trPr>
          <w:trHeight w:val="176"/>
          <w:del w:id="301" w:author="Comverse" w:date="2013-06-04T17:54:00Z"/>
        </w:trPr>
        <w:tc>
          <w:tcPr>
            <w:tcW w:w="2268" w:type="dxa"/>
          </w:tcPr>
          <w:p w:rsidR="00980032" w:rsidDel="007E49E9" w:rsidRDefault="00980032" w:rsidP="001A4A0A">
            <w:pPr>
              <w:rPr>
                <w:del w:id="302" w:author="Comverse" w:date="2013-06-04T17:54:00Z"/>
              </w:rPr>
            </w:pPr>
            <w:del w:id="303" w:author="Comverse" w:date="2013-06-04T17:54:00Z">
              <w:r w:rsidDel="007E49E9">
                <w:delText>Success guarantees:</w:delText>
              </w:r>
            </w:del>
          </w:p>
        </w:tc>
        <w:tc>
          <w:tcPr>
            <w:tcW w:w="6012" w:type="dxa"/>
            <w:gridSpan w:val="3"/>
          </w:tcPr>
          <w:p w:rsidR="00980032" w:rsidRPr="006D15FA" w:rsidDel="007E49E9" w:rsidRDefault="00980032" w:rsidP="001A4A0A">
            <w:pPr>
              <w:pStyle w:val="BodyText"/>
              <w:rPr>
                <w:del w:id="304" w:author="Comverse" w:date="2013-06-04T17:54:00Z"/>
              </w:rPr>
            </w:pPr>
            <w:del w:id="305" w:author="Comverse" w:date="2013-06-04T17:54:00Z">
              <w:r w:rsidDel="007E49E9">
                <w:delText>Persona matching with criteria has been found</w:delText>
              </w:r>
            </w:del>
          </w:p>
        </w:tc>
      </w:tr>
      <w:tr w:rsidR="00980032" w:rsidRPr="009031EA" w:rsidDel="007E49E9" w:rsidTr="001A4A0A">
        <w:trPr>
          <w:trHeight w:val="176"/>
          <w:del w:id="306" w:author="Comverse" w:date="2013-06-04T17:54:00Z"/>
        </w:trPr>
        <w:tc>
          <w:tcPr>
            <w:tcW w:w="2268" w:type="dxa"/>
          </w:tcPr>
          <w:p w:rsidR="00980032" w:rsidRPr="002153B0" w:rsidDel="007E49E9" w:rsidRDefault="00980032" w:rsidP="001A4A0A">
            <w:pPr>
              <w:rPr>
                <w:del w:id="307" w:author="Comverse" w:date="2013-06-04T17:54:00Z"/>
              </w:rPr>
            </w:pPr>
            <w:del w:id="308" w:author="Comverse" w:date="2013-06-04T17:54:00Z">
              <w:r w:rsidRPr="002153B0" w:rsidDel="007E49E9">
                <w:delText>Normal Flow:</w:delText>
              </w:r>
            </w:del>
          </w:p>
        </w:tc>
        <w:tc>
          <w:tcPr>
            <w:tcW w:w="6012" w:type="dxa"/>
            <w:gridSpan w:val="3"/>
          </w:tcPr>
          <w:p w:rsidR="00980032" w:rsidRPr="006D15FA" w:rsidDel="007E49E9" w:rsidRDefault="00980032" w:rsidP="001A4A0A">
            <w:pPr>
              <w:pStyle w:val="BodyText"/>
              <w:rPr>
                <w:del w:id="309" w:author="Comverse" w:date="2013-06-04T17:54:00Z"/>
              </w:rPr>
            </w:pPr>
            <w:del w:id="310" w:author="Comverse" w:date="2013-06-04T17:54:00Z">
              <w:r w:rsidDel="007E49E9">
                <w:delText>The system allows the user to search for persona according to UC</w:delText>
              </w:r>
            </w:del>
          </w:p>
        </w:tc>
      </w:tr>
      <w:tr w:rsidR="00980032" w:rsidRPr="002153B0" w:rsidDel="007E49E9" w:rsidTr="001A4A0A">
        <w:trPr>
          <w:trHeight w:val="176"/>
          <w:del w:id="311" w:author="Comverse" w:date="2013-06-04T17:54:00Z"/>
        </w:trPr>
        <w:tc>
          <w:tcPr>
            <w:tcW w:w="2268" w:type="dxa"/>
          </w:tcPr>
          <w:p w:rsidR="00980032" w:rsidDel="007E49E9" w:rsidRDefault="00980032" w:rsidP="001A4A0A">
            <w:pPr>
              <w:rPr>
                <w:del w:id="312" w:author="Comverse" w:date="2013-06-04T17:54:00Z"/>
              </w:rPr>
            </w:pPr>
            <w:del w:id="313" w:author="Comverse" w:date="2013-06-04T17:54:00Z">
              <w:r w:rsidDel="007E49E9">
                <w:delText>Alternative Flows:</w:delText>
              </w:r>
            </w:del>
          </w:p>
        </w:tc>
        <w:tc>
          <w:tcPr>
            <w:tcW w:w="6012" w:type="dxa"/>
            <w:gridSpan w:val="3"/>
          </w:tcPr>
          <w:p w:rsidR="00980032" w:rsidRPr="006D15FA" w:rsidDel="007E49E9" w:rsidRDefault="00980032" w:rsidP="001A4A0A">
            <w:pPr>
              <w:pStyle w:val="BodyText"/>
              <w:rPr>
                <w:del w:id="314" w:author="Comverse" w:date="2013-06-04T17:54:00Z"/>
              </w:rPr>
            </w:pPr>
          </w:p>
        </w:tc>
      </w:tr>
    </w:tbl>
    <w:p w:rsidR="00980032" w:rsidRPr="00F73925" w:rsidDel="007E49E9" w:rsidRDefault="00980032" w:rsidP="00980032">
      <w:pPr>
        <w:rPr>
          <w:del w:id="315" w:author="Comverse" w:date="2013-06-04T17:54:00Z"/>
        </w:rPr>
      </w:pPr>
      <w:del w:id="316" w:author="Comverse" w:date="2013-06-04T17:54:00Z">
        <w:r w:rsidDel="007E49E9">
          <w:delText>Note: Not sure this use case is really needed, compared to match person/persona use cases</w:delText>
        </w:r>
      </w:del>
    </w:p>
    <w:p w:rsidR="00980032" w:rsidRDefault="00980032" w:rsidP="00980032"/>
    <w:p w:rsidR="00980032" w:rsidRPr="00F73925" w:rsidRDefault="00980032" w:rsidP="00980032"/>
    <w:p w:rsidR="00980032" w:rsidRDefault="00980032" w:rsidP="00121C8C">
      <w:pPr>
        <w:pStyle w:val="Heading2"/>
      </w:pPr>
      <w:bookmarkStart w:id="317" w:name="_Toc338768192"/>
      <w:bookmarkStart w:id="318" w:name="_Toc364961199"/>
      <w:r>
        <w:t xml:space="preserve">Capability </w:t>
      </w:r>
      <w:r w:rsidR="005A525E">
        <w:fldChar w:fldCharType="begin"/>
      </w:r>
      <w:r>
        <w:instrText xml:space="preserve"> LISTNUM "business req" \* MERGEFORMAT </w:instrText>
      </w:r>
      <w:r w:rsidR="005A525E">
        <w:fldChar w:fldCharType="separate"/>
      </w:r>
      <w:r>
        <w:rPr>
          <w:noProof/>
        </w:rPr>
        <w:t>1</w:t>
      </w:r>
      <w:r w:rsidR="005A525E">
        <w:fldChar w:fldCharType="end">
          <w:numberingChange w:id="319" w:author="Comverse" w:date="2013-06-04T18:14:00Z" w:original="4."/>
        </w:fldChar>
      </w:r>
      <w:r>
        <w:t xml:space="preserve"> </w:t>
      </w:r>
      <w:bookmarkEnd w:id="317"/>
      <w:r>
        <w:t>Basket Creation</w:t>
      </w:r>
      <w:bookmarkEnd w:id="318"/>
    </w:p>
    <w:p w:rsidR="00980032" w:rsidRDefault="00980032" w:rsidP="00980032">
      <w:pPr>
        <w:pStyle w:val="Heading3"/>
      </w:pPr>
      <w:bookmarkStart w:id="320" w:name="_Toc364961200"/>
      <w:r>
        <w:t>Capability Description</w:t>
      </w:r>
      <w:bookmarkEnd w:id="320"/>
    </w:p>
    <w:p w:rsidR="00980032" w:rsidRDefault="00980032" w:rsidP="00980032">
      <w:pPr>
        <w:pStyle w:val="BodyText"/>
      </w:pPr>
      <w:r>
        <w:t>.</w:t>
      </w:r>
    </w:p>
    <w:p w:rsidR="00980032" w:rsidRDefault="00980032" w:rsidP="00980032">
      <w:pPr>
        <w:pStyle w:val="Heading3"/>
      </w:pPr>
      <w:bookmarkStart w:id="321" w:name="_Toc364961201"/>
      <w:r>
        <w:t>Capability Assumptions/Dependencies</w:t>
      </w:r>
      <w:bookmarkEnd w:id="321"/>
    </w:p>
    <w:p w:rsidR="00980032" w:rsidRDefault="00980032" w:rsidP="00980032">
      <w:pPr>
        <w:pStyle w:val="BodyText"/>
      </w:pPr>
    </w:p>
    <w:p w:rsidR="00980032" w:rsidRDefault="00980032" w:rsidP="00980032">
      <w:pPr>
        <w:pStyle w:val="Heading3"/>
      </w:pPr>
      <w:bookmarkStart w:id="322" w:name="_Toc364961202"/>
      <w:r>
        <w:t>Capability Use Cases</w:t>
      </w:r>
      <w:bookmarkEnd w:id="322"/>
    </w:p>
    <w:p w:rsidR="00980032" w:rsidRDefault="00980032" w:rsidP="00980032">
      <w:pPr>
        <w:pStyle w:val="Heading4"/>
        <w:tabs>
          <w:tab w:val="num" w:pos="864"/>
        </w:tabs>
      </w:pPr>
      <w:bookmarkStart w:id="323" w:name="_Toc364961203"/>
      <w:r>
        <w:t>BKM0100</w:t>
      </w:r>
      <w:r w:rsidRPr="002F7065">
        <w:t xml:space="preserve"> - </w:t>
      </w:r>
      <w:r w:rsidRPr="00714E81">
        <w:t xml:space="preserve">Update person details during shopping </w:t>
      </w:r>
      <w:r>
        <w:t>(New)</w:t>
      </w:r>
      <w:bookmarkEnd w:id="323"/>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582"/>
        <w:gridCol w:w="720"/>
        <w:gridCol w:w="2606"/>
      </w:tblGrid>
      <w:tr w:rsidR="00980032" w:rsidTr="001A4A0A">
        <w:trPr>
          <w:trHeight w:val="360"/>
        </w:trPr>
        <w:tc>
          <w:tcPr>
            <w:tcW w:w="5850" w:type="dxa"/>
            <w:gridSpan w:val="2"/>
            <w:shd w:val="clear" w:color="auto" w:fill="E6E6E6"/>
          </w:tcPr>
          <w:p w:rsidR="00980032" w:rsidRDefault="00980032" w:rsidP="001A4A0A">
            <w:pPr>
              <w:pStyle w:val="TableHeading"/>
            </w:pPr>
            <w:r w:rsidRPr="00714E81">
              <w:t>Update person details during shopping</w:t>
            </w:r>
          </w:p>
        </w:tc>
        <w:tc>
          <w:tcPr>
            <w:tcW w:w="72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rsidRPr="002F7065">
              <w:t>BKM0</w:t>
            </w:r>
            <w:r>
              <w:t>100</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admin/user</w:t>
            </w:r>
          </w:p>
          <w:p w:rsidR="00980032" w:rsidRPr="006D15FA" w:rsidRDefault="00980032" w:rsidP="001A4A0A">
            <w:pPr>
              <w:pStyle w:val="BodyText"/>
            </w:pPr>
            <w:r>
              <w:t>CSR admin/user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980032" w:rsidP="001A4A0A">
            <w:pPr>
              <w:pStyle w:val="BodyText"/>
            </w:pPr>
            <w:r w:rsidRPr="00212E2D">
              <w:t xml:space="preserve">This use case allows the user </w:t>
            </w:r>
            <w:r>
              <w:t>to update person details during shopping</w:t>
            </w:r>
            <w:r w:rsidRPr="00212E2D">
              <w:t>.</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Pr="00114456" w:rsidRDefault="00980032" w:rsidP="001A4A0A">
            <w:pPr>
              <w:pStyle w:val="BodyText"/>
              <w:numPr>
                <w:ilvl w:val="0"/>
                <w:numId w:val="15"/>
              </w:numPr>
            </w:pPr>
            <w:r w:rsidRPr="00114456">
              <w:t>The user is logged in.</w:t>
            </w:r>
          </w:p>
          <w:p w:rsidR="00980032" w:rsidRDefault="00980032" w:rsidP="001A4A0A">
            <w:pPr>
              <w:pStyle w:val="BodyText"/>
              <w:numPr>
                <w:ilvl w:val="0"/>
                <w:numId w:val="15"/>
              </w:numPr>
            </w:pPr>
            <w:r w:rsidRPr="00114456">
              <w:t xml:space="preserve">The user </w:t>
            </w:r>
            <w:r>
              <w:t>is doing a shopping flow</w:t>
            </w:r>
          </w:p>
          <w:p w:rsidR="00980032" w:rsidRPr="001D143F" w:rsidRDefault="00980032" w:rsidP="001A4A0A">
            <w:pPr>
              <w:pStyle w:val="BodyText"/>
              <w:numPr>
                <w:ilvl w:val="0"/>
                <w:numId w:val="15"/>
              </w:numPr>
            </w:pPr>
            <w:r>
              <w:t>The person has been created during the shopping flow</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1A4A0A">
            <w:pPr>
              <w:pStyle w:val="BodyText"/>
            </w:pPr>
            <w:r>
              <w:t>The person chooses the person update link</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1A4A0A">
            <w:pPr>
              <w:pStyle w:val="BodyText"/>
            </w:pPr>
            <w:r>
              <w:t>The person is not updated and an error message is displayed to the user</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1A4A0A">
            <w:pPr>
              <w:pStyle w:val="BodyText"/>
            </w:pPr>
            <w:r>
              <w:t>The persona is successfully updated in the system</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980032" w:rsidP="00970393">
            <w:pPr>
              <w:pStyle w:val="BodyText"/>
              <w:numPr>
                <w:ilvl w:val="0"/>
                <w:numId w:val="36"/>
              </w:numPr>
            </w:pPr>
            <w:r>
              <w:t>The application displays the person details</w:t>
            </w:r>
          </w:p>
          <w:p w:rsidR="00980032" w:rsidRDefault="00980032" w:rsidP="00970393">
            <w:pPr>
              <w:pStyle w:val="BodyText"/>
              <w:numPr>
                <w:ilvl w:val="0"/>
                <w:numId w:val="36"/>
              </w:numPr>
            </w:pPr>
            <w:r>
              <w:t>The user update the person details including address</w:t>
            </w:r>
          </w:p>
          <w:p w:rsidR="00980032" w:rsidRDefault="00980032" w:rsidP="00970393">
            <w:pPr>
              <w:pStyle w:val="BodyText"/>
              <w:numPr>
                <w:ilvl w:val="0"/>
                <w:numId w:val="36"/>
              </w:numPr>
            </w:pPr>
            <w:r>
              <w:t>The user edit the person role(A1)</w:t>
            </w:r>
          </w:p>
          <w:p w:rsidR="00980032" w:rsidRDefault="00980032" w:rsidP="00970393">
            <w:pPr>
              <w:pStyle w:val="BodyText"/>
              <w:numPr>
                <w:ilvl w:val="0"/>
                <w:numId w:val="36"/>
              </w:numPr>
            </w:pPr>
            <w:r>
              <w:t>The user validate</w:t>
            </w:r>
          </w:p>
          <w:p w:rsidR="00980032" w:rsidRPr="006D15FA" w:rsidRDefault="00980032" w:rsidP="00970393">
            <w:pPr>
              <w:pStyle w:val="BodyText"/>
              <w:numPr>
                <w:ilvl w:val="0"/>
                <w:numId w:val="36"/>
              </w:numPr>
            </w:pPr>
            <w:r>
              <w:t>The application updates modified person and persona</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980032" w:rsidRDefault="00980032" w:rsidP="001A4A0A">
            <w:pPr>
              <w:pStyle w:val="BodyText"/>
            </w:pPr>
            <w:r>
              <w:t>A1 : The person edited was the Owner</w:t>
            </w:r>
          </w:p>
          <w:p w:rsidR="00980032" w:rsidRDefault="00980032" w:rsidP="00970393">
            <w:pPr>
              <w:pStyle w:val="BodyText"/>
              <w:numPr>
                <w:ilvl w:val="0"/>
                <w:numId w:val="37"/>
              </w:numPr>
            </w:pPr>
            <w:r>
              <w:t>The application do not displays the edit role section.</w:t>
            </w:r>
          </w:p>
          <w:p w:rsidR="00980032" w:rsidRPr="006D15FA" w:rsidRDefault="00980032" w:rsidP="00970393">
            <w:pPr>
              <w:pStyle w:val="BodyText"/>
              <w:numPr>
                <w:ilvl w:val="0"/>
                <w:numId w:val="37"/>
              </w:numPr>
            </w:pPr>
            <w:r>
              <w:t xml:space="preserve">Redirect to N4 </w:t>
            </w:r>
          </w:p>
        </w:tc>
      </w:tr>
    </w:tbl>
    <w:p w:rsidR="00980032" w:rsidRDefault="00980032" w:rsidP="00980032"/>
    <w:p w:rsidR="008932E5" w:rsidRDefault="008932E5" w:rsidP="008932E5">
      <w:pPr>
        <w:pStyle w:val="Heading4"/>
        <w:tabs>
          <w:tab w:val="num" w:pos="864"/>
        </w:tabs>
        <w:rPr>
          <w:ins w:id="324" w:author="Comverse" w:date="2013-06-04T18:14:00Z"/>
        </w:rPr>
      </w:pPr>
      <w:bookmarkStart w:id="325" w:name="_Toc364961204"/>
      <w:ins w:id="326" w:author="Comverse" w:date="2013-06-04T18:14:00Z">
        <w:r>
          <w:t>BKM0110</w:t>
        </w:r>
        <w:r w:rsidRPr="002F7065">
          <w:t xml:space="preserve"> </w:t>
        </w:r>
        <w:r>
          <w:t>–</w:t>
        </w:r>
        <w:r w:rsidRPr="002F7065">
          <w:t xml:space="preserve"> </w:t>
        </w:r>
        <w:r>
          <w:t>Remove persona from basket</w:t>
        </w:r>
        <w:r w:rsidRPr="00714E81">
          <w:t xml:space="preserve"> </w:t>
        </w:r>
        <w:r>
          <w:t>(New)</w:t>
        </w:r>
        <w:bookmarkEnd w:id="325"/>
      </w:ins>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582"/>
        <w:gridCol w:w="720"/>
        <w:gridCol w:w="2606"/>
      </w:tblGrid>
      <w:tr w:rsidR="008932E5" w:rsidTr="008932E5">
        <w:trPr>
          <w:trHeight w:val="360"/>
          <w:ins w:id="327" w:author="Comverse" w:date="2013-06-04T18:14:00Z"/>
        </w:trPr>
        <w:tc>
          <w:tcPr>
            <w:tcW w:w="5850" w:type="dxa"/>
            <w:gridSpan w:val="2"/>
            <w:shd w:val="clear" w:color="auto" w:fill="E6E6E6"/>
          </w:tcPr>
          <w:p w:rsidR="008932E5" w:rsidRDefault="00B70441" w:rsidP="00B70441">
            <w:pPr>
              <w:pStyle w:val="TableHeading"/>
              <w:rPr>
                <w:ins w:id="328" w:author="Comverse" w:date="2013-06-04T18:14:00Z"/>
              </w:rPr>
            </w:pPr>
            <w:ins w:id="329" w:author="Comverse" w:date="2013-06-04T18:34:00Z">
              <w:r>
                <w:rPr>
                  <w:lang w:val="en-US"/>
                </w:rPr>
                <w:t>Remove persona from basket</w:t>
              </w:r>
            </w:ins>
          </w:p>
        </w:tc>
        <w:tc>
          <w:tcPr>
            <w:tcW w:w="720" w:type="dxa"/>
            <w:shd w:val="clear" w:color="auto" w:fill="E6E6E6"/>
          </w:tcPr>
          <w:p w:rsidR="008932E5" w:rsidRDefault="008932E5" w:rsidP="008932E5">
            <w:pPr>
              <w:pStyle w:val="TableHeading"/>
              <w:rPr>
                <w:ins w:id="330" w:author="Comverse" w:date="2013-06-04T18:14:00Z"/>
              </w:rPr>
            </w:pPr>
            <w:ins w:id="331" w:author="Comverse" w:date="2013-06-04T18:14:00Z">
              <w:r>
                <w:t>EXT</w:t>
              </w:r>
            </w:ins>
          </w:p>
        </w:tc>
        <w:tc>
          <w:tcPr>
            <w:tcW w:w="2606" w:type="dxa"/>
            <w:shd w:val="clear" w:color="auto" w:fill="E6E6E6"/>
          </w:tcPr>
          <w:p w:rsidR="008932E5" w:rsidRDefault="008932E5" w:rsidP="008932E5">
            <w:pPr>
              <w:pStyle w:val="TableHeading"/>
              <w:rPr>
                <w:ins w:id="332" w:author="Comverse" w:date="2013-06-04T18:14:00Z"/>
              </w:rPr>
            </w:pPr>
            <w:ins w:id="333" w:author="Comverse" w:date="2013-06-04T18:14:00Z">
              <w:r w:rsidRPr="002F7065">
                <w:t>BKM0</w:t>
              </w:r>
              <w:r w:rsidR="005E090D">
                <w:t>1</w:t>
              </w:r>
            </w:ins>
            <w:ins w:id="334" w:author="Comverse" w:date="2013-06-04T18:38:00Z">
              <w:r w:rsidR="005E090D">
                <w:t>1</w:t>
              </w:r>
            </w:ins>
            <w:ins w:id="335" w:author="Comverse" w:date="2013-06-04T18:14:00Z">
              <w:r>
                <w:t>0</w:t>
              </w:r>
            </w:ins>
          </w:p>
        </w:tc>
      </w:tr>
      <w:tr w:rsidR="008932E5" w:rsidTr="008932E5">
        <w:trPr>
          <w:ins w:id="336" w:author="Comverse" w:date="2013-06-04T18:14:00Z"/>
        </w:trPr>
        <w:tc>
          <w:tcPr>
            <w:tcW w:w="2268" w:type="dxa"/>
          </w:tcPr>
          <w:p w:rsidR="008932E5" w:rsidRDefault="008932E5" w:rsidP="008932E5">
            <w:pPr>
              <w:rPr>
                <w:ins w:id="337" w:author="Comverse" w:date="2013-06-04T18:14:00Z"/>
              </w:rPr>
            </w:pPr>
            <w:ins w:id="338" w:author="Comverse" w:date="2013-06-04T18:14:00Z">
              <w:r>
                <w:t>Primary actors</w:t>
              </w:r>
            </w:ins>
          </w:p>
        </w:tc>
        <w:tc>
          <w:tcPr>
            <w:tcW w:w="6908" w:type="dxa"/>
            <w:gridSpan w:val="3"/>
          </w:tcPr>
          <w:p w:rsidR="008932E5" w:rsidRDefault="008932E5" w:rsidP="008932E5">
            <w:pPr>
              <w:pStyle w:val="BodyText"/>
              <w:rPr>
                <w:ins w:id="339" w:author="Comverse" w:date="2013-06-04T18:14:00Z"/>
              </w:rPr>
            </w:pPr>
            <w:ins w:id="340" w:author="Comverse" w:date="2013-06-04T18:14:00Z">
              <w:r>
                <w:t>Dealer admin/user</w:t>
              </w:r>
            </w:ins>
          </w:p>
          <w:p w:rsidR="008932E5" w:rsidRPr="006D15FA" w:rsidRDefault="008932E5" w:rsidP="008932E5">
            <w:pPr>
              <w:pStyle w:val="BodyText"/>
              <w:rPr>
                <w:ins w:id="341" w:author="Comverse" w:date="2013-06-04T18:14:00Z"/>
              </w:rPr>
            </w:pPr>
            <w:ins w:id="342" w:author="Comverse" w:date="2013-06-04T18:14:00Z">
              <w:r>
                <w:t>CSR admin/user</w:t>
              </w:r>
            </w:ins>
          </w:p>
        </w:tc>
      </w:tr>
      <w:tr w:rsidR="008932E5" w:rsidTr="008932E5">
        <w:trPr>
          <w:ins w:id="343" w:author="Comverse" w:date="2013-06-04T18:14:00Z"/>
        </w:trPr>
        <w:tc>
          <w:tcPr>
            <w:tcW w:w="2268" w:type="dxa"/>
          </w:tcPr>
          <w:p w:rsidR="008932E5" w:rsidRDefault="008932E5" w:rsidP="008932E5">
            <w:pPr>
              <w:rPr>
                <w:ins w:id="344" w:author="Comverse" w:date="2013-06-04T18:14:00Z"/>
              </w:rPr>
            </w:pPr>
            <w:ins w:id="345" w:author="Comverse" w:date="2013-06-04T18:14:00Z">
              <w:r>
                <w:t>Summary Goal</w:t>
              </w:r>
            </w:ins>
          </w:p>
        </w:tc>
        <w:tc>
          <w:tcPr>
            <w:tcW w:w="6908" w:type="dxa"/>
            <w:gridSpan w:val="3"/>
          </w:tcPr>
          <w:p w:rsidR="008932E5" w:rsidRPr="006D15FA" w:rsidRDefault="008932E5" w:rsidP="00B70441">
            <w:pPr>
              <w:pStyle w:val="BodyText"/>
              <w:rPr>
                <w:ins w:id="346" w:author="Comverse" w:date="2013-06-04T18:14:00Z"/>
              </w:rPr>
            </w:pPr>
            <w:ins w:id="347" w:author="Comverse" w:date="2013-06-04T18:14:00Z">
              <w:r w:rsidRPr="00212E2D">
                <w:t xml:space="preserve">This use case allows the user </w:t>
              </w:r>
              <w:r>
                <w:t xml:space="preserve">to </w:t>
              </w:r>
            </w:ins>
            <w:ins w:id="348" w:author="Comverse" w:date="2013-06-04T18:34:00Z">
              <w:r w:rsidR="00B70441">
                <w:t>remove a persona that is currently in the basket</w:t>
              </w:r>
            </w:ins>
            <w:ins w:id="349" w:author="Comverse" w:date="2013-06-04T18:14:00Z">
              <w:r w:rsidRPr="00212E2D">
                <w:t>.</w:t>
              </w:r>
            </w:ins>
          </w:p>
        </w:tc>
      </w:tr>
      <w:tr w:rsidR="008932E5" w:rsidRPr="008F2898" w:rsidTr="008932E5">
        <w:trPr>
          <w:trHeight w:val="176"/>
          <w:ins w:id="350" w:author="Comverse" w:date="2013-06-04T18:14:00Z"/>
        </w:trPr>
        <w:tc>
          <w:tcPr>
            <w:tcW w:w="2268" w:type="dxa"/>
          </w:tcPr>
          <w:p w:rsidR="008932E5" w:rsidRDefault="008932E5" w:rsidP="008932E5">
            <w:pPr>
              <w:rPr>
                <w:ins w:id="351" w:author="Comverse" w:date="2013-06-04T18:14:00Z"/>
              </w:rPr>
            </w:pPr>
            <w:ins w:id="352" w:author="Comverse" w:date="2013-06-04T18:14:00Z">
              <w:r>
                <w:t>Pre-conditions</w:t>
              </w:r>
            </w:ins>
          </w:p>
        </w:tc>
        <w:tc>
          <w:tcPr>
            <w:tcW w:w="6908" w:type="dxa"/>
            <w:gridSpan w:val="3"/>
          </w:tcPr>
          <w:p w:rsidR="008932E5" w:rsidRPr="00114456" w:rsidRDefault="008932E5" w:rsidP="008932E5">
            <w:pPr>
              <w:pStyle w:val="BodyText"/>
              <w:numPr>
                <w:ilvl w:val="0"/>
                <w:numId w:val="15"/>
              </w:numPr>
              <w:rPr>
                <w:ins w:id="353" w:author="Comverse" w:date="2013-06-04T18:14:00Z"/>
              </w:rPr>
            </w:pPr>
            <w:ins w:id="354" w:author="Comverse" w:date="2013-06-04T18:14:00Z">
              <w:r w:rsidRPr="00114456">
                <w:t>The user is logged in.</w:t>
              </w:r>
            </w:ins>
          </w:p>
          <w:p w:rsidR="008932E5" w:rsidRDefault="008932E5" w:rsidP="008932E5">
            <w:pPr>
              <w:pStyle w:val="BodyText"/>
              <w:numPr>
                <w:ilvl w:val="0"/>
                <w:numId w:val="15"/>
              </w:numPr>
              <w:rPr>
                <w:ins w:id="355" w:author="Comverse" w:date="2013-06-04T18:14:00Z"/>
              </w:rPr>
            </w:pPr>
            <w:ins w:id="356" w:author="Comverse" w:date="2013-06-04T18:14:00Z">
              <w:r w:rsidRPr="00114456">
                <w:t xml:space="preserve">The user </w:t>
              </w:r>
              <w:r>
                <w:t>is doing a shopping flow</w:t>
              </w:r>
            </w:ins>
            <w:ins w:id="357" w:author="Comverse" w:date="2013-06-04T18:35:00Z">
              <w:r w:rsidR="00B70441">
                <w:t>, on the view basket screen</w:t>
              </w:r>
            </w:ins>
          </w:p>
          <w:p w:rsidR="008932E5" w:rsidRPr="001D143F" w:rsidRDefault="008932E5" w:rsidP="00B70441">
            <w:pPr>
              <w:pStyle w:val="BodyText"/>
              <w:numPr>
                <w:ilvl w:val="0"/>
                <w:numId w:val="15"/>
              </w:numPr>
              <w:rPr>
                <w:ins w:id="358" w:author="Comverse" w:date="2013-06-04T18:14:00Z"/>
              </w:rPr>
            </w:pPr>
            <w:ins w:id="359" w:author="Comverse" w:date="2013-06-04T18:14:00Z">
              <w:r>
                <w:t>The person</w:t>
              </w:r>
            </w:ins>
            <w:ins w:id="360" w:author="Comverse" w:date="2013-06-04T18:35:00Z">
              <w:r w:rsidR="00B70441">
                <w:t>a is not a COP</w:t>
              </w:r>
            </w:ins>
          </w:p>
        </w:tc>
      </w:tr>
      <w:tr w:rsidR="008932E5" w:rsidRPr="009031EA" w:rsidTr="008932E5">
        <w:trPr>
          <w:trHeight w:val="176"/>
          <w:ins w:id="361" w:author="Comverse" w:date="2013-06-04T18:14:00Z"/>
        </w:trPr>
        <w:tc>
          <w:tcPr>
            <w:tcW w:w="2268" w:type="dxa"/>
          </w:tcPr>
          <w:p w:rsidR="008932E5" w:rsidRPr="002153B0" w:rsidRDefault="008932E5" w:rsidP="008932E5">
            <w:pPr>
              <w:rPr>
                <w:ins w:id="362" w:author="Comverse" w:date="2013-06-04T18:14:00Z"/>
              </w:rPr>
            </w:pPr>
            <w:ins w:id="363" w:author="Comverse" w:date="2013-06-04T18:14:00Z">
              <w:r>
                <w:t>Trigger</w:t>
              </w:r>
            </w:ins>
          </w:p>
        </w:tc>
        <w:tc>
          <w:tcPr>
            <w:tcW w:w="6908" w:type="dxa"/>
            <w:gridSpan w:val="3"/>
          </w:tcPr>
          <w:p w:rsidR="008932E5" w:rsidRPr="006D15FA" w:rsidRDefault="008932E5" w:rsidP="00B70441">
            <w:pPr>
              <w:pStyle w:val="BodyText"/>
              <w:rPr>
                <w:ins w:id="364" w:author="Comverse" w:date="2013-06-04T18:14:00Z"/>
              </w:rPr>
            </w:pPr>
            <w:ins w:id="365" w:author="Comverse" w:date="2013-06-04T18:14:00Z">
              <w:r>
                <w:t xml:space="preserve">The person chooses the </w:t>
              </w:r>
            </w:ins>
            <w:ins w:id="366" w:author="Comverse" w:date="2013-06-04T18:35:00Z">
              <w:r w:rsidR="00B70441">
                <w:t>delete option for a persona</w:t>
              </w:r>
            </w:ins>
          </w:p>
        </w:tc>
      </w:tr>
      <w:tr w:rsidR="008932E5" w:rsidRPr="006D15FA" w:rsidTr="008932E5">
        <w:trPr>
          <w:trHeight w:val="176"/>
          <w:ins w:id="367" w:author="Comverse" w:date="2013-06-04T18:14:00Z"/>
        </w:trPr>
        <w:tc>
          <w:tcPr>
            <w:tcW w:w="2268" w:type="dxa"/>
          </w:tcPr>
          <w:p w:rsidR="008932E5" w:rsidRDefault="008932E5" w:rsidP="008932E5">
            <w:pPr>
              <w:rPr>
                <w:ins w:id="368" w:author="Comverse" w:date="2013-06-04T18:14:00Z"/>
              </w:rPr>
            </w:pPr>
            <w:ins w:id="369" w:author="Comverse" w:date="2013-06-04T18:14:00Z">
              <w:r>
                <w:t>Minimum guarantees</w:t>
              </w:r>
            </w:ins>
          </w:p>
        </w:tc>
        <w:tc>
          <w:tcPr>
            <w:tcW w:w="6908" w:type="dxa"/>
            <w:gridSpan w:val="3"/>
          </w:tcPr>
          <w:p w:rsidR="008932E5" w:rsidRPr="006D15FA" w:rsidRDefault="008932E5" w:rsidP="00B70441">
            <w:pPr>
              <w:pStyle w:val="BodyText"/>
              <w:rPr>
                <w:ins w:id="370" w:author="Comverse" w:date="2013-06-04T18:14:00Z"/>
              </w:rPr>
            </w:pPr>
          </w:p>
        </w:tc>
      </w:tr>
      <w:tr w:rsidR="008932E5" w:rsidRPr="008F2898" w:rsidTr="008932E5">
        <w:trPr>
          <w:trHeight w:val="176"/>
          <w:ins w:id="371" w:author="Comverse" w:date="2013-06-04T18:14:00Z"/>
        </w:trPr>
        <w:tc>
          <w:tcPr>
            <w:tcW w:w="2268" w:type="dxa"/>
          </w:tcPr>
          <w:p w:rsidR="008932E5" w:rsidRDefault="008932E5" w:rsidP="008932E5">
            <w:pPr>
              <w:rPr>
                <w:ins w:id="372" w:author="Comverse" w:date="2013-06-04T18:14:00Z"/>
              </w:rPr>
            </w:pPr>
            <w:ins w:id="373" w:author="Comverse" w:date="2013-06-04T18:14:00Z">
              <w:r>
                <w:t>Success guarantees:</w:t>
              </w:r>
            </w:ins>
          </w:p>
        </w:tc>
        <w:tc>
          <w:tcPr>
            <w:tcW w:w="6908" w:type="dxa"/>
            <w:gridSpan w:val="3"/>
          </w:tcPr>
          <w:p w:rsidR="008932E5" w:rsidRPr="006D15FA" w:rsidRDefault="008932E5" w:rsidP="005E090D">
            <w:pPr>
              <w:pStyle w:val="BodyText"/>
              <w:rPr>
                <w:ins w:id="374" w:author="Comverse" w:date="2013-06-04T18:14:00Z"/>
              </w:rPr>
            </w:pPr>
            <w:ins w:id="375" w:author="Comverse" w:date="2013-06-04T18:14:00Z">
              <w:r>
                <w:t xml:space="preserve">The persona is successfully </w:t>
              </w:r>
            </w:ins>
            <w:ins w:id="376" w:author="Comverse" w:date="2013-06-04T18:36:00Z">
              <w:r w:rsidR="005E090D">
                <w:t>removed from the basket</w:t>
              </w:r>
            </w:ins>
          </w:p>
        </w:tc>
      </w:tr>
      <w:tr w:rsidR="008932E5" w:rsidRPr="009031EA" w:rsidTr="008932E5">
        <w:trPr>
          <w:trHeight w:val="176"/>
          <w:ins w:id="377" w:author="Comverse" w:date="2013-06-04T18:14:00Z"/>
        </w:trPr>
        <w:tc>
          <w:tcPr>
            <w:tcW w:w="2268" w:type="dxa"/>
          </w:tcPr>
          <w:p w:rsidR="008932E5" w:rsidRPr="002153B0" w:rsidRDefault="008932E5" w:rsidP="008932E5">
            <w:pPr>
              <w:rPr>
                <w:ins w:id="378" w:author="Comverse" w:date="2013-06-04T18:14:00Z"/>
              </w:rPr>
            </w:pPr>
            <w:ins w:id="379" w:author="Comverse" w:date="2013-06-04T18:14:00Z">
              <w:r w:rsidRPr="002153B0">
                <w:t>Normal Flow:</w:t>
              </w:r>
            </w:ins>
          </w:p>
        </w:tc>
        <w:tc>
          <w:tcPr>
            <w:tcW w:w="6908" w:type="dxa"/>
            <w:gridSpan w:val="3"/>
          </w:tcPr>
          <w:p w:rsidR="008932E5" w:rsidRDefault="008932E5" w:rsidP="005E61D6">
            <w:pPr>
              <w:pStyle w:val="BodyText"/>
              <w:numPr>
                <w:ilvl w:val="0"/>
                <w:numId w:val="222"/>
              </w:numPr>
              <w:rPr>
                <w:ins w:id="380" w:author="Comverse" w:date="2013-06-04T18:14:00Z"/>
              </w:rPr>
            </w:pPr>
            <w:ins w:id="381" w:author="Comverse" w:date="2013-06-04T18:14:00Z">
              <w:r>
                <w:t xml:space="preserve">The user </w:t>
              </w:r>
            </w:ins>
            <w:ins w:id="382" w:author="Comverse" w:date="2013-06-04T18:37:00Z">
              <w:r w:rsidR="005E090D">
                <w:t>selects the persona to remove</w:t>
              </w:r>
            </w:ins>
            <w:ins w:id="383" w:author="Comverse" w:date="2013-06-04T18:38:00Z">
              <w:r w:rsidR="005E090D">
                <w:t xml:space="preserve"> (A1)</w:t>
              </w:r>
            </w:ins>
          </w:p>
          <w:p w:rsidR="008932E5" w:rsidRPr="006D15FA" w:rsidRDefault="008932E5" w:rsidP="005E61D6">
            <w:pPr>
              <w:pStyle w:val="BodyText"/>
              <w:numPr>
                <w:ilvl w:val="0"/>
                <w:numId w:val="222"/>
              </w:numPr>
              <w:rPr>
                <w:ins w:id="384" w:author="Comverse" w:date="2013-06-04T18:14:00Z"/>
              </w:rPr>
            </w:pPr>
            <w:ins w:id="385" w:author="Comverse" w:date="2013-06-04T18:14:00Z">
              <w:r>
                <w:t xml:space="preserve">The application </w:t>
              </w:r>
            </w:ins>
            <w:ins w:id="386" w:author="Comverse" w:date="2013-06-04T18:37:00Z">
              <w:r w:rsidR="005E090D">
                <w:t>removes the selected persona from the basket</w:t>
              </w:r>
            </w:ins>
          </w:p>
        </w:tc>
      </w:tr>
      <w:tr w:rsidR="008932E5" w:rsidRPr="002153B0" w:rsidTr="008932E5">
        <w:trPr>
          <w:trHeight w:val="176"/>
          <w:ins w:id="387" w:author="Comverse" w:date="2013-06-04T18:14:00Z"/>
        </w:trPr>
        <w:tc>
          <w:tcPr>
            <w:tcW w:w="2268" w:type="dxa"/>
          </w:tcPr>
          <w:p w:rsidR="008932E5" w:rsidRDefault="008932E5" w:rsidP="008932E5">
            <w:pPr>
              <w:rPr>
                <w:ins w:id="388" w:author="Comverse" w:date="2013-06-04T18:14:00Z"/>
              </w:rPr>
            </w:pPr>
            <w:ins w:id="389" w:author="Comverse" w:date="2013-06-04T18:14:00Z">
              <w:r>
                <w:t>Alternative Flows:</w:t>
              </w:r>
            </w:ins>
          </w:p>
        </w:tc>
        <w:tc>
          <w:tcPr>
            <w:tcW w:w="6908" w:type="dxa"/>
            <w:gridSpan w:val="3"/>
          </w:tcPr>
          <w:p w:rsidR="008932E5" w:rsidRDefault="008932E5" w:rsidP="005E090D">
            <w:pPr>
              <w:pStyle w:val="BodyText"/>
              <w:rPr>
                <w:ins w:id="390" w:author="Comverse" w:date="2013-06-04T18:14:00Z"/>
              </w:rPr>
            </w:pPr>
            <w:ins w:id="391" w:author="Comverse" w:date="2013-06-04T18:14:00Z">
              <w:r>
                <w:t xml:space="preserve">A1 : The </w:t>
              </w:r>
            </w:ins>
            <w:ins w:id="392" w:author="Comverse" w:date="2013-06-04T18:38:00Z">
              <w:r w:rsidR="005E090D">
                <w:t xml:space="preserve">selected </w:t>
              </w:r>
            </w:ins>
            <w:ins w:id="393" w:author="Comverse" w:date="2013-06-04T18:14:00Z">
              <w:r>
                <w:t>person</w:t>
              </w:r>
            </w:ins>
            <w:ins w:id="394" w:author="Comverse" w:date="2013-06-04T18:38:00Z">
              <w:r w:rsidR="005E090D">
                <w:t>a</w:t>
              </w:r>
            </w:ins>
            <w:ins w:id="395" w:author="Comverse" w:date="2013-06-04T18:14:00Z">
              <w:r>
                <w:t xml:space="preserve"> </w:t>
              </w:r>
            </w:ins>
            <w:ins w:id="396" w:author="Comverse" w:date="2013-06-04T18:38:00Z">
              <w:r w:rsidR="005E090D">
                <w:t>is the</w:t>
              </w:r>
            </w:ins>
            <w:ins w:id="397" w:author="Comverse" w:date="2013-06-04T18:14:00Z">
              <w:r>
                <w:t xml:space="preserve"> Owner</w:t>
              </w:r>
            </w:ins>
          </w:p>
          <w:p w:rsidR="008932E5" w:rsidRPr="006D15FA" w:rsidRDefault="008932E5" w:rsidP="005E61D6">
            <w:pPr>
              <w:pStyle w:val="BodyText"/>
              <w:numPr>
                <w:ilvl w:val="0"/>
                <w:numId w:val="223"/>
              </w:numPr>
              <w:rPr>
                <w:ins w:id="398" w:author="Comverse" w:date="2013-06-04T18:14:00Z"/>
              </w:rPr>
            </w:pPr>
            <w:ins w:id="399" w:author="Comverse" w:date="2013-06-04T18:14:00Z">
              <w:r>
                <w:t>The application do</w:t>
              </w:r>
            </w:ins>
            <w:ins w:id="400" w:author="Comverse" w:date="2013-06-04T18:37:00Z">
              <w:r w:rsidR="005E090D">
                <w:t>es</w:t>
              </w:r>
            </w:ins>
            <w:ins w:id="401" w:author="Comverse" w:date="2013-06-04T18:14:00Z">
              <w:r>
                <w:t xml:space="preserve"> not </w:t>
              </w:r>
            </w:ins>
            <w:ins w:id="402" w:author="Comverse" w:date="2013-06-04T18:38:00Z">
              <w:r w:rsidR="005E090D">
                <w:t>allow to remove the owner (COP)</w:t>
              </w:r>
            </w:ins>
          </w:p>
        </w:tc>
      </w:tr>
    </w:tbl>
    <w:p w:rsidR="008932E5" w:rsidRDefault="008932E5" w:rsidP="008932E5">
      <w:pPr>
        <w:rPr>
          <w:ins w:id="403" w:author="Comverse" w:date="2013-06-04T18:14:00Z"/>
        </w:rPr>
      </w:pPr>
    </w:p>
    <w:p w:rsidR="00980032" w:rsidRPr="00F73925" w:rsidRDefault="00980032" w:rsidP="00980032"/>
    <w:p w:rsidR="00980032" w:rsidRDefault="00980032" w:rsidP="00980032">
      <w:pPr>
        <w:pStyle w:val="Heading3forModuleRequirements"/>
      </w:pPr>
      <w:bookmarkStart w:id="404" w:name="_Toc338768193"/>
      <w:bookmarkStart w:id="405" w:name="_Toc364961205"/>
      <w:r>
        <w:t>Application requirements</w:t>
      </w:r>
      <w:bookmarkEnd w:id="240"/>
      <w:bookmarkEnd w:id="241"/>
      <w:bookmarkEnd w:id="404"/>
      <w:bookmarkEnd w:id="405"/>
    </w:p>
    <w:p w:rsidR="00980032" w:rsidRDefault="00980032" w:rsidP="00980032">
      <w:pPr>
        <w:pStyle w:val="BodyText"/>
      </w:pPr>
    </w:p>
    <w:p w:rsidR="00980032" w:rsidRDefault="00980032" w:rsidP="00121C8C">
      <w:pPr>
        <w:pStyle w:val="Heading2"/>
      </w:pPr>
      <w:bookmarkStart w:id="406" w:name="_Toc364961206"/>
      <w:r>
        <w:t xml:space="preserve">Capability </w:t>
      </w:r>
      <w:r w:rsidR="005A525E">
        <w:fldChar w:fldCharType="begin"/>
      </w:r>
      <w:r w:rsidR="0065012A">
        <w:instrText xml:space="preserve"> LISTNUM "business req" \* MERGEFORMAT </w:instrText>
      </w:r>
      <w:r w:rsidR="005A525E">
        <w:fldChar w:fldCharType="separate"/>
      </w:r>
      <w:r>
        <w:rPr>
          <w:noProof/>
        </w:rPr>
        <w:t>1</w:t>
      </w:r>
      <w:r w:rsidR="005A525E">
        <w:fldChar w:fldCharType="end">
          <w:numberingChange w:id="407" w:author="Comverse" w:date="2013-06-03T11:22:00Z" w:original="5."/>
        </w:fldChar>
      </w:r>
      <w:r>
        <w:t xml:space="preserve"> </w:t>
      </w:r>
      <w:r w:rsidRPr="00B73518">
        <w:t>User and access management</w:t>
      </w:r>
      <w:bookmarkEnd w:id="406"/>
    </w:p>
    <w:p w:rsidR="00980032" w:rsidRDefault="00980032" w:rsidP="00980032">
      <w:pPr>
        <w:pStyle w:val="Heading3"/>
      </w:pPr>
      <w:bookmarkStart w:id="408" w:name="_Toc364961207"/>
      <w:r>
        <w:t>Capability Description</w:t>
      </w:r>
      <w:bookmarkEnd w:id="408"/>
    </w:p>
    <w:p w:rsidR="000D4FEE" w:rsidRDefault="00B36087" w:rsidP="005E61D6">
      <w:pPr>
        <w:pStyle w:val="BodyText"/>
        <w:numPr>
          <w:ilvl w:val="0"/>
          <w:numId w:val="217"/>
        </w:numPr>
        <w:rPr>
          <w:u w:val="single"/>
        </w:rPr>
      </w:pPr>
      <w:r>
        <w:rPr>
          <w:u w:val="single"/>
        </w:rPr>
        <w:t>CSR Portal User and Access M</w:t>
      </w:r>
      <w:r w:rsidRPr="00B36087">
        <w:rPr>
          <w:u w:val="single"/>
        </w:rPr>
        <w:t>anagement use case / role matrix</w:t>
      </w:r>
    </w:p>
    <w:p w:rsidR="00B36087" w:rsidRDefault="00B36087" w:rsidP="00093ADE">
      <w:pPr>
        <w:rPr>
          <w:b/>
          <w:bCs/>
        </w:rPr>
      </w:pPr>
    </w:p>
    <w:p w:rsidR="000D4FEE" w:rsidRDefault="00093ADE" w:rsidP="00093ADE">
      <w:r>
        <w:rPr>
          <w:b/>
          <w:bCs/>
        </w:rPr>
        <w:t>S</w:t>
      </w:r>
      <w:r w:rsidR="000D4FEE" w:rsidRPr="000D4FEE">
        <w:rPr>
          <w:b/>
          <w:bCs/>
        </w:rPr>
        <w:t>elf access</w:t>
      </w:r>
      <w:r w:rsidR="000D4FEE">
        <w:t xml:space="preserve"> management use cases (</w:t>
      </w:r>
      <w:r>
        <w:t>only Telco users</w:t>
      </w:r>
      <w:r w:rsidR="000D4FEE">
        <w:t>)</w:t>
      </w:r>
    </w:p>
    <w:tbl>
      <w:tblPr>
        <w:tblW w:w="0" w:type="auto"/>
        <w:tblCellMar>
          <w:left w:w="0" w:type="dxa"/>
          <w:right w:w="0" w:type="dxa"/>
        </w:tblCellMar>
        <w:tblLook w:val="04A0"/>
      </w:tblPr>
      <w:tblGrid>
        <w:gridCol w:w="5238"/>
        <w:gridCol w:w="1890"/>
        <w:gridCol w:w="1260"/>
        <w:gridCol w:w="1450"/>
      </w:tblGrid>
      <w:tr w:rsidR="000D4FEE" w:rsidTr="00E65925">
        <w:tc>
          <w:tcPr>
            <w:tcW w:w="5238" w:type="dxa"/>
            <w:vMerge w:val="restart"/>
            <w:tcBorders>
              <w:top w:val="single" w:sz="8" w:space="0" w:color="auto"/>
              <w:left w:val="single" w:sz="8" w:space="0" w:color="auto"/>
              <w:right w:val="single" w:sz="8" w:space="0" w:color="auto"/>
            </w:tcBorders>
            <w:shd w:val="pct20" w:color="auto" w:fill="auto"/>
            <w:tcMar>
              <w:top w:w="0" w:type="dxa"/>
              <w:left w:w="108" w:type="dxa"/>
              <w:bottom w:w="0" w:type="dxa"/>
              <w:right w:w="108" w:type="dxa"/>
            </w:tcMar>
            <w:hideMark/>
          </w:tcPr>
          <w:p w:rsidR="000D4FEE" w:rsidRDefault="000D4FEE" w:rsidP="000D4FEE">
            <w:pPr>
              <w:jc w:val="center"/>
              <w:rPr>
                <w:rFonts w:eastAsiaTheme="minorHAnsi" w:cs="Arial"/>
              </w:rPr>
            </w:pPr>
            <w:r>
              <w:rPr>
                <w:rFonts w:cs="Arial"/>
              </w:rPr>
              <w:t>Use case</w:t>
            </w:r>
          </w:p>
        </w:tc>
        <w:tc>
          <w:tcPr>
            <w:tcW w:w="1890" w:type="dxa"/>
            <w:tcBorders>
              <w:top w:val="single" w:sz="8" w:space="0" w:color="auto"/>
              <w:left w:val="nil"/>
              <w:bottom w:val="single" w:sz="8" w:space="0" w:color="auto"/>
              <w:right w:val="single" w:sz="8" w:space="0" w:color="auto"/>
            </w:tcBorders>
            <w:shd w:val="pct20" w:color="auto" w:fill="auto"/>
          </w:tcPr>
          <w:p w:rsidR="000D4FEE" w:rsidRDefault="000D4FEE" w:rsidP="000D4FEE">
            <w:pPr>
              <w:jc w:val="center"/>
            </w:pPr>
          </w:p>
        </w:tc>
        <w:tc>
          <w:tcPr>
            <w:tcW w:w="2710" w:type="dxa"/>
            <w:gridSpan w:val="2"/>
            <w:tcBorders>
              <w:top w:val="single" w:sz="8" w:space="0" w:color="auto"/>
              <w:left w:val="single" w:sz="8" w:space="0" w:color="auto"/>
              <w:bottom w:val="single" w:sz="8" w:space="0" w:color="auto"/>
              <w:right w:val="single" w:sz="8" w:space="0" w:color="auto"/>
            </w:tcBorders>
            <w:shd w:val="pct20" w:color="auto" w:fill="auto"/>
          </w:tcPr>
          <w:p w:rsidR="000D4FEE" w:rsidRDefault="000D4FEE" w:rsidP="00624245">
            <w:pPr>
              <w:jc w:val="center"/>
            </w:pPr>
            <w:r>
              <w:t>CSR</w:t>
            </w:r>
            <w:r w:rsidR="00624245">
              <w:t>/Referral</w:t>
            </w:r>
            <w:r>
              <w:t xml:space="preserve"> Actor</w:t>
            </w:r>
          </w:p>
        </w:tc>
      </w:tr>
      <w:tr w:rsidR="000D4FEE" w:rsidTr="00E65925">
        <w:tc>
          <w:tcPr>
            <w:tcW w:w="5238" w:type="dxa"/>
            <w:vMerge/>
            <w:tcBorders>
              <w:left w:val="single" w:sz="8" w:space="0" w:color="auto"/>
              <w:bottom w:val="single" w:sz="8" w:space="0" w:color="auto"/>
              <w:right w:val="single" w:sz="8" w:space="0" w:color="auto"/>
            </w:tcBorders>
            <w:shd w:val="pct20" w:color="auto" w:fill="auto"/>
            <w:tcMar>
              <w:top w:w="0" w:type="dxa"/>
              <w:left w:w="108" w:type="dxa"/>
              <w:bottom w:w="0" w:type="dxa"/>
              <w:right w:w="108" w:type="dxa"/>
            </w:tcMar>
            <w:hideMark/>
          </w:tcPr>
          <w:p w:rsidR="000D4FEE" w:rsidRDefault="000D4FEE" w:rsidP="000D4FEE">
            <w:pPr>
              <w:jc w:val="center"/>
              <w:rPr>
                <w:rFonts w:cs="Arial"/>
              </w:rPr>
            </w:pPr>
          </w:p>
        </w:tc>
        <w:tc>
          <w:tcPr>
            <w:tcW w:w="1890" w:type="dxa"/>
            <w:tcBorders>
              <w:top w:val="single" w:sz="8" w:space="0" w:color="auto"/>
              <w:left w:val="nil"/>
              <w:bottom w:val="single" w:sz="8" w:space="0" w:color="auto"/>
              <w:right w:val="single" w:sz="8" w:space="0" w:color="auto"/>
            </w:tcBorders>
            <w:shd w:val="pct20" w:color="auto" w:fill="auto"/>
          </w:tcPr>
          <w:p w:rsidR="000D4FEE" w:rsidRDefault="000D4FEE" w:rsidP="000D4FEE">
            <w:pPr>
              <w:jc w:val="center"/>
            </w:pPr>
            <w:r>
              <w:t>Telco Admin</w:t>
            </w:r>
          </w:p>
        </w:tc>
        <w:tc>
          <w:tcPr>
            <w:tcW w:w="1260" w:type="dxa"/>
            <w:tcBorders>
              <w:top w:val="single" w:sz="8" w:space="0" w:color="auto"/>
              <w:left w:val="single" w:sz="8" w:space="0" w:color="auto"/>
              <w:bottom w:val="single" w:sz="8" w:space="0" w:color="auto"/>
              <w:right w:val="single" w:sz="8" w:space="0" w:color="auto"/>
            </w:tcBorders>
            <w:shd w:val="pct20" w:color="auto" w:fill="auto"/>
          </w:tcPr>
          <w:p w:rsidR="000D4FEE" w:rsidRDefault="000D4FEE" w:rsidP="000D4FEE">
            <w:pPr>
              <w:jc w:val="center"/>
            </w:pPr>
            <w:r>
              <w:t>Admin</w:t>
            </w:r>
          </w:p>
        </w:tc>
        <w:tc>
          <w:tcPr>
            <w:tcW w:w="1450" w:type="dxa"/>
            <w:tcBorders>
              <w:top w:val="single" w:sz="8" w:space="0" w:color="auto"/>
              <w:left w:val="single" w:sz="8" w:space="0" w:color="auto"/>
              <w:bottom w:val="single" w:sz="8" w:space="0" w:color="auto"/>
              <w:right w:val="single" w:sz="8" w:space="0" w:color="auto"/>
            </w:tcBorders>
            <w:shd w:val="pct20" w:color="auto" w:fill="auto"/>
          </w:tcPr>
          <w:p w:rsidR="000D4FEE" w:rsidRDefault="000D4FEE" w:rsidP="000D4FEE">
            <w:pPr>
              <w:jc w:val="center"/>
            </w:pPr>
            <w:r>
              <w:t>User</w:t>
            </w:r>
          </w:p>
        </w:tc>
      </w:tr>
      <w:tr w:rsidR="0025501D"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pPr>
              <w:rPr>
                <w:rFonts w:ascii="Calibri" w:eastAsiaTheme="minorHAnsi" w:hAnsi="Calibri"/>
                <w:sz w:val="22"/>
                <w:szCs w:val="22"/>
              </w:rPr>
            </w:pPr>
            <w:r>
              <w:rPr>
                <w:rFonts w:cs="Arial"/>
              </w:rPr>
              <w:t>UAM0010-View login information</w:t>
            </w:r>
          </w:p>
        </w:tc>
        <w:tc>
          <w:tcPr>
            <w:tcW w:w="189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26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pPr>
              <w:rPr>
                <w:rFonts w:ascii="Calibri" w:eastAsiaTheme="minorHAnsi" w:hAnsi="Calibri"/>
                <w:sz w:val="22"/>
                <w:szCs w:val="22"/>
              </w:rPr>
            </w:pPr>
            <w:r>
              <w:rPr>
                <w:rFonts w:cs="Arial"/>
              </w:rPr>
              <w:t>UAM0030-Change my password</w:t>
            </w:r>
          </w:p>
        </w:tc>
        <w:tc>
          <w:tcPr>
            <w:tcW w:w="189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26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pPr>
              <w:rPr>
                <w:rFonts w:eastAsiaTheme="minorHAnsi" w:cs="Arial"/>
              </w:rPr>
            </w:pPr>
            <w:r>
              <w:rPr>
                <w:rFonts w:cs="Arial"/>
              </w:rPr>
              <w:t>UAM0050-Change my secret question and answer</w:t>
            </w:r>
          </w:p>
        </w:tc>
        <w:tc>
          <w:tcPr>
            <w:tcW w:w="1890" w:type="dxa"/>
            <w:tcBorders>
              <w:top w:val="single" w:sz="8" w:space="0" w:color="auto"/>
              <w:left w:val="nil"/>
              <w:bottom w:val="single" w:sz="8" w:space="0" w:color="auto"/>
              <w:right w:val="single" w:sz="8" w:space="0" w:color="auto"/>
            </w:tcBorders>
          </w:tcPr>
          <w:p w:rsidR="0025501D" w:rsidRDefault="00624245" w:rsidP="00E65925">
            <w:r>
              <w:t>No</w:t>
            </w:r>
          </w:p>
        </w:tc>
        <w:tc>
          <w:tcPr>
            <w:tcW w:w="126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pPr>
              <w:rPr>
                <w:rFonts w:eastAsiaTheme="minorHAnsi" w:cs="Arial"/>
              </w:rPr>
            </w:pPr>
            <w:r>
              <w:rPr>
                <w:rFonts w:cs="Arial"/>
              </w:rPr>
              <w:t>UAM0100-Get my forgotten password</w:t>
            </w:r>
          </w:p>
        </w:tc>
        <w:tc>
          <w:tcPr>
            <w:tcW w:w="1890" w:type="dxa"/>
            <w:tcBorders>
              <w:top w:val="single" w:sz="8" w:space="0" w:color="auto"/>
              <w:left w:val="nil"/>
              <w:bottom w:val="single" w:sz="8" w:space="0" w:color="auto"/>
              <w:right w:val="single" w:sz="8" w:space="0" w:color="auto"/>
            </w:tcBorders>
          </w:tcPr>
          <w:p w:rsidR="0025501D" w:rsidRDefault="00624245" w:rsidP="00E65925">
            <w:r>
              <w:t>No</w:t>
            </w:r>
          </w:p>
        </w:tc>
        <w:tc>
          <w:tcPr>
            <w:tcW w:w="126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bl>
    <w:p w:rsidR="00320498" w:rsidRDefault="00320498" w:rsidP="00320498">
      <w:pPr>
        <w:rPr>
          <w:rFonts w:ascii="Calibri" w:eastAsiaTheme="minorHAnsi" w:hAnsi="Calibri"/>
          <w:sz w:val="22"/>
          <w:szCs w:val="22"/>
        </w:rPr>
      </w:pPr>
    </w:p>
    <w:p w:rsidR="000D4FEE" w:rsidRDefault="00093ADE" w:rsidP="00B36087">
      <w:r>
        <w:rPr>
          <w:b/>
          <w:bCs/>
        </w:rPr>
        <w:t xml:space="preserve">Telco and Customer users </w:t>
      </w:r>
      <w:r w:rsidR="00320498">
        <w:rPr>
          <w:b/>
          <w:bCs/>
        </w:rPr>
        <w:t>a</w:t>
      </w:r>
      <w:r>
        <w:rPr>
          <w:b/>
          <w:bCs/>
        </w:rPr>
        <w:t>ccess</w:t>
      </w:r>
      <w:r w:rsidR="00320498">
        <w:t xml:space="preserve"> management use cases</w:t>
      </w:r>
      <w:r w:rsidR="00B36087">
        <w:t xml:space="preserve"> (Telco user managing another user)</w:t>
      </w:r>
    </w:p>
    <w:tbl>
      <w:tblPr>
        <w:tblW w:w="0" w:type="auto"/>
        <w:tblCellMar>
          <w:left w:w="0" w:type="dxa"/>
          <w:right w:w="0" w:type="dxa"/>
        </w:tblCellMar>
        <w:tblLook w:val="04A0"/>
      </w:tblPr>
      <w:tblGrid>
        <w:gridCol w:w="5238"/>
        <w:gridCol w:w="1530"/>
        <w:gridCol w:w="1620"/>
        <w:gridCol w:w="1450"/>
      </w:tblGrid>
      <w:tr w:rsidR="00DA47BA" w:rsidTr="00E65925">
        <w:tc>
          <w:tcPr>
            <w:tcW w:w="5238" w:type="dxa"/>
            <w:tcBorders>
              <w:top w:val="single" w:sz="8" w:space="0" w:color="auto"/>
              <w:left w:val="single" w:sz="8" w:space="0" w:color="auto"/>
              <w:right w:val="single" w:sz="8" w:space="0" w:color="auto"/>
            </w:tcBorders>
            <w:shd w:val="pct20" w:color="auto" w:fill="auto"/>
            <w:tcMar>
              <w:top w:w="0" w:type="dxa"/>
              <w:left w:w="108" w:type="dxa"/>
              <w:bottom w:w="0" w:type="dxa"/>
              <w:right w:w="108" w:type="dxa"/>
            </w:tcMar>
            <w:hideMark/>
          </w:tcPr>
          <w:p w:rsidR="00DA47BA" w:rsidRDefault="00DA47BA" w:rsidP="00E65925">
            <w:pPr>
              <w:jc w:val="center"/>
              <w:rPr>
                <w:rFonts w:cs="Arial"/>
              </w:rPr>
            </w:pPr>
          </w:p>
        </w:tc>
        <w:tc>
          <w:tcPr>
            <w:tcW w:w="4600" w:type="dxa"/>
            <w:gridSpan w:val="3"/>
            <w:tcBorders>
              <w:top w:val="single" w:sz="8" w:space="0" w:color="auto"/>
              <w:left w:val="nil"/>
              <w:bottom w:val="single" w:sz="8" w:space="0" w:color="auto"/>
              <w:right w:val="single" w:sz="8" w:space="0" w:color="auto"/>
            </w:tcBorders>
            <w:shd w:val="pct20" w:color="auto" w:fill="auto"/>
          </w:tcPr>
          <w:p w:rsidR="00DA47BA" w:rsidRDefault="00DA47BA" w:rsidP="00E65925">
            <w:pPr>
              <w:jc w:val="center"/>
            </w:pPr>
            <w:r>
              <w:t>Managed user</w:t>
            </w:r>
          </w:p>
        </w:tc>
      </w:tr>
      <w:tr w:rsidR="00DA47BA" w:rsidTr="00E65925">
        <w:tc>
          <w:tcPr>
            <w:tcW w:w="5238" w:type="dxa"/>
            <w:tcBorders>
              <w:left w:val="single" w:sz="8" w:space="0" w:color="auto"/>
              <w:bottom w:val="single" w:sz="8" w:space="0" w:color="auto"/>
              <w:right w:val="single" w:sz="8" w:space="0" w:color="auto"/>
            </w:tcBorders>
            <w:shd w:val="pct20" w:color="auto" w:fill="auto"/>
            <w:tcMar>
              <w:top w:w="0" w:type="dxa"/>
              <w:left w:w="108" w:type="dxa"/>
              <w:bottom w:w="0" w:type="dxa"/>
              <w:right w:w="108" w:type="dxa"/>
            </w:tcMar>
            <w:hideMark/>
          </w:tcPr>
          <w:p w:rsidR="00DA47BA" w:rsidRDefault="00DA47BA" w:rsidP="00E65925">
            <w:pPr>
              <w:jc w:val="center"/>
              <w:rPr>
                <w:rFonts w:cs="Arial"/>
              </w:rPr>
            </w:pPr>
            <w:r>
              <w:rPr>
                <w:rFonts w:cs="Arial"/>
              </w:rPr>
              <w:t>Use case</w:t>
            </w:r>
          </w:p>
        </w:tc>
        <w:tc>
          <w:tcPr>
            <w:tcW w:w="1530" w:type="dxa"/>
            <w:tcBorders>
              <w:top w:val="single" w:sz="8" w:space="0" w:color="auto"/>
              <w:left w:val="nil"/>
              <w:bottom w:val="single" w:sz="8" w:space="0" w:color="auto"/>
              <w:right w:val="single" w:sz="8" w:space="0" w:color="auto"/>
            </w:tcBorders>
            <w:shd w:val="pct20" w:color="auto" w:fill="auto"/>
          </w:tcPr>
          <w:p w:rsidR="00DA47BA" w:rsidRDefault="00DA47BA" w:rsidP="00DA47BA">
            <w:pPr>
              <w:jc w:val="center"/>
            </w:pPr>
            <w:r>
              <w:t>Telco</w:t>
            </w:r>
          </w:p>
        </w:tc>
        <w:tc>
          <w:tcPr>
            <w:tcW w:w="1620" w:type="dxa"/>
            <w:tcBorders>
              <w:top w:val="single" w:sz="8" w:space="0" w:color="auto"/>
              <w:left w:val="single" w:sz="8" w:space="0" w:color="auto"/>
              <w:bottom w:val="single" w:sz="8" w:space="0" w:color="auto"/>
              <w:right w:val="single" w:sz="8" w:space="0" w:color="auto"/>
            </w:tcBorders>
            <w:shd w:val="pct20" w:color="auto" w:fill="auto"/>
          </w:tcPr>
          <w:p w:rsidR="00DA47BA" w:rsidRDefault="00DA47BA" w:rsidP="00E65925">
            <w:pPr>
              <w:jc w:val="center"/>
            </w:pPr>
            <w:r>
              <w:t>Residential</w:t>
            </w:r>
          </w:p>
        </w:tc>
        <w:tc>
          <w:tcPr>
            <w:tcW w:w="1450" w:type="dxa"/>
            <w:tcBorders>
              <w:top w:val="single" w:sz="8" w:space="0" w:color="auto"/>
              <w:left w:val="single" w:sz="8" w:space="0" w:color="auto"/>
              <w:bottom w:val="single" w:sz="8" w:space="0" w:color="auto"/>
              <w:right w:val="single" w:sz="8" w:space="0" w:color="auto"/>
            </w:tcBorders>
            <w:shd w:val="pct20" w:color="auto" w:fill="auto"/>
          </w:tcPr>
          <w:p w:rsidR="00DA47BA" w:rsidRDefault="00DA47BA" w:rsidP="00E65925">
            <w:pPr>
              <w:jc w:val="center"/>
            </w:pPr>
            <w:r>
              <w:t>Business</w:t>
            </w:r>
          </w:p>
        </w:tc>
      </w:tr>
      <w:tr w:rsidR="00B24790"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24790" w:rsidRDefault="00B24790" w:rsidP="00E65925">
            <w:pPr>
              <w:rPr>
                <w:rFonts w:ascii="Calibri" w:eastAsiaTheme="minorHAnsi" w:hAnsi="Calibri"/>
                <w:sz w:val="22"/>
                <w:szCs w:val="22"/>
              </w:rPr>
            </w:pPr>
            <w:r>
              <w:rPr>
                <w:rFonts w:cs="Arial"/>
              </w:rPr>
              <w:t>UAM0010-View login information</w:t>
            </w:r>
          </w:p>
        </w:tc>
        <w:tc>
          <w:tcPr>
            <w:tcW w:w="1530" w:type="dxa"/>
            <w:tcBorders>
              <w:top w:val="single" w:sz="8" w:space="0" w:color="auto"/>
              <w:left w:val="nil"/>
              <w:bottom w:val="single" w:sz="8" w:space="0" w:color="auto"/>
              <w:right w:val="single" w:sz="8" w:space="0" w:color="auto"/>
            </w:tcBorders>
          </w:tcPr>
          <w:p w:rsidR="00B24790" w:rsidRPr="0025501D" w:rsidRDefault="0025501D" w:rsidP="00E65925">
            <w:pPr>
              <w:rPr>
                <w:rFonts w:ascii="Wingdings 2" w:hAnsi="Wingdings 2"/>
              </w:rPr>
            </w:pPr>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24790"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24790"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ascii="Calibri" w:eastAsiaTheme="minorHAnsi" w:hAnsi="Calibri"/>
                <w:sz w:val="22"/>
                <w:szCs w:val="22"/>
              </w:rPr>
            </w:pPr>
            <w:r>
              <w:rPr>
                <w:rFonts w:cs="Arial"/>
              </w:rPr>
              <w:t>UAM0020-Edit login information</w:t>
            </w:r>
          </w:p>
        </w:tc>
        <w:tc>
          <w:tcPr>
            <w:tcW w:w="1530" w:type="dxa"/>
            <w:tcBorders>
              <w:top w:val="single" w:sz="8" w:space="0" w:color="auto"/>
              <w:left w:val="nil"/>
              <w:bottom w:val="single" w:sz="8" w:space="0" w:color="auto"/>
              <w:right w:val="single" w:sz="8" w:space="0" w:color="auto"/>
            </w:tcBorders>
          </w:tcPr>
          <w:p w:rsidR="0025501D" w:rsidRDefault="0025501D" w:rsidP="00CA5231">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320498">
            <w:bookmarkStart w:id="409" w:name="OLE_LINK5"/>
            <w:bookmarkStart w:id="410" w:name="OLE_LINK6"/>
            <w:r>
              <w:t>NA</w:t>
            </w:r>
            <w:bookmarkEnd w:id="409"/>
            <w:bookmarkEnd w:id="410"/>
            <w:r>
              <w:t xml:space="preserve"> (see ‘Modify persona role’)</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t>No</w:t>
            </w:r>
            <w:r w:rsidR="000C2086">
              <w:t xml:space="preserve"> (only 1 business role supported)</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UAM0040-Reset password of another user</w:t>
            </w:r>
          </w:p>
        </w:tc>
        <w:tc>
          <w:tcPr>
            <w:tcW w:w="153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UAM0060-Lock login manually</w:t>
            </w:r>
          </w:p>
        </w:tc>
        <w:tc>
          <w:tcPr>
            <w:tcW w:w="153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UAM0070-Unlock login</w:t>
            </w:r>
          </w:p>
        </w:tc>
        <w:tc>
          <w:tcPr>
            <w:tcW w:w="153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UAM0080-Register login</w:t>
            </w:r>
          </w:p>
        </w:tc>
        <w:tc>
          <w:tcPr>
            <w:tcW w:w="153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t>NA</w:t>
            </w:r>
            <w:r w:rsidR="00E65925">
              <w:t xml:space="preserve"> (see ‘Create person login’)</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UAM0110-Change password on next login</w:t>
            </w:r>
          </w:p>
        </w:tc>
        <w:tc>
          <w:tcPr>
            <w:tcW w:w="153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UAM0120-Deactivate login</w:t>
            </w:r>
          </w:p>
        </w:tc>
        <w:tc>
          <w:tcPr>
            <w:tcW w:w="153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UAM0130-Reactivate login</w:t>
            </w:r>
          </w:p>
        </w:tc>
        <w:tc>
          <w:tcPr>
            <w:tcW w:w="153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UAM0140-Force user to change password on next login</w:t>
            </w:r>
          </w:p>
        </w:tc>
        <w:tc>
          <w:tcPr>
            <w:tcW w:w="1530" w:type="dxa"/>
            <w:tcBorders>
              <w:top w:val="single" w:sz="8" w:space="0" w:color="auto"/>
              <w:left w:val="nil"/>
              <w:bottom w:val="single" w:sz="8" w:space="0" w:color="auto"/>
              <w:right w:val="single" w:sz="8" w:space="0" w:color="auto"/>
            </w:tcBorders>
          </w:tcPr>
          <w:p w:rsidR="0025501D" w:rsidRDefault="0025501D"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87732">
            <w:pPr>
              <w:rPr>
                <w:rFonts w:eastAsiaTheme="minorHAnsi" w:cs="Arial"/>
              </w:rPr>
            </w:pPr>
            <w:r>
              <w:rPr>
                <w:rFonts w:cs="Arial"/>
              </w:rPr>
              <w:t>UAM0200-</w:t>
            </w:r>
            <w:ins w:id="411" w:author="Comverse" w:date="2013-06-04T17:39:00Z">
              <w:r w:rsidR="00E87732">
                <w:rPr>
                  <w:rFonts w:cs="Arial"/>
                </w:rPr>
                <w:t>Add login to persona</w:t>
              </w:r>
            </w:ins>
            <w:del w:id="412" w:author="Comverse" w:date="2013-06-04T17:39:00Z">
              <w:r w:rsidDel="00E87732">
                <w:rPr>
                  <w:rFonts w:cs="Arial"/>
                </w:rPr>
                <w:delText>Create person login</w:delText>
              </w:r>
            </w:del>
          </w:p>
        </w:tc>
        <w:tc>
          <w:tcPr>
            <w:tcW w:w="1530" w:type="dxa"/>
            <w:tcBorders>
              <w:top w:val="single" w:sz="8" w:space="0" w:color="auto"/>
              <w:left w:val="nil"/>
              <w:bottom w:val="single" w:sz="8" w:space="0" w:color="auto"/>
              <w:right w:val="single" w:sz="8" w:space="0" w:color="auto"/>
            </w:tcBorders>
          </w:tcPr>
          <w:p w:rsidR="0025501D" w:rsidRDefault="0025501D" w:rsidP="00E65925">
            <w:r>
              <w:t>NA</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t>NA</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UAM0210-Allow persona self-access</w:t>
            </w:r>
          </w:p>
        </w:tc>
        <w:tc>
          <w:tcPr>
            <w:tcW w:w="1530" w:type="dxa"/>
            <w:tcBorders>
              <w:top w:val="single" w:sz="8" w:space="0" w:color="auto"/>
              <w:left w:val="nil"/>
              <w:bottom w:val="single" w:sz="8" w:space="0" w:color="auto"/>
              <w:right w:val="single" w:sz="8" w:space="0" w:color="auto"/>
            </w:tcBorders>
          </w:tcPr>
          <w:p w:rsidR="0025501D" w:rsidRDefault="0025501D" w:rsidP="00E65925">
            <w:r>
              <w:t>NA</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t>NA</w:t>
            </w:r>
          </w:p>
        </w:tc>
      </w:tr>
      <w:tr w:rsidR="0025501D" w:rsidTr="00CA5231">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5501D" w:rsidRDefault="0025501D" w:rsidP="00E65925">
            <w:pPr>
              <w:rPr>
                <w:rFonts w:eastAsiaTheme="minorHAnsi" w:cs="Arial"/>
              </w:rPr>
            </w:pPr>
            <w:r>
              <w:rPr>
                <w:rFonts w:cs="Arial"/>
              </w:rPr>
              <w:t>UAM0300-Disallow persona self access</w:t>
            </w:r>
          </w:p>
        </w:tc>
        <w:tc>
          <w:tcPr>
            <w:tcW w:w="1530" w:type="dxa"/>
            <w:tcBorders>
              <w:top w:val="single" w:sz="8" w:space="0" w:color="auto"/>
              <w:left w:val="nil"/>
              <w:bottom w:val="single" w:sz="8" w:space="0" w:color="auto"/>
              <w:right w:val="single" w:sz="8" w:space="0" w:color="auto"/>
            </w:tcBorders>
          </w:tcPr>
          <w:p w:rsidR="0025501D" w:rsidRDefault="0025501D" w:rsidP="00E65925">
            <w:r>
              <w:t>NA</w:t>
            </w:r>
          </w:p>
        </w:tc>
        <w:tc>
          <w:tcPr>
            <w:tcW w:w="1620" w:type="dxa"/>
            <w:tcBorders>
              <w:top w:val="single" w:sz="8" w:space="0" w:color="auto"/>
              <w:left w:val="single" w:sz="8" w:space="0" w:color="auto"/>
              <w:bottom w:val="single" w:sz="8" w:space="0" w:color="auto"/>
              <w:right w:val="single" w:sz="8" w:space="0" w:color="auto"/>
            </w:tcBorders>
          </w:tcPr>
          <w:p w:rsidR="0025501D" w:rsidRDefault="0025501D"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25501D" w:rsidRDefault="0025501D" w:rsidP="00E65925">
            <w:r>
              <w:t>NA</w:t>
            </w:r>
          </w:p>
        </w:tc>
      </w:tr>
    </w:tbl>
    <w:p w:rsidR="00B36087" w:rsidRDefault="00B36087" w:rsidP="00B36087">
      <w:pPr>
        <w:pStyle w:val="BodyText"/>
        <w:rPr>
          <w:u w:val="single"/>
        </w:rPr>
      </w:pPr>
    </w:p>
    <w:p w:rsidR="00B36087" w:rsidRDefault="00B36087" w:rsidP="005E61D6">
      <w:pPr>
        <w:pStyle w:val="BodyText"/>
        <w:numPr>
          <w:ilvl w:val="0"/>
          <w:numId w:val="217"/>
        </w:numPr>
        <w:rPr>
          <w:u w:val="single"/>
        </w:rPr>
      </w:pPr>
      <w:r>
        <w:rPr>
          <w:u w:val="single"/>
        </w:rPr>
        <w:t>Channel Activator User and Access M</w:t>
      </w:r>
      <w:r w:rsidRPr="00B36087">
        <w:rPr>
          <w:u w:val="single"/>
        </w:rPr>
        <w:t>anagement use case / role matrix</w:t>
      </w:r>
    </w:p>
    <w:p w:rsidR="00B36087" w:rsidRDefault="00B36087" w:rsidP="00B36087">
      <w:pPr>
        <w:rPr>
          <w:b/>
          <w:bCs/>
        </w:rPr>
      </w:pPr>
    </w:p>
    <w:p w:rsidR="00B36087" w:rsidRDefault="00B36087" w:rsidP="00B36087">
      <w:r>
        <w:rPr>
          <w:b/>
          <w:bCs/>
        </w:rPr>
        <w:t>S</w:t>
      </w:r>
      <w:r w:rsidRPr="000D4FEE">
        <w:rPr>
          <w:b/>
          <w:bCs/>
        </w:rPr>
        <w:t>elf access</w:t>
      </w:r>
      <w:r>
        <w:t xml:space="preserve"> management use cases (Telco and Dealer users)</w:t>
      </w:r>
    </w:p>
    <w:tbl>
      <w:tblPr>
        <w:tblW w:w="0" w:type="auto"/>
        <w:tblCellMar>
          <w:left w:w="0" w:type="dxa"/>
          <w:right w:w="0" w:type="dxa"/>
        </w:tblCellMar>
        <w:tblLook w:val="04A0"/>
      </w:tblPr>
      <w:tblGrid>
        <w:gridCol w:w="5238"/>
        <w:gridCol w:w="1890"/>
        <w:gridCol w:w="1260"/>
        <w:gridCol w:w="1450"/>
      </w:tblGrid>
      <w:tr w:rsidR="00B36087" w:rsidTr="00E65925">
        <w:tc>
          <w:tcPr>
            <w:tcW w:w="5238" w:type="dxa"/>
            <w:vMerge w:val="restart"/>
            <w:tcBorders>
              <w:top w:val="single" w:sz="8" w:space="0" w:color="auto"/>
              <w:left w:val="single" w:sz="8" w:space="0" w:color="auto"/>
              <w:right w:val="single" w:sz="8" w:space="0" w:color="auto"/>
            </w:tcBorders>
            <w:shd w:val="pct20" w:color="auto" w:fill="auto"/>
            <w:tcMar>
              <w:top w:w="0" w:type="dxa"/>
              <w:left w:w="108" w:type="dxa"/>
              <w:bottom w:w="0" w:type="dxa"/>
              <w:right w:w="108" w:type="dxa"/>
            </w:tcMar>
            <w:hideMark/>
          </w:tcPr>
          <w:p w:rsidR="00B36087" w:rsidRDefault="000C2086" w:rsidP="00E65925">
            <w:pPr>
              <w:jc w:val="center"/>
              <w:rPr>
                <w:rFonts w:eastAsiaTheme="minorHAnsi" w:cs="Arial"/>
              </w:rPr>
            </w:pPr>
            <w:r>
              <w:rPr>
                <w:rFonts w:cs="Arial"/>
              </w:rPr>
              <w:t>Use case</w:t>
            </w:r>
          </w:p>
        </w:tc>
        <w:tc>
          <w:tcPr>
            <w:tcW w:w="1890" w:type="dxa"/>
            <w:tcBorders>
              <w:top w:val="single" w:sz="8" w:space="0" w:color="auto"/>
              <w:left w:val="nil"/>
              <w:bottom w:val="single" w:sz="8" w:space="0" w:color="auto"/>
              <w:right w:val="single" w:sz="8" w:space="0" w:color="auto"/>
            </w:tcBorders>
            <w:shd w:val="pct20" w:color="auto" w:fill="auto"/>
          </w:tcPr>
          <w:p w:rsidR="00B36087" w:rsidRDefault="00B36087" w:rsidP="00E65925">
            <w:pPr>
              <w:jc w:val="center"/>
            </w:pPr>
          </w:p>
        </w:tc>
        <w:tc>
          <w:tcPr>
            <w:tcW w:w="2710" w:type="dxa"/>
            <w:gridSpan w:val="2"/>
            <w:tcBorders>
              <w:top w:val="single" w:sz="8" w:space="0" w:color="auto"/>
              <w:left w:val="single" w:sz="8" w:space="0" w:color="auto"/>
              <w:bottom w:val="single" w:sz="8" w:space="0" w:color="auto"/>
              <w:right w:val="single" w:sz="8" w:space="0" w:color="auto"/>
            </w:tcBorders>
            <w:shd w:val="pct20" w:color="auto" w:fill="auto"/>
          </w:tcPr>
          <w:p w:rsidR="00B36087" w:rsidRDefault="00B36087" w:rsidP="00B36087">
            <w:pPr>
              <w:jc w:val="center"/>
            </w:pPr>
            <w:r>
              <w:t>Dealer</w:t>
            </w:r>
            <w:r w:rsidR="00624245">
              <w:t>/Referral</w:t>
            </w:r>
            <w:r>
              <w:t xml:space="preserve"> Actor</w:t>
            </w:r>
          </w:p>
        </w:tc>
      </w:tr>
      <w:tr w:rsidR="00B36087" w:rsidTr="00E65925">
        <w:tc>
          <w:tcPr>
            <w:tcW w:w="5238" w:type="dxa"/>
            <w:vMerge/>
            <w:tcBorders>
              <w:left w:val="single" w:sz="8" w:space="0" w:color="auto"/>
              <w:bottom w:val="single" w:sz="8" w:space="0" w:color="auto"/>
              <w:right w:val="single" w:sz="8" w:space="0" w:color="auto"/>
            </w:tcBorders>
            <w:shd w:val="pct20" w:color="auto" w:fill="auto"/>
            <w:tcMar>
              <w:top w:w="0" w:type="dxa"/>
              <w:left w:w="108" w:type="dxa"/>
              <w:bottom w:w="0" w:type="dxa"/>
              <w:right w:w="108" w:type="dxa"/>
            </w:tcMar>
            <w:hideMark/>
          </w:tcPr>
          <w:p w:rsidR="00B36087" w:rsidRDefault="00B36087" w:rsidP="00E65925">
            <w:pPr>
              <w:jc w:val="center"/>
              <w:rPr>
                <w:rFonts w:cs="Arial"/>
              </w:rPr>
            </w:pPr>
          </w:p>
        </w:tc>
        <w:tc>
          <w:tcPr>
            <w:tcW w:w="1890" w:type="dxa"/>
            <w:tcBorders>
              <w:top w:val="single" w:sz="8" w:space="0" w:color="auto"/>
              <w:left w:val="nil"/>
              <w:bottom w:val="single" w:sz="8" w:space="0" w:color="auto"/>
              <w:right w:val="single" w:sz="8" w:space="0" w:color="auto"/>
            </w:tcBorders>
            <w:shd w:val="pct20" w:color="auto" w:fill="auto"/>
          </w:tcPr>
          <w:p w:rsidR="00B36087" w:rsidRDefault="00B36087" w:rsidP="00E65925">
            <w:pPr>
              <w:jc w:val="center"/>
            </w:pPr>
            <w:r>
              <w:t>Telco Admin</w:t>
            </w:r>
          </w:p>
        </w:tc>
        <w:tc>
          <w:tcPr>
            <w:tcW w:w="1260" w:type="dxa"/>
            <w:tcBorders>
              <w:top w:val="single" w:sz="8" w:space="0" w:color="auto"/>
              <w:left w:val="single" w:sz="8" w:space="0" w:color="auto"/>
              <w:bottom w:val="single" w:sz="8" w:space="0" w:color="auto"/>
              <w:right w:val="single" w:sz="8" w:space="0" w:color="auto"/>
            </w:tcBorders>
            <w:shd w:val="pct20" w:color="auto" w:fill="auto"/>
          </w:tcPr>
          <w:p w:rsidR="00B36087" w:rsidRDefault="00B36087" w:rsidP="00E65925">
            <w:pPr>
              <w:jc w:val="center"/>
            </w:pPr>
            <w:r>
              <w:t>Admin</w:t>
            </w:r>
          </w:p>
        </w:tc>
        <w:tc>
          <w:tcPr>
            <w:tcW w:w="1450" w:type="dxa"/>
            <w:tcBorders>
              <w:top w:val="single" w:sz="8" w:space="0" w:color="auto"/>
              <w:left w:val="single" w:sz="8" w:space="0" w:color="auto"/>
              <w:bottom w:val="single" w:sz="8" w:space="0" w:color="auto"/>
              <w:right w:val="single" w:sz="8" w:space="0" w:color="auto"/>
            </w:tcBorders>
            <w:shd w:val="pct20" w:color="auto" w:fill="auto"/>
          </w:tcPr>
          <w:p w:rsidR="00B36087" w:rsidRDefault="00B36087" w:rsidP="00E65925">
            <w:pPr>
              <w:jc w:val="center"/>
            </w:pPr>
            <w:r>
              <w:t>User</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ascii="Calibri" w:eastAsiaTheme="minorHAnsi" w:hAnsi="Calibri"/>
                <w:sz w:val="22"/>
                <w:szCs w:val="22"/>
              </w:rPr>
            </w:pPr>
            <w:r>
              <w:rPr>
                <w:rFonts w:cs="Arial"/>
              </w:rPr>
              <w:t>UAM0010-View login information</w:t>
            </w:r>
          </w:p>
        </w:tc>
        <w:tc>
          <w:tcPr>
            <w:tcW w:w="189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26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ascii="Calibri" w:eastAsiaTheme="minorHAnsi" w:hAnsi="Calibri"/>
                <w:sz w:val="22"/>
                <w:szCs w:val="22"/>
              </w:rPr>
            </w:pPr>
            <w:r>
              <w:rPr>
                <w:rFonts w:cs="Arial"/>
              </w:rPr>
              <w:t>UAM0030-Change my password</w:t>
            </w:r>
          </w:p>
        </w:tc>
        <w:tc>
          <w:tcPr>
            <w:tcW w:w="189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26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UAM0050-Change my secret question and answer</w:t>
            </w:r>
          </w:p>
        </w:tc>
        <w:tc>
          <w:tcPr>
            <w:tcW w:w="1890" w:type="dxa"/>
            <w:tcBorders>
              <w:top w:val="single" w:sz="8" w:space="0" w:color="auto"/>
              <w:left w:val="nil"/>
              <w:bottom w:val="single" w:sz="8" w:space="0" w:color="auto"/>
              <w:right w:val="single" w:sz="8" w:space="0" w:color="auto"/>
            </w:tcBorders>
          </w:tcPr>
          <w:p w:rsidR="00B36087" w:rsidRDefault="00624245" w:rsidP="00E65925">
            <w:r>
              <w:t>No</w:t>
            </w:r>
          </w:p>
        </w:tc>
        <w:tc>
          <w:tcPr>
            <w:tcW w:w="126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UAM0100-Get my forgotten password</w:t>
            </w:r>
          </w:p>
        </w:tc>
        <w:tc>
          <w:tcPr>
            <w:tcW w:w="1890" w:type="dxa"/>
            <w:tcBorders>
              <w:top w:val="single" w:sz="8" w:space="0" w:color="auto"/>
              <w:left w:val="nil"/>
              <w:bottom w:val="single" w:sz="8" w:space="0" w:color="auto"/>
              <w:right w:val="single" w:sz="8" w:space="0" w:color="auto"/>
            </w:tcBorders>
          </w:tcPr>
          <w:p w:rsidR="00B36087" w:rsidRDefault="00624245" w:rsidP="00E65925">
            <w:r>
              <w:t>No</w:t>
            </w:r>
          </w:p>
        </w:tc>
        <w:tc>
          <w:tcPr>
            <w:tcW w:w="126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bl>
    <w:p w:rsidR="00B36087" w:rsidRDefault="00B36087" w:rsidP="00B36087">
      <w:pPr>
        <w:rPr>
          <w:rFonts w:ascii="Calibri" w:eastAsiaTheme="minorHAnsi" w:hAnsi="Calibri"/>
          <w:sz w:val="22"/>
          <w:szCs w:val="22"/>
        </w:rPr>
      </w:pPr>
    </w:p>
    <w:p w:rsidR="00B36087" w:rsidRDefault="00B36087" w:rsidP="000C2086">
      <w:r>
        <w:rPr>
          <w:b/>
          <w:bCs/>
        </w:rPr>
        <w:t>Telco and Customer users access</w:t>
      </w:r>
      <w:r>
        <w:t xml:space="preserve"> management use cases (</w:t>
      </w:r>
      <w:r w:rsidR="000C2086">
        <w:t>Dealer user managing another user</w:t>
      </w:r>
      <w:r>
        <w:t>)</w:t>
      </w:r>
    </w:p>
    <w:tbl>
      <w:tblPr>
        <w:tblW w:w="0" w:type="auto"/>
        <w:tblCellMar>
          <w:left w:w="0" w:type="dxa"/>
          <w:right w:w="0" w:type="dxa"/>
        </w:tblCellMar>
        <w:tblLook w:val="04A0"/>
      </w:tblPr>
      <w:tblGrid>
        <w:gridCol w:w="5238"/>
        <w:gridCol w:w="1530"/>
        <w:gridCol w:w="1620"/>
        <w:gridCol w:w="1450"/>
      </w:tblGrid>
      <w:tr w:rsidR="00DA47BA" w:rsidTr="00DA47BA">
        <w:tc>
          <w:tcPr>
            <w:tcW w:w="5238" w:type="dxa"/>
            <w:tcBorders>
              <w:top w:val="single" w:sz="8" w:space="0" w:color="auto"/>
              <w:left w:val="single" w:sz="8" w:space="0" w:color="auto"/>
              <w:right w:val="single" w:sz="8" w:space="0" w:color="auto"/>
            </w:tcBorders>
            <w:shd w:val="pct20" w:color="auto" w:fill="auto"/>
            <w:tcMar>
              <w:top w:w="0" w:type="dxa"/>
              <w:left w:w="108" w:type="dxa"/>
              <w:bottom w:w="0" w:type="dxa"/>
              <w:right w:w="108" w:type="dxa"/>
            </w:tcMar>
            <w:hideMark/>
          </w:tcPr>
          <w:p w:rsidR="00DA47BA" w:rsidRDefault="00DA47BA" w:rsidP="00E65925">
            <w:pPr>
              <w:jc w:val="center"/>
              <w:rPr>
                <w:rFonts w:cs="Arial"/>
              </w:rPr>
            </w:pPr>
          </w:p>
        </w:tc>
        <w:tc>
          <w:tcPr>
            <w:tcW w:w="4600" w:type="dxa"/>
            <w:gridSpan w:val="3"/>
            <w:tcBorders>
              <w:top w:val="single" w:sz="8" w:space="0" w:color="auto"/>
              <w:left w:val="nil"/>
              <w:bottom w:val="single" w:sz="8" w:space="0" w:color="auto"/>
              <w:right w:val="single" w:sz="8" w:space="0" w:color="auto"/>
            </w:tcBorders>
            <w:shd w:val="pct20" w:color="auto" w:fill="auto"/>
          </w:tcPr>
          <w:p w:rsidR="00DA47BA" w:rsidRDefault="00DA47BA" w:rsidP="00E65925">
            <w:pPr>
              <w:jc w:val="center"/>
            </w:pPr>
            <w:r>
              <w:t>Managed user</w:t>
            </w:r>
          </w:p>
        </w:tc>
      </w:tr>
      <w:tr w:rsidR="00B36087" w:rsidTr="00DA47BA">
        <w:tc>
          <w:tcPr>
            <w:tcW w:w="5238" w:type="dxa"/>
            <w:tcBorders>
              <w:left w:val="single" w:sz="8" w:space="0" w:color="auto"/>
              <w:bottom w:val="single" w:sz="8" w:space="0" w:color="auto"/>
              <w:right w:val="single" w:sz="8" w:space="0" w:color="auto"/>
            </w:tcBorders>
            <w:shd w:val="pct20" w:color="auto" w:fill="auto"/>
            <w:tcMar>
              <w:top w:w="0" w:type="dxa"/>
              <w:left w:w="108" w:type="dxa"/>
              <w:bottom w:w="0" w:type="dxa"/>
              <w:right w:w="108" w:type="dxa"/>
            </w:tcMar>
            <w:hideMark/>
          </w:tcPr>
          <w:p w:rsidR="00B36087" w:rsidRDefault="000C2086" w:rsidP="00E65925">
            <w:pPr>
              <w:jc w:val="center"/>
              <w:rPr>
                <w:rFonts w:cs="Arial"/>
              </w:rPr>
            </w:pPr>
            <w:r>
              <w:rPr>
                <w:rFonts w:cs="Arial"/>
              </w:rPr>
              <w:t>Use case</w:t>
            </w:r>
          </w:p>
        </w:tc>
        <w:tc>
          <w:tcPr>
            <w:tcW w:w="1530" w:type="dxa"/>
            <w:tcBorders>
              <w:top w:val="single" w:sz="8" w:space="0" w:color="auto"/>
              <w:left w:val="nil"/>
              <w:bottom w:val="single" w:sz="8" w:space="0" w:color="auto"/>
              <w:right w:val="single" w:sz="8" w:space="0" w:color="auto"/>
            </w:tcBorders>
            <w:shd w:val="pct20" w:color="auto" w:fill="auto"/>
          </w:tcPr>
          <w:p w:rsidR="00B36087" w:rsidRDefault="00DA47BA" w:rsidP="00E65925">
            <w:pPr>
              <w:jc w:val="center"/>
            </w:pPr>
            <w:r>
              <w:t>Dealer</w:t>
            </w:r>
          </w:p>
        </w:tc>
        <w:tc>
          <w:tcPr>
            <w:tcW w:w="1620" w:type="dxa"/>
            <w:tcBorders>
              <w:top w:val="single" w:sz="8" w:space="0" w:color="auto"/>
              <w:left w:val="single" w:sz="8" w:space="0" w:color="auto"/>
              <w:bottom w:val="single" w:sz="8" w:space="0" w:color="auto"/>
              <w:right w:val="single" w:sz="8" w:space="0" w:color="auto"/>
            </w:tcBorders>
            <w:shd w:val="pct20" w:color="auto" w:fill="auto"/>
          </w:tcPr>
          <w:p w:rsidR="00B36087" w:rsidRDefault="00B36087" w:rsidP="00DA47BA">
            <w:pPr>
              <w:jc w:val="center"/>
            </w:pPr>
            <w:r>
              <w:t>Residential</w:t>
            </w:r>
          </w:p>
        </w:tc>
        <w:tc>
          <w:tcPr>
            <w:tcW w:w="1450" w:type="dxa"/>
            <w:tcBorders>
              <w:top w:val="single" w:sz="8" w:space="0" w:color="auto"/>
              <w:left w:val="single" w:sz="8" w:space="0" w:color="auto"/>
              <w:bottom w:val="single" w:sz="8" w:space="0" w:color="auto"/>
              <w:right w:val="single" w:sz="8" w:space="0" w:color="auto"/>
            </w:tcBorders>
            <w:shd w:val="pct20" w:color="auto" w:fill="auto"/>
          </w:tcPr>
          <w:p w:rsidR="00B36087" w:rsidRDefault="00B36087" w:rsidP="00DA47BA">
            <w:pPr>
              <w:jc w:val="center"/>
            </w:pPr>
            <w:r>
              <w:t>Business</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ascii="Calibri" w:eastAsiaTheme="minorHAnsi" w:hAnsi="Calibri"/>
                <w:sz w:val="22"/>
                <w:szCs w:val="22"/>
              </w:rPr>
            </w:pPr>
            <w:r>
              <w:rPr>
                <w:rFonts w:cs="Arial"/>
              </w:rPr>
              <w:t>UAM0010-View login information</w:t>
            </w:r>
          </w:p>
        </w:tc>
        <w:tc>
          <w:tcPr>
            <w:tcW w:w="1530" w:type="dxa"/>
            <w:tcBorders>
              <w:top w:val="single" w:sz="8" w:space="0" w:color="auto"/>
              <w:left w:val="nil"/>
              <w:bottom w:val="single" w:sz="8" w:space="0" w:color="auto"/>
              <w:right w:val="single" w:sz="8" w:space="0" w:color="auto"/>
            </w:tcBorders>
          </w:tcPr>
          <w:p w:rsidR="00B36087" w:rsidRPr="0025501D" w:rsidRDefault="00B36087" w:rsidP="00E65925">
            <w:pPr>
              <w:rPr>
                <w:rFonts w:ascii="Wingdings 2" w:hAnsi="Wingdings 2"/>
              </w:rPr>
            </w:pPr>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ascii="Calibri" w:eastAsiaTheme="minorHAnsi" w:hAnsi="Calibri"/>
                <w:sz w:val="22"/>
                <w:szCs w:val="22"/>
              </w:rPr>
            </w:pPr>
            <w:r>
              <w:rPr>
                <w:rFonts w:cs="Arial"/>
              </w:rPr>
              <w:t>UAM0020-Edit login information</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t>NA (see ‘Modify persona role’)</w:t>
            </w:r>
          </w:p>
        </w:tc>
        <w:tc>
          <w:tcPr>
            <w:tcW w:w="1450" w:type="dxa"/>
            <w:tcBorders>
              <w:top w:val="single" w:sz="8" w:space="0" w:color="auto"/>
              <w:left w:val="single" w:sz="8" w:space="0" w:color="auto"/>
              <w:bottom w:val="single" w:sz="8" w:space="0" w:color="auto"/>
              <w:right w:val="single" w:sz="8" w:space="0" w:color="auto"/>
            </w:tcBorders>
          </w:tcPr>
          <w:p w:rsidR="00B36087" w:rsidRDefault="00DA47BA" w:rsidP="00E65925">
            <w:r>
              <w:t>No (only 1 business role supported)</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UAM0040-Reset password of another user</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UAM0060-Lock login manually</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UAM0070-Unlock login</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UAM0080-Register login</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E65925" w:rsidP="00E65925">
            <w:r>
              <w:t>NA (see ‘Create person login’)</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UAM0110-Change password on next login</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UAM0120-Deactivate login</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UAM0130-Reactivate login</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UAM0140-Force user to change password on next login</w:t>
            </w:r>
          </w:p>
        </w:tc>
        <w:tc>
          <w:tcPr>
            <w:tcW w:w="1530" w:type="dxa"/>
            <w:tcBorders>
              <w:top w:val="single" w:sz="8" w:space="0" w:color="auto"/>
              <w:left w:val="nil"/>
              <w:bottom w:val="single" w:sz="8" w:space="0" w:color="auto"/>
              <w:right w:val="single" w:sz="8" w:space="0" w:color="auto"/>
            </w:tcBorders>
          </w:tcPr>
          <w:p w:rsidR="00B36087" w:rsidRDefault="00B36087" w:rsidP="00E65925">
            <w:r>
              <w:rPr>
                <w:rFonts w:ascii="Wingdings 2" w:hAnsi="Wingdings 2"/>
              </w:rPr>
              <w:t></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87732">
            <w:pPr>
              <w:rPr>
                <w:rFonts w:eastAsiaTheme="minorHAnsi" w:cs="Arial"/>
              </w:rPr>
            </w:pPr>
            <w:r>
              <w:rPr>
                <w:rFonts w:cs="Arial"/>
              </w:rPr>
              <w:t>UAM0200-</w:t>
            </w:r>
            <w:ins w:id="413" w:author="Comverse" w:date="2013-06-04T17:39:00Z">
              <w:r w:rsidR="00E87732">
                <w:rPr>
                  <w:rFonts w:cs="Arial"/>
                </w:rPr>
                <w:t>Add login to persona</w:t>
              </w:r>
            </w:ins>
            <w:del w:id="414" w:author="Comverse" w:date="2013-06-04T17:39:00Z">
              <w:r w:rsidDel="00E87732">
                <w:rPr>
                  <w:rFonts w:cs="Arial"/>
                </w:rPr>
                <w:delText>Create person login</w:delText>
              </w:r>
            </w:del>
          </w:p>
        </w:tc>
        <w:tc>
          <w:tcPr>
            <w:tcW w:w="1530" w:type="dxa"/>
            <w:tcBorders>
              <w:top w:val="single" w:sz="8" w:space="0" w:color="auto"/>
              <w:left w:val="nil"/>
              <w:bottom w:val="single" w:sz="8" w:space="0" w:color="auto"/>
              <w:right w:val="single" w:sz="8" w:space="0" w:color="auto"/>
            </w:tcBorders>
          </w:tcPr>
          <w:p w:rsidR="00B36087" w:rsidRDefault="00B36087" w:rsidP="00E65925">
            <w:r>
              <w:t>NA</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t>NA</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UAM0210-Allow persona self-access</w:t>
            </w:r>
          </w:p>
        </w:tc>
        <w:tc>
          <w:tcPr>
            <w:tcW w:w="1530" w:type="dxa"/>
            <w:tcBorders>
              <w:top w:val="single" w:sz="8" w:space="0" w:color="auto"/>
              <w:left w:val="nil"/>
              <w:bottom w:val="single" w:sz="8" w:space="0" w:color="auto"/>
              <w:right w:val="single" w:sz="8" w:space="0" w:color="auto"/>
            </w:tcBorders>
          </w:tcPr>
          <w:p w:rsidR="00B36087" w:rsidRDefault="00B36087" w:rsidP="00E65925">
            <w:r>
              <w:t>NA</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t>NA</w:t>
            </w:r>
          </w:p>
        </w:tc>
      </w:tr>
      <w:tr w:rsidR="00B36087"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36087" w:rsidRDefault="00B36087" w:rsidP="00E65925">
            <w:pPr>
              <w:rPr>
                <w:rFonts w:eastAsiaTheme="minorHAnsi" w:cs="Arial"/>
              </w:rPr>
            </w:pPr>
            <w:r>
              <w:rPr>
                <w:rFonts w:cs="Arial"/>
              </w:rPr>
              <w:t>UAM0300-Disallow persona self access</w:t>
            </w:r>
          </w:p>
        </w:tc>
        <w:tc>
          <w:tcPr>
            <w:tcW w:w="1530" w:type="dxa"/>
            <w:tcBorders>
              <w:top w:val="single" w:sz="8" w:space="0" w:color="auto"/>
              <w:left w:val="nil"/>
              <w:bottom w:val="single" w:sz="8" w:space="0" w:color="auto"/>
              <w:right w:val="single" w:sz="8" w:space="0" w:color="auto"/>
            </w:tcBorders>
          </w:tcPr>
          <w:p w:rsidR="00B36087" w:rsidRDefault="00B36087" w:rsidP="00E65925">
            <w:r>
              <w:t>NA</w:t>
            </w:r>
          </w:p>
        </w:tc>
        <w:tc>
          <w:tcPr>
            <w:tcW w:w="1620" w:type="dxa"/>
            <w:tcBorders>
              <w:top w:val="single" w:sz="8" w:space="0" w:color="auto"/>
              <w:left w:val="single" w:sz="8" w:space="0" w:color="auto"/>
              <w:bottom w:val="single" w:sz="8" w:space="0" w:color="auto"/>
              <w:right w:val="single" w:sz="8" w:space="0" w:color="auto"/>
            </w:tcBorders>
          </w:tcPr>
          <w:p w:rsidR="00B36087" w:rsidRDefault="00B36087" w:rsidP="00E65925">
            <w:r>
              <w:rPr>
                <w:rFonts w:ascii="Wingdings 2" w:hAnsi="Wingdings 2"/>
              </w:rPr>
              <w:t></w:t>
            </w:r>
          </w:p>
        </w:tc>
        <w:tc>
          <w:tcPr>
            <w:tcW w:w="1450" w:type="dxa"/>
            <w:tcBorders>
              <w:top w:val="single" w:sz="8" w:space="0" w:color="auto"/>
              <w:left w:val="single" w:sz="8" w:space="0" w:color="auto"/>
              <w:bottom w:val="single" w:sz="8" w:space="0" w:color="auto"/>
              <w:right w:val="single" w:sz="8" w:space="0" w:color="auto"/>
            </w:tcBorders>
          </w:tcPr>
          <w:p w:rsidR="00B36087" w:rsidRDefault="00B36087" w:rsidP="00E65925">
            <w:r>
              <w:t>NA</w:t>
            </w:r>
          </w:p>
        </w:tc>
      </w:tr>
    </w:tbl>
    <w:p w:rsidR="00B36087" w:rsidRDefault="00B36087" w:rsidP="00B36087">
      <w:pPr>
        <w:rPr>
          <w:rFonts w:ascii="Calibri" w:eastAsiaTheme="minorHAnsi" w:hAnsi="Calibri"/>
          <w:sz w:val="22"/>
          <w:szCs w:val="22"/>
        </w:rPr>
      </w:pPr>
    </w:p>
    <w:p w:rsidR="00452C72" w:rsidRDefault="00452C72" w:rsidP="00B36087">
      <w:pPr>
        <w:rPr>
          <w:rFonts w:ascii="Calibri" w:eastAsiaTheme="minorHAnsi" w:hAnsi="Calibri"/>
          <w:sz w:val="22"/>
          <w:szCs w:val="22"/>
        </w:rPr>
      </w:pPr>
    </w:p>
    <w:p w:rsidR="00452C72" w:rsidRDefault="00452C72" w:rsidP="005E61D6">
      <w:pPr>
        <w:pStyle w:val="BodyText"/>
        <w:numPr>
          <w:ilvl w:val="0"/>
          <w:numId w:val="217"/>
        </w:numPr>
        <w:rPr>
          <w:u w:val="single"/>
        </w:rPr>
      </w:pPr>
      <w:r>
        <w:rPr>
          <w:u w:val="single"/>
        </w:rPr>
        <w:t>Business User and Access M</w:t>
      </w:r>
      <w:r w:rsidRPr="00B36087">
        <w:rPr>
          <w:u w:val="single"/>
        </w:rPr>
        <w:t>anagement use case / role matrix</w:t>
      </w:r>
    </w:p>
    <w:p w:rsidR="00452C72" w:rsidRDefault="00452C72" w:rsidP="00452C72">
      <w:pPr>
        <w:rPr>
          <w:b/>
          <w:bCs/>
        </w:rPr>
      </w:pPr>
    </w:p>
    <w:p w:rsidR="00452C72" w:rsidRDefault="00452C72" w:rsidP="00452C72">
      <w:r>
        <w:rPr>
          <w:b/>
          <w:bCs/>
        </w:rPr>
        <w:t>S</w:t>
      </w:r>
      <w:r w:rsidRPr="000D4FEE">
        <w:rPr>
          <w:b/>
          <w:bCs/>
        </w:rPr>
        <w:t>elf access</w:t>
      </w:r>
      <w:r>
        <w:t xml:space="preserve"> management use cases (Telco and Business users)</w:t>
      </w:r>
    </w:p>
    <w:tbl>
      <w:tblPr>
        <w:tblW w:w="0" w:type="auto"/>
        <w:tblCellMar>
          <w:left w:w="0" w:type="dxa"/>
          <w:right w:w="0" w:type="dxa"/>
        </w:tblCellMar>
        <w:tblLook w:val="04A0"/>
      </w:tblPr>
      <w:tblGrid>
        <w:gridCol w:w="5238"/>
        <w:gridCol w:w="2250"/>
        <w:gridCol w:w="2350"/>
      </w:tblGrid>
      <w:tr w:rsidR="00452C72" w:rsidTr="00E65925">
        <w:trPr>
          <w:trHeight w:val="313"/>
        </w:trPr>
        <w:tc>
          <w:tcPr>
            <w:tcW w:w="5238" w:type="dxa"/>
            <w:tcBorders>
              <w:top w:val="single" w:sz="8" w:space="0" w:color="auto"/>
              <w:left w:val="single" w:sz="8" w:space="0" w:color="auto"/>
              <w:right w:val="single" w:sz="8" w:space="0" w:color="auto"/>
            </w:tcBorders>
            <w:shd w:val="pct20" w:color="auto" w:fill="auto"/>
            <w:tcMar>
              <w:top w:w="0" w:type="dxa"/>
              <w:left w:w="108" w:type="dxa"/>
              <w:bottom w:w="0" w:type="dxa"/>
              <w:right w:w="108" w:type="dxa"/>
            </w:tcMar>
            <w:hideMark/>
          </w:tcPr>
          <w:p w:rsidR="00452C72" w:rsidRDefault="00452C72" w:rsidP="00E65925">
            <w:pPr>
              <w:jc w:val="center"/>
              <w:rPr>
                <w:rFonts w:eastAsiaTheme="minorHAnsi" w:cs="Arial"/>
              </w:rPr>
            </w:pPr>
            <w:r>
              <w:rPr>
                <w:rFonts w:cs="Arial"/>
              </w:rPr>
              <w:t>Use case</w:t>
            </w:r>
          </w:p>
        </w:tc>
        <w:tc>
          <w:tcPr>
            <w:tcW w:w="2250" w:type="dxa"/>
            <w:tcBorders>
              <w:top w:val="single" w:sz="8" w:space="0" w:color="auto"/>
              <w:left w:val="nil"/>
              <w:right w:val="single" w:sz="8" w:space="0" w:color="auto"/>
            </w:tcBorders>
            <w:shd w:val="pct20" w:color="auto" w:fill="auto"/>
          </w:tcPr>
          <w:p w:rsidR="00452C72" w:rsidRDefault="00452C72" w:rsidP="00624245">
            <w:pPr>
              <w:jc w:val="center"/>
            </w:pPr>
            <w:r>
              <w:t>Telco A</w:t>
            </w:r>
            <w:r w:rsidR="00624245">
              <w:t>dmin</w:t>
            </w:r>
          </w:p>
        </w:tc>
        <w:tc>
          <w:tcPr>
            <w:tcW w:w="2350" w:type="dxa"/>
            <w:tcBorders>
              <w:top w:val="single" w:sz="8" w:space="0" w:color="auto"/>
              <w:left w:val="single" w:sz="8" w:space="0" w:color="auto"/>
              <w:right w:val="single" w:sz="8" w:space="0" w:color="auto"/>
            </w:tcBorders>
            <w:shd w:val="pct20" w:color="auto" w:fill="auto"/>
          </w:tcPr>
          <w:p w:rsidR="00452C72" w:rsidRDefault="00452C72" w:rsidP="00E65925">
            <w:pPr>
              <w:jc w:val="center"/>
            </w:pPr>
            <w:r>
              <w:t>Business Admin</w:t>
            </w:r>
          </w:p>
        </w:tc>
      </w:tr>
      <w:tr w:rsidR="00452C72"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ascii="Calibri" w:eastAsiaTheme="minorHAnsi" w:hAnsi="Calibri"/>
                <w:sz w:val="22"/>
                <w:szCs w:val="22"/>
              </w:rPr>
            </w:pPr>
            <w:r>
              <w:rPr>
                <w:rFonts w:cs="Arial"/>
              </w:rPr>
              <w:t>UAM0010-View login information</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ascii="Calibri" w:eastAsiaTheme="minorHAnsi" w:hAnsi="Calibri"/>
                <w:sz w:val="22"/>
                <w:szCs w:val="22"/>
              </w:rPr>
            </w:pPr>
            <w:r>
              <w:rPr>
                <w:rFonts w:cs="Arial"/>
              </w:rPr>
              <w:t>UAM0030-Change my password</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UAM0050-Change my secret question and answer</w:t>
            </w:r>
          </w:p>
        </w:tc>
        <w:tc>
          <w:tcPr>
            <w:tcW w:w="2250" w:type="dxa"/>
            <w:tcBorders>
              <w:top w:val="single" w:sz="8" w:space="0" w:color="auto"/>
              <w:left w:val="nil"/>
              <w:bottom w:val="single" w:sz="8" w:space="0" w:color="auto"/>
              <w:right w:val="single" w:sz="8" w:space="0" w:color="auto"/>
            </w:tcBorders>
          </w:tcPr>
          <w:p w:rsidR="00452C72" w:rsidRDefault="00624245" w:rsidP="00E65925">
            <w:r>
              <w:t>No</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E65925">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UAM0100-Get my forgotten password</w:t>
            </w:r>
          </w:p>
        </w:tc>
        <w:tc>
          <w:tcPr>
            <w:tcW w:w="2250" w:type="dxa"/>
            <w:tcBorders>
              <w:top w:val="single" w:sz="8" w:space="0" w:color="auto"/>
              <w:left w:val="nil"/>
              <w:bottom w:val="single" w:sz="8" w:space="0" w:color="auto"/>
              <w:right w:val="single" w:sz="8" w:space="0" w:color="auto"/>
            </w:tcBorders>
          </w:tcPr>
          <w:p w:rsidR="00452C72" w:rsidRDefault="00624245" w:rsidP="00E65925">
            <w:r>
              <w:t>No</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bl>
    <w:p w:rsidR="00452C72" w:rsidRDefault="00452C72" w:rsidP="00452C72">
      <w:pPr>
        <w:rPr>
          <w:rFonts w:ascii="Calibri" w:eastAsiaTheme="minorHAnsi" w:hAnsi="Calibri"/>
          <w:sz w:val="22"/>
          <w:szCs w:val="22"/>
        </w:rPr>
      </w:pPr>
    </w:p>
    <w:p w:rsidR="00452C72" w:rsidRDefault="00452C72" w:rsidP="00452C72">
      <w:r>
        <w:rPr>
          <w:b/>
          <w:bCs/>
        </w:rPr>
        <w:t>Telco and Customer users access</w:t>
      </w:r>
      <w:r>
        <w:t xml:space="preserve"> management use cases (Telco admin managing another user)</w:t>
      </w:r>
    </w:p>
    <w:tbl>
      <w:tblPr>
        <w:tblW w:w="0" w:type="auto"/>
        <w:tblCellMar>
          <w:left w:w="0" w:type="dxa"/>
          <w:right w:w="0" w:type="dxa"/>
        </w:tblCellMar>
        <w:tblLook w:val="04A0"/>
      </w:tblPr>
      <w:tblGrid>
        <w:gridCol w:w="5238"/>
        <w:gridCol w:w="2250"/>
        <w:gridCol w:w="2350"/>
      </w:tblGrid>
      <w:tr w:rsidR="00452C72" w:rsidTr="00E65925">
        <w:tc>
          <w:tcPr>
            <w:tcW w:w="5238" w:type="dxa"/>
            <w:tcBorders>
              <w:top w:val="single" w:sz="8" w:space="0" w:color="auto"/>
              <w:left w:val="single" w:sz="8" w:space="0" w:color="auto"/>
              <w:right w:val="single" w:sz="8" w:space="0" w:color="auto"/>
            </w:tcBorders>
            <w:shd w:val="pct20" w:color="auto" w:fill="auto"/>
            <w:tcMar>
              <w:top w:w="0" w:type="dxa"/>
              <w:left w:w="108" w:type="dxa"/>
              <w:bottom w:w="0" w:type="dxa"/>
              <w:right w:w="108" w:type="dxa"/>
            </w:tcMar>
            <w:hideMark/>
          </w:tcPr>
          <w:p w:rsidR="00452C72" w:rsidRDefault="00452C72" w:rsidP="00E65925">
            <w:pPr>
              <w:jc w:val="center"/>
              <w:rPr>
                <w:rFonts w:cs="Arial"/>
              </w:rPr>
            </w:pPr>
          </w:p>
        </w:tc>
        <w:tc>
          <w:tcPr>
            <w:tcW w:w="4600" w:type="dxa"/>
            <w:gridSpan w:val="2"/>
            <w:tcBorders>
              <w:top w:val="single" w:sz="8" w:space="0" w:color="auto"/>
              <w:left w:val="nil"/>
              <w:bottom w:val="single" w:sz="8" w:space="0" w:color="auto"/>
              <w:right w:val="single" w:sz="8" w:space="0" w:color="auto"/>
            </w:tcBorders>
            <w:shd w:val="pct20" w:color="auto" w:fill="auto"/>
          </w:tcPr>
          <w:p w:rsidR="00452C72" w:rsidRDefault="00452C72" w:rsidP="00E65925">
            <w:pPr>
              <w:jc w:val="center"/>
            </w:pPr>
            <w:r>
              <w:t>Managed user</w:t>
            </w:r>
          </w:p>
        </w:tc>
      </w:tr>
      <w:tr w:rsidR="00452C72" w:rsidTr="00452C72">
        <w:tc>
          <w:tcPr>
            <w:tcW w:w="5238" w:type="dxa"/>
            <w:tcBorders>
              <w:left w:val="single" w:sz="8" w:space="0" w:color="auto"/>
              <w:bottom w:val="single" w:sz="8" w:space="0" w:color="auto"/>
              <w:right w:val="single" w:sz="8" w:space="0" w:color="auto"/>
            </w:tcBorders>
            <w:shd w:val="pct20" w:color="auto" w:fill="auto"/>
            <w:tcMar>
              <w:top w:w="0" w:type="dxa"/>
              <w:left w:w="108" w:type="dxa"/>
              <w:bottom w:w="0" w:type="dxa"/>
              <w:right w:w="108" w:type="dxa"/>
            </w:tcMar>
            <w:hideMark/>
          </w:tcPr>
          <w:p w:rsidR="00452C72" w:rsidRDefault="00452C72" w:rsidP="00E65925">
            <w:pPr>
              <w:jc w:val="center"/>
              <w:rPr>
                <w:rFonts w:cs="Arial"/>
              </w:rPr>
            </w:pPr>
            <w:r>
              <w:rPr>
                <w:rFonts w:cs="Arial"/>
              </w:rPr>
              <w:t>Use case</w:t>
            </w:r>
          </w:p>
        </w:tc>
        <w:tc>
          <w:tcPr>
            <w:tcW w:w="2250" w:type="dxa"/>
            <w:tcBorders>
              <w:top w:val="single" w:sz="8" w:space="0" w:color="auto"/>
              <w:left w:val="nil"/>
              <w:bottom w:val="single" w:sz="8" w:space="0" w:color="auto"/>
              <w:right w:val="single" w:sz="8" w:space="0" w:color="auto"/>
            </w:tcBorders>
            <w:shd w:val="pct20" w:color="auto" w:fill="auto"/>
          </w:tcPr>
          <w:p w:rsidR="00452C72" w:rsidRDefault="00452C72" w:rsidP="00452C72">
            <w:pPr>
              <w:jc w:val="center"/>
            </w:pPr>
            <w:r>
              <w:t>Telco</w:t>
            </w:r>
          </w:p>
        </w:tc>
        <w:tc>
          <w:tcPr>
            <w:tcW w:w="2350" w:type="dxa"/>
            <w:tcBorders>
              <w:top w:val="single" w:sz="8" w:space="0" w:color="auto"/>
              <w:left w:val="single" w:sz="8" w:space="0" w:color="auto"/>
              <w:bottom w:val="single" w:sz="8" w:space="0" w:color="auto"/>
              <w:right w:val="single" w:sz="8" w:space="0" w:color="auto"/>
            </w:tcBorders>
            <w:shd w:val="pct20" w:color="auto" w:fill="auto"/>
          </w:tcPr>
          <w:p w:rsidR="00452C72" w:rsidRDefault="00452C72" w:rsidP="00E65925">
            <w:pPr>
              <w:jc w:val="center"/>
            </w:pPr>
            <w:r>
              <w:t>Business</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ascii="Calibri" w:eastAsiaTheme="minorHAnsi" w:hAnsi="Calibri"/>
                <w:sz w:val="22"/>
                <w:szCs w:val="22"/>
              </w:rPr>
            </w:pPr>
            <w:r>
              <w:rPr>
                <w:rFonts w:cs="Arial"/>
              </w:rPr>
              <w:t>UAM0010-View login information</w:t>
            </w:r>
          </w:p>
        </w:tc>
        <w:tc>
          <w:tcPr>
            <w:tcW w:w="2250" w:type="dxa"/>
            <w:tcBorders>
              <w:top w:val="single" w:sz="8" w:space="0" w:color="auto"/>
              <w:left w:val="nil"/>
              <w:bottom w:val="single" w:sz="8" w:space="0" w:color="auto"/>
              <w:right w:val="single" w:sz="8" w:space="0" w:color="auto"/>
            </w:tcBorders>
          </w:tcPr>
          <w:p w:rsidR="00452C72" w:rsidRPr="0025501D" w:rsidRDefault="00452C72" w:rsidP="00E65925">
            <w:pPr>
              <w:rPr>
                <w:rFonts w:ascii="Wingdings 2" w:hAnsi="Wingdings 2"/>
              </w:rPr>
            </w:pPr>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ascii="Calibri" w:eastAsiaTheme="minorHAnsi" w:hAnsi="Calibri"/>
                <w:sz w:val="22"/>
                <w:szCs w:val="22"/>
              </w:rPr>
            </w:pPr>
            <w:r>
              <w:rPr>
                <w:rFonts w:cs="Arial"/>
              </w:rPr>
              <w:t>UAM0020-Edit login information</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t>No (only 1 business role supported)</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UAM0040-Reset password of another user</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UAM0060-Lock login manually</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UAM0070-Unlock login</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UAM0080-Register login</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UAM0110-Change password on next login</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UAM0120-Deactivate login</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UAM0130-Reactivate login</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r w:rsidR="00452C72" w:rsidTr="00452C72">
        <w:tc>
          <w:tcPr>
            <w:tcW w:w="52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2C72" w:rsidRDefault="00452C72" w:rsidP="00E65925">
            <w:pPr>
              <w:rPr>
                <w:rFonts w:eastAsiaTheme="minorHAnsi" w:cs="Arial"/>
              </w:rPr>
            </w:pPr>
            <w:r>
              <w:rPr>
                <w:rFonts w:cs="Arial"/>
              </w:rPr>
              <w:t>UAM0140-Force user to change password on next login</w:t>
            </w:r>
          </w:p>
        </w:tc>
        <w:tc>
          <w:tcPr>
            <w:tcW w:w="2250" w:type="dxa"/>
            <w:tcBorders>
              <w:top w:val="single" w:sz="8" w:space="0" w:color="auto"/>
              <w:left w:val="nil"/>
              <w:bottom w:val="single" w:sz="8" w:space="0" w:color="auto"/>
              <w:right w:val="single" w:sz="8" w:space="0" w:color="auto"/>
            </w:tcBorders>
          </w:tcPr>
          <w:p w:rsidR="00452C72" w:rsidRDefault="00452C72" w:rsidP="00E65925">
            <w:r>
              <w:rPr>
                <w:rFonts w:ascii="Wingdings 2" w:hAnsi="Wingdings 2"/>
              </w:rPr>
              <w:t></w:t>
            </w:r>
          </w:p>
        </w:tc>
        <w:tc>
          <w:tcPr>
            <w:tcW w:w="2350" w:type="dxa"/>
            <w:tcBorders>
              <w:top w:val="single" w:sz="8" w:space="0" w:color="auto"/>
              <w:left w:val="single" w:sz="8" w:space="0" w:color="auto"/>
              <w:bottom w:val="single" w:sz="8" w:space="0" w:color="auto"/>
              <w:right w:val="single" w:sz="8" w:space="0" w:color="auto"/>
            </w:tcBorders>
          </w:tcPr>
          <w:p w:rsidR="00452C72" w:rsidRDefault="00452C72" w:rsidP="00E65925">
            <w:r>
              <w:rPr>
                <w:rFonts w:ascii="Wingdings 2" w:hAnsi="Wingdings 2"/>
              </w:rPr>
              <w:t></w:t>
            </w:r>
          </w:p>
        </w:tc>
      </w:tr>
    </w:tbl>
    <w:p w:rsidR="00452C72" w:rsidRDefault="00452C72" w:rsidP="00452C72">
      <w:pPr>
        <w:rPr>
          <w:rFonts w:ascii="Calibri" w:eastAsiaTheme="minorHAnsi" w:hAnsi="Calibri"/>
          <w:sz w:val="22"/>
          <w:szCs w:val="22"/>
        </w:rPr>
      </w:pPr>
    </w:p>
    <w:p w:rsidR="000D4FEE" w:rsidRDefault="000D4FEE" w:rsidP="00980032">
      <w:pPr>
        <w:pStyle w:val="BodyText"/>
      </w:pPr>
    </w:p>
    <w:p w:rsidR="00980032" w:rsidRDefault="00980032" w:rsidP="00980032">
      <w:pPr>
        <w:pStyle w:val="Heading3"/>
      </w:pPr>
      <w:bookmarkStart w:id="415" w:name="_Toc364961208"/>
      <w:r>
        <w:t>Capability Assumptions/Dependencies</w:t>
      </w:r>
      <w:bookmarkEnd w:id="415"/>
    </w:p>
    <w:p w:rsidR="00980032" w:rsidRDefault="00980032" w:rsidP="00980032">
      <w:pPr>
        <w:pStyle w:val="BodyText"/>
      </w:pPr>
    </w:p>
    <w:p w:rsidR="00980032" w:rsidRDefault="00980032" w:rsidP="00980032">
      <w:pPr>
        <w:pStyle w:val="Heading3"/>
      </w:pPr>
      <w:bookmarkStart w:id="416" w:name="_Toc364961209"/>
      <w:r>
        <w:t>Capability Use Cases</w:t>
      </w:r>
      <w:bookmarkEnd w:id="416"/>
    </w:p>
    <w:p w:rsidR="0011640B" w:rsidRDefault="0011640B" w:rsidP="00E87732">
      <w:pPr>
        <w:pStyle w:val="Heading4"/>
        <w:tabs>
          <w:tab w:val="num" w:pos="864"/>
        </w:tabs>
      </w:pPr>
      <w:bookmarkStart w:id="417" w:name="_Toc364961210"/>
      <w:r w:rsidRPr="00B73518">
        <w:t xml:space="preserve">UAM0200 </w:t>
      </w:r>
      <w:r>
        <w:t>–</w:t>
      </w:r>
      <w:r w:rsidRPr="00B73518">
        <w:t xml:space="preserve"> </w:t>
      </w:r>
      <w:r w:rsidR="00E87732">
        <w:t>Add login to persona</w:t>
      </w:r>
      <w:r w:rsidRPr="00B73518">
        <w:t xml:space="preserve"> </w:t>
      </w:r>
      <w:r>
        <w:t>(New)</w:t>
      </w:r>
      <w:bookmarkEnd w:id="417"/>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582"/>
        <w:gridCol w:w="720"/>
        <w:gridCol w:w="2606"/>
      </w:tblGrid>
      <w:tr w:rsidR="0011640B" w:rsidTr="00E65925">
        <w:trPr>
          <w:trHeight w:val="360"/>
        </w:trPr>
        <w:tc>
          <w:tcPr>
            <w:tcW w:w="5850" w:type="dxa"/>
            <w:gridSpan w:val="2"/>
            <w:shd w:val="clear" w:color="auto" w:fill="E6E6E6"/>
          </w:tcPr>
          <w:p w:rsidR="0011640B" w:rsidRDefault="0011640B" w:rsidP="00E87732">
            <w:pPr>
              <w:pStyle w:val="TableHeading"/>
            </w:pPr>
            <w:r w:rsidRPr="00B73518">
              <w:t xml:space="preserve">UAM0200 </w:t>
            </w:r>
            <w:r>
              <w:t>–</w:t>
            </w:r>
            <w:r w:rsidRPr="00B73518">
              <w:t xml:space="preserve"> </w:t>
            </w:r>
            <w:r w:rsidR="00E87732">
              <w:t>Add login to persona</w:t>
            </w:r>
          </w:p>
        </w:tc>
        <w:tc>
          <w:tcPr>
            <w:tcW w:w="720" w:type="dxa"/>
            <w:shd w:val="clear" w:color="auto" w:fill="E6E6E6"/>
          </w:tcPr>
          <w:p w:rsidR="0011640B" w:rsidRDefault="0011640B" w:rsidP="00E65925">
            <w:pPr>
              <w:pStyle w:val="TableHeading"/>
            </w:pPr>
            <w:r>
              <w:t>EXT</w:t>
            </w:r>
          </w:p>
        </w:tc>
        <w:tc>
          <w:tcPr>
            <w:tcW w:w="2606" w:type="dxa"/>
            <w:shd w:val="clear" w:color="auto" w:fill="E6E6E6"/>
          </w:tcPr>
          <w:p w:rsidR="0011640B" w:rsidRDefault="0011640B" w:rsidP="00E65925">
            <w:pPr>
              <w:pStyle w:val="TableHeading"/>
            </w:pPr>
            <w:r w:rsidRPr="00B73518">
              <w:t>UAM0200</w:t>
            </w:r>
          </w:p>
        </w:tc>
      </w:tr>
      <w:tr w:rsidR="0011640B" w:rsidTr="00E65925">
        <w:tc>
          <w:tcPr>
            <w:tcW w:w="2268" w:type="dxa"/>
          </w:tcPr>
          <w:p w:rsidR="0011640B" w:rsidRDefault="0011640B" w:rsidP="00E65925">
            <w:r>
              <w:t>Primary actors</w:t>
            </w:r>
          </w:p>
        </w:tc>
        <w:tc>
          <w:tcPr>
            <w:tcW w:w="6908" w:type="dxa"/>
            <w:gridSpan w:val="3"/>
          </w:tcPr>
          <w:p w:rsidR="0011640B" w:rsidRDefault="0011640B" w:rsidP="00E65925">
            <w:pPr>
              <w:pStyle w:val="BodyText"/>
            </w:pPr>
            <w:r>
              <w:t>Dealer admin/user</w:t>
            </w:r>
          </w:p>
          <w:p w:rsidR="0011640B" w:rsidRPr="006D15FA" w:rsidRDefault="0011640B" w:rsidP="00E65925">
            <w:pPr>
              <w:pStyle w:val="BodyText"/>
            </w:pPr>
            <w:r>
              <w:t>CSR admin/user</w:t>
            </w:r>
          </w:p>
        </w:tc>
      </w:tr>
      <w:tr w:rsidR="0011640B" w:rsidTr="00E65925">
        <w:tc>
          <w:tcPr>
            <w:tcW w:w="2268" w:type="dxa"/>
          </w:tcPr>
          <w:p w:rsidR="0011640B" w:rsidRDefault="0011640B" w:rsidP="00E65925">
            <w:r>
              <w:t>Summary Goal</w:t>
            </w:r>
          </w:p>
        </w:tc>
        <w:tc>
          <w:tcPr>
            <w:tcW w:w="6908" w:type="dxa"/>
            <w:gridSpan w:val="3"/>
          </w:tcPr>
          <w:p w:rsidR="0011640B" w:rsidRPr="006D15FA" w:rsidRDefault="0011640B" w:rsidP="00E87732">
            <w:pPr>
              <w:pStyle w:val="BodyText"/>
            </w:pPr>
            <w:r w:rsidRPr="00212E2D">
              <w:t xml:space="preserve">This use case allows the user </w:t>
            </w:r>
            <w:r>
              <w:t xml:space="preserve">to </w:t>
            </w:r>
            <w:r w:rsidR="00485C8D">
              <w:t>create a login for a person</w:t>
            </w:r>
            <w:ins w:id="418" w:author="Comverse" w:date="2013-06-04T17:38:00Z">
              <w:r w:rsidR="00E87732">
                <w:t xml:space="preserve"> and allow self access to the contextual persona</w:t>
              </w:r>
            </w:ins>
          </w:p>
        </w:tc>
      </w:tr>
      <w:tr w:rsidR="0011640B" w:rsidRPr="008F2898" w:rsidTr="00E65925">
        <w:trPr>
          <w:trHeight w:val="176"/>
        </w:trPr>
        <w:tc>
          <w:tcPr>
            <w:tcW w:w="2268" w:type="dxa"/>
          </w:tcPr>
          <w:p w:rsidR="0011640B" w:rsidRDefault="0011640B" w:rsidP="00E65925">
            <w:r>
              <w:t>Pre-conditions</w:t>
            </w:r>
          </w:p>
        </w:tc>
        <w:tc>
          <w:tcPr>
            <w:tcW w:w="6908" w:type="dxa"/>
            <w:gridSpan w:val="3"/>
          </w:tcPr>
          <w:p w:rsidR="0011640B" w:rsidRDefault="0011640B" w:rsidP="00E65925">
            <w:pPr>
              <w:pStyle w:val="BodyText"/>
              <w:numPr>
                <w:ilvl w:val="0"/>
                <w:numId w:val="15"/>
              </w:numPr>
            </w:pPr>
            <w:r w:rsidRPr="00114456">
              <w:t>The user is logged in.</w:t>
            </w:r>
          </w:p>
          <w:p w:rsidR="00485C8D" w:rsidRDefault="00485C8D" w:rsidP="00E65925">
            <w:pPr>
              <w:pStyle w:val="BodyText"/>
              <w:numPr>
                <w:ilvl w:val="0"/>
                <w:numId w:val="15"/>
              </w:numPr>
            </w:pPr>
            <w:r>
              <w:t>Person has no login</w:t>
            </w:r>
          </w:p>
          <w:p w:rsidR="002B4C67" w:rsidRPr="001D143F" w:rsidRDefault="002B4C67" w:rsidP="00E65925">
            <w:pPr>
              <w:pStyle w:val="BodyText"/>
              <w:numPr>
                <w:ilvl w:val="0"/>
                <w:numId w:val="15"/>
              </w:numPr>
            </w:pPr>
            <w:r>
              <w:t>Persona is not a COP (i.e. refer to self enrollment/registration</w:t>
            </w:r>
            <w:ins w:id="419" w:author="Comverse" w:date="2013-06-06T12:36:00Z">
              <w:r w:rsidR="00F90868">
                <w:t xml:space="preserve"> in consumer</w:t>
              </w:r>
            </w:ins>
            <w:r>
              <w:t>)</w:t>
            </w:r>
          </w:p>
        </w:tc>
      </w:tr>
      <w:tr w:rsidR="0011640B" w:rsidRPr="009031EA" w:rsidTr="00E65925">
        <w:trPr>
          <w:trHeight w:val="176"/>
        </w:trPr>
        <w:tc>
          <w:tcPr>
            <w:tcW w:w="2268" w:type="dxa"/>
          </w:tcPr>
          <w:p w:rsidR="0011640B" w:rsidRPr="002153B0" w:rsidRDefault="0011640B" w:rsidP="00E65925">
            <w:r>
              <w:t>Trigger</w:t>
            </w:r>
          </w:p>
        </w:tc>
        <w:tc>
          <w:tcPr>
            <w:tcW w:w="6908" w:type="dxa"/>
            <w:gridSpan w:val="3"/>
          </w:tcPr>
          <w:p w:rsidR="0011640B" w:rsidRPr="006D15FA" w:rsidRDefault="0011640B" w:rsidP="00E65925">
            <w:pPr>
              <w:pStyle w:val="BodyText"/>
            </w:pPr>
            <w:r>
              <w:t>The user chooses the add login</w:t>
            </w:r>
            <w:r w:rsidR="00485C8D">
              <w:t xml:space="preserve"> option</w:t>
            </w:r>
          </w:p>
        </w:tc>
      </w:tr>
      <w:tr w:rsidR="0011640B" w:rsidRPr="006D15FA" w:rsidTr="00E65925">
        <w:trPr>
          <w:trHeight w:val="176"/>
        </w:trPr>
        <w:tc>
          <w:tcPr>
            <w:tcW w:w="2268" w:type="dxa"/>
          </w:tcPr>
          <w:p w:rsidR="0011640B" w:rsidRDefault="0011640B" w:rsidP="00E65925">
            <w:r>
              <w:t>Minimum guarantees</w:t>
            </w:r>
          </w:p>
        </w:tc>
        <w:tc>
          <w:tcPr>
            <w:tcW w:w="6908" w:type="dxa"/>
            <w:gridSpan w:val="3"/>
          </w:tcPr>
          <w:p w:rsidR="0011640B" w:rsidRPr="006D15FA" w:rsidRDefault="0011640B" w:rsidP="00E65925">
            <w:pPr>
              <w:pStyle w:val="BodyText"/>
            </w:pPr>
            <w:r>
              <w:t>The login is not added and an error message is displayed to the user</w:t>
            </w:r>
          </w:p>
        </w:tc>
      </w:tr>
      <w:tr w:rsidR="0011640B" w:rsidRPr="008F2898" w:rsidTr="00E65925">
        <w:trPr>
          <w:trHeight w:val="176"/>
        </w:trPr>
        <w:tc>
          <w:tcPr>
            <w:tcW w:w="2268" w:type="dxa"/>
          </w:tcPr>
          <w:p w:rsidR="0011640B" w:rsidRDefault="0011640B" w:rsidP="00E65925">
            <w:r>
              <w:t>Success guarantees:</w:t>
            </w:r>
          </w:p>
        </w:tc>
        <w:tc>
          <w:tcPr>
            <w:tcW w:w="6908" w:type="dxa"/>
            <w:gridSpan w:val="3"/>
          </w:tcPr>
          <w:p w:rsidR="0011640B" w:rsidRPr="006D15FA" w:rsidRDefault="0011640B" w:rsidP="00485C8D">
            <w:pPr>
              <w:pStyle w:val="BodyText"/>
            </w:pPr>
            <w:r>
              <w:t xml:space="preserve">The login is successfully </w:t>
            </w:r>
            <w:r w:rsidR="00485C8D">
              <w:t>added to the person</w:t>
            </w:r>
            <w:r w:rsidR="00E87732">
              <w:t xml:space="preserve"> and persona</w:t>
            </w:r>
          </w:p>
        </w:tc>
      </w:tr>
      <w:tr w:rsidR="0011640B" w:rsidRPr="009031EA" w:rsidTr="00E65925">
        <w:trPr>
          <w:trHeight w:val="176"/>
        </w:trPr>
        <w:tc>
          <w:tcPr>
            <w:tcW w:w="2268" w:type="dxa"/>
          </w:tcPr>
          <w:p w:rsidR="0011640B" w:rsidRPr="002153B0" w:rsidRDefault="0011640B" w:rsidP="00E65925">
            <w:r w:rsidRPr="002153B0">
              <w:t>Normal Flow:</w:t>
            </w:r>
          </w:p>
        </w:tc>
        <w:tc>
          <w:tcPr>
            <w:tcW w:w="6908" w:type="dxa"/>
            <w:gridSpan w:val="3"/>
          </w:tcPr>
          <w:p w:rsidR="0011640B" w:rsidRDefault="0011640B" w:rsidP="00970393">
            <w:pPr>
              <w:pStyle w:val="BodyText"/>
              <w:numPr>
                <w:ilvl w:val="0"/>
                <w:numId w:val="38"/>
              </w:numPr>
            </w:pPr>
            <w:r>
              <w:t xml:space="preserve">The user enters the </w:t>
            </w:r>
            <w:r w:rsidR="00485C8D">
              <w:t>l</w:t>
            </w:r>
            <w:r>
              <w:t>ogin value</w:t>
            </w:r>
            <w:r w:rsidR="00485C8D">
              <w:t xml:space="preserve"> for the selected person</w:t>
            </w:r>
          </w:p>
          <w:p w:rsidR="0011640B" w:rsidRDefault="0011640B" w:rsidP="00970393">
            <w:pPr>
              <w:pStyle w:val="BodyText"/>
              <w:numPr>
                <w:ilvl w:val="0"/>
                <w:numId w:val="38"/>
              </w:numPr>
            </w:pPr>
            <w:r>
              <w:t xml:space="preserve">The </w:t>
            </w:r>
            <w:r w:rsidR="00485C8D">
              <w:t>user enters a temporary password and confirm it (entered twice)</w:t>
            </w:r>
          </w:p>
          <w:p w:rsidR="0011640B" w:rsidRDefault="0011640B" w:rsidP="00970393">
            <w:pPr>
              <w:pStyle w:val="BodyText"/>
              <w:numPr>
                <w:ilvl w:val="0"/>
                <w:numId w:val="38"/>
              </w:numPr>
            </w:pPr>
            <w:r>
              <w:t xml:space="preserve">The user confirms. </w:t>
            </w:r>
          </w:p>
          <w:p w:rsidR="0011640B" w:rsidRDefault="0011640B" w:rsidP="00970393">
            <w:pPr>
              <w:pStyle w:val="BodyText"/>
              <w:numPr>
                <w:ilvl w:val="0"/>
                <w:numId w:val="38"/>
              </w:numPr>
            </w:pPr>
            <w:r>
              <w:t>Application validates information set (A1)</w:t>
            </w:r>
          </w:p>
          <w:p w:rsidR="00E87732" w:rsidRDefault="00E87732" w:rsidP="00E87732">
            <w:pPr>
              <w:pStyle w:val="BodyText"/>
              <w:numPr>
                <w:ilvl w:val="0"/>
                <w:numId w:val="38"/>
              </w:numPr>
              <w:rPr>
                <w:ins w:id="420" w:author="Comverse" w:date="2013-06-04T17:38:00Z"/>
              </w:rPr>
            </w:pPr>
            <w:ins w:id="421" w:author="Comverse" w:date="2013-06-04T17:38:00Z">
              <w:r>
                <w:t>Application creates the new login with the temporary password</w:t>
              </w:r>
            </w:ins>
          </w:p>
          <w:p w:rsidR="00E87732" w:rsidRDefault="00E87732" w:rsidP="00E87732">
            <w:pPr>
              <w:pStyle w:val="BodyText"/>
              <w:numPr>
                <w:ilvl w:val="0"/>
                <w:numId w:val="38"/>
              </w:numPr>
              <w:rPr>
                <w:ins w:id="422" w:author="Comverse" w:date="2013-06-04T17:38:00Z"/>
              </w:rPr>
            </w:pPr>
            <w:ins w:id="423" w:author="Comverse" w:date="2013-06-04T17:38:00Z">
              <w:r>
                <w:t xml:space="preserve">Application sets this new persona as having self access enabled </w:t>
              </w:r>
            </w:ins>
          </w:p>
          <w:p w:rsidR="0011640B" w:rsidRPr="006D15FA" w:rsidRDefault="00E87732" w:rsidP="00E87732">
            <w:pPr>
              <w:pStyle w:val="BodyText"/>
              <w:numPr>
                <w:ilvl w:val="0"/>
                <w:numId w:val="38"/>
              </w:numPr>
            </w:pPr>
            <w:ins w:id="424" w:author="Comverse" w:date="2013-06-04T17:38:00Z">
              <w:r>
                <w:t>Application sets the change password on next login flag</w:t>
              </w:r>
            </w:ins>
            <w:r w:rsidR="002B4C67">
              <w:t>.</w:t>
            </w:r>
          </w:p>
        </w:tc>
      </w:tr>
      <w:tr w:rsidR="0011640B" w:rsidRPr="002153B0" w:rsidTr="00E65925">
        <w:trPr>
          <w:trHeight w:val="176"/>
        </w:trPr>
        <w:tc>
          <w:tcPr>
            <w:tcW w:w="2268" w:type="dxa"/>
          </w:tcPr>
          <w:p w:rsidR="0011640B" w:rsidRDefault="0011640B" w:rsidP="00E65925">
            <w:r>
              <w:t>Alternative Flows:</w:t>
            </w:r>
          </w:p>
        </w:tc>
        <w:tc>
          <w:tcPr>
            <w:tcW w:w="6908" w:type="dxa"/>
            <w:gridSpan w:val="3"/>
          </w:tcPr>
          <w:p w:rsidR="0011640B" w:rsidRPr="001E09AB" w:rsidRDefault="0011640B" w:rsidP="002B4C67">
            <w:pPr>
              <w:pStyle w:val="BodyText"/>
              <w:rPr>
                <w:rFonts w:asciiTheme="minorBidi" w:hAnsiTheme="minorBidi" w:cstheme="minorBidi"/>
              </w:rPr>
            </w:pPr>
            <w:r w:rsidRPr="001E09AB">
              <w:rPr>
                <w:rFonts w:asciiTheme="minorBidi" w:hAnsiTheme="minorBidi" w:cstheme="minorBidi"/>
              </w:rPr>
              <w:t>A1</w:t>
            </w:r>
            <w:r w:rsidR="002B4C67" w:rsidRPr="001E09AB">
              <w:rPr>
                <w:rFonts w:asciiTheme="minorBidi" w:hAnsiTheme="minorBidi" w:cstheme="minorBidi"/>
              </w:rPr>
              <w:t>:</w:t>
            </w:r>
            <w:r w:rsidRPr="001E09AB">
              <w:rPr>
                <w:rFonts w:asciiTheme="minorBidi" w:hAnsiTheme="minorBidi" w:cstheme="minorBidi"/>
              </w:rPr>
              <w:t xml:space="preserve"> The login is already used in the system</w:t>
            </w:r>
          </w:p>
          <w:p w:rsidR="00485C8D" w:rsidRPr="001E09AB" w:rsidRDefault="00485C8D" w:rsidP="00970393">
            <w:pPr>
              <w:pStyle w:val="BodyText"/>
              <w:numPr>
                <w:ilvl w:val="0"/>
                <w:numId w:val="39"/>
              </w:numPr>
              <w:rPr>
                <w:rFonts w:asciiTheme="minorBidi" w:hAnsiTheme="minorBidi" w:cstheme="minorBidi"/>
              </w:rPr>
            </w:pPr>
            <w:r w:rsidRPr="001E09AB">
              <w:rPr>
                <w:rFonts w:asciiTheme="minorBidi" w:hAnsiTheme="minorBidi" w:cstheme="minorBidi"/>
              </w:rPr>
              <w:t>Application displays an error message informing the user he must set another login value</w:t>
            </w:r>
          </w:p>
          <w:p w:rsidR="00485C8D" w:rsidRPr="001E09AB" w:rsidRDefault="00485C8D" w:rsidP="00970393">
            <w:pPr>
              <w:pStyle w:val="BodyText"/>
              <w:numPr>
                <w:ilvl w:val="0"/>
                <w:numId w:val="39"/>
              </w:numPr>
              <w:rPr>
                <w:rFonts w:asciiTheme="minorBidi" w:hAnsiTheme="minorBidi" w:cstheme="minorBidi"/>
              </w:rPr>
            </w:pPr>
            <w:r w:rsidRPr="001E09AB">
              <w:rPr>
                <w:rFonts w:asciiTheme="minorBidi" w:hAnsiTheme="minorBidi" w:cstheme="minorBidi"/>
              </w:rPr>
              <w:t>User set</w:t>
            </w:r>
            <w:r w:rsidR="00F90868">
              <w:rPr>
                <w:rFonts w:asciiTheme="minorBidi" w:hAnsiTheme="minorBidi" w:cstheme="minorBidi"/>
              </w:rPr>
              <w:t>s</w:t>
            </w:r>
            <w:r w:rsidRPr="001E09AB">
              <w:rPr>
                <w:rFonts w:asciiTheme="minorBidi" w:hAnsiTheme="minorBidi" w:cstheme="minorBidi"/>
              </w:rPr>
              <w:t xml:space="preserve"> a new login</w:t>
            </w:r>
          </w:p>
          <w:p w:rsidR="0011640B" w:rsidRPr="001E09AB" w:rsidRDefault="00485C8D" w:rsidP="00970393">
            <w:pPr>
              <w:pStyle w:val="BodyText"/>
              <w:numPr>
                <w:ilvl w:val="0"/>
                <w:numId w:val="39"/>
              </w:numPr>
              <w:rPr>
                <w:rFonts w:asciiTheme="minorBidi" w:hAnsiTheme="minorBidi" w:cstheme="minorBidi"/>
              </w:rPr>
            </w:pPr>
            <w:r w:rsidRPr="001E09AB">
              <w:rPr>
                <w:rFonts w:asciiTheme="minorBidi" w:hAnsiTheme="minorBidi" w:cstheme="minorBidi"/>
              </w:rPr>
              <w:t>Next steps are similar to nominal case</w:t>
            </w:r>
          </w:p>
          <w:p w:rsidR="002B4C67" w:rsidRPr="001E09AB" w:rsidRDefault="002B4C67" w:rsidP="002B4C67">
            <w:pPr>
              <w:pStyle w:val="BodyText"/>
              <w:rPr>
                <w:rFonts w:asciiTheme="minorBidi" w:hAnsiTheme="minorBidi" w:cstheme="minorBidi"/>
              </w:rPr>
            </w:pPr>
            <w:r w:rsidRPr="001E09AB">
              <w:rPr>
                <w:rFonts w:asciiTheme="minorBidi" w:hAnsiTheme="minorBidi" w:cstheme="minorBidi"/>
              </w:rPr>
              <w:t xml:space="preserve">A2: </w:t>
            </w:r>
            <w:r w:rsidRPr="001E09AB">
              <w:rPr>
                <w:rFonts w:asciiTheme="minorBidi" w:hAnsiTheme="minorBidi" w:cstheme="minorBidi"/>
                <w:lang w:bidi="he-IL"/>
              </w:rPr>
              <w:t>The password entered is not valid</w:t>
            </w:r>
          </w:p>
          <w:p w:rsidR="002B4C67" w:rsidRPr="001E09AB" w:rsidRDefault="002B4C67" w:rsidP="005E61D6">
            <w:pPr>
              <w:pStyle w:val="BodyText"/>
              <w:numPr>
                <w:ilvl w:val="0"/>
                <w:numId w:val="214"/>
              </w:numPr>
              <w:autoSpaceDE w:val="0"/>
              <w:autoSpaceDN w:val="0"/>
              <w:adjustRightInd w:val="0"/>
              <w:rPr>
                <w:rFonts w:asciiTheme="minorBidi" w:hAnsiTheme="minorBidi" w:cstheme="minorBidi"/>
              </w:rPr>
            </w:pPr>
            <w:r w:rsidRPr="001E09AB">
              <w:rPr>
                <w:rFonts w:asciiTheme="minorBidi" w:hAnsiTheme="minorBidi" w:cstheme="minorBidi"/>
                <w:lang w:bidi="he-IL"/>
              </w:rPr>
              <w:t>Application displays an error message to inform user</w:t>
            </w:r>
            <w:r w:rsidRPr="001E09AB">
              <w:rPr>
                <w:rFonts w:asciiTheme="minorBidi" w:hAnsiTheme="minorBidi" w:cstheme="minorBidi"/>
              </w:rPr>
              <w:t xml:space="preserve"> </w:t>
            </w:r>
            <w:r w:rsidRPr="001E09AB">
              <w:rPr>
                <w:rFonts w:asciiTheme="minorBidi" w:hAnsiTheme="minorBidi" w:cstheme="minorBidi"/>
                <w:lang w:bidi="he-IL"/>
              </w:rPr>
              <w:t>the entered password is incorrect</w:t>
            </w:r>
          </w:p>
          <w:p w:rsidR="002B4C67" w:rsidRPr="001E09AB" w:rsidRDefault="002B4C67" w:rsidP="001E09AB">
            <w:pPr>
              <w:pStyle w:val="BodyText"/>
              <w:rPr>
                <w:rFonts w:asciiTheme="minorBidi" w:hAnsiTheme="minorBidi" w:cstheme="minorBidi"/>
              </w:rPr>
            </w:pPr>
            <w:r w:rsidRPr="001E09AB">
              <w:rPr>
                <w:rFonts w:asciiTheme="minorBidi" w:hAnsiTheme="minorBidi" w:cstheme="minorBidi"/>
              </w:rPr>
              <w:t>A</w:t>
            </w:r>
            <w:r w:rsidR="001E09AB" w:rsidRPr="001E09AB">
              <w:rPr>
                <w:rFonts w:asciiTheme="minorBidi" w:hAnsiTheme="minorBidi" w:cstheme="minorBidi"/>
              </w:rPr>
              <w:t>3</w:t>
            </w:r>
            <w:r w:rsidRPr="001E09AB">
              <w:rPr>
                <w:rFonts w:asciiTheme="minorBidi" w:hAnsiTheme="minorBidi" w:cstheme="minorBidi"/>
              </w:rPr>
              <w:t>: Entered values for password a</w:t>
            </w:r>
            <w:r w:rsidRPr="001E09AB">
              <w:rPr>
                <w:rFonts w:asciiTheme="minorBidi" w:hAnsiTheme="minorBidi" w:cstheme="minorBidi"/>
                <w:lang w:bidi="he-IL"/>
              </w:rPr>
              <w:t>re not equal</w:t>
            </w:r>
          </w:p>
          <w:p w:rsidR="002B4C67" w:rsidRPr="001E09AB" w:rsidRDefault="002B4C67" w:rsidP="005E61D6">
            <w:pPr>
              <w:pStyle w:val="BodyText"/>
              <w:numPr>
                <w:ilvl w:val="0"/>
                <w:numId w:val="215"/>
              </w:numPr>
              <w:autoSpaceDE w:val="0"/>
              <w:autoSpaceDN w:val="0"/>
              <w:adjustRightInd w:val="0"/>
              <w:rPr>
                <w:rFonts w:asciiTheme="minorBidi" w:hAnsiTheme="minorBidi" w:cstheme="minorBidi"/>
              </w:rPr>
            </w:pPr>
            <w:r w:rsidRPr="001E09AB">
              <w:rPr>
                <w:rFonts w:asciiTheme="minorBidi" w:hAnsiTheme="minorBidi" w:cstheme="minorBidi"/>
                <w:lang w:bidi="he-IL"/>
              </w:rPr>
              <w:t>Application informs user that two values of password differ</w:t>
            </w:r>
          </w:p>
          <w:p w:rsidR="002B4C67" w:rsidRPr="001E09AB" w:rsidRDefault="002B4C67" w:rsidP="001E09AB">
            <w:pPr>
              <w:autoSpaceDE w:val="0"/>
              <w:autoSpaceDN w:val="0"/>
              <w:adjustRightInd w:val="0"/>
              <w:rPr>
                <w:rFonts w:asciiTheme="minorBidi" w:hAnsiTheme="minorBidi" w:cstheme="minorBidi"/>
              </w:rPr>
            </w:pPr>
            <w:r w:rsidRPr="001E09AB">
              <w:rPr>
                <w:rFonts w:asciiTheme="minorBidi" w:hAnsiTheme="minorBidi" w:cstheme="minorBidi"/>
              </w:rPr>
              <w:t>A</w:t>
            </w:r>
            <w:r w:rsidR="001E09AB" w:rsidRPr="001E09AB">
              <w:rPr>
                <w:rFonts w:asciiTheme="minorBidi" w:hAnsiTheme="minorBidi" w:cstheme="minorBidi"/>
              </w:rPr>
              <w:t>4</w:t>
            </w:r>
            <w:r w:rsidRPr="001E09AB">
              <w:rPr>
                <w:rFonts w:asciiTheme="minorBidi" w:hAnsiTheme="minorBidi" w:cstheme="minorBidi"/>
              </w:rPr>
              <w:t xml:space="preserve">: </w:t>
            </w:r>
            <w:r w:rsidRPr="001E09AB">
              <w:rPr>
                <w:rFonts w:asciiTheme="minorBidi" w:hAnsiTheme="minorBidi" w:cstheme="minorBidi"/>
                <w:lang w:bidi="he-IL"/>
              </w:rPr>
              <w:t>New password does not conform to one of the password rules. By default, the password has a minimum length of 6 characters and a maximum of 10 characters</w:t>
            </w:r>
          </w:p>
          <w:p w:rsidR="002B4C67" w:rsidRPr="006D15FA" w:rsidRDefault="002B4C67" w:rsidP="005E61D6">
            <w:pPr>
              <w:pStyle w:val="BodyText"/>
              <w:numPr>
                <w:ilvl w:val="0"/>
                <w:numId w:val="216"/>
              </w:numPr>
              <w:autoSpaceDE w:val="0"/>
              <w:autoSpaceDN w:val="0"/>
              <w:adjustRightInd w:val="0"/>
            </w:pPr>
            <w:r w:rsidRPr="001E09AB">
              <w:rPr>
                <w:rFonts w:asciiTheme="minorBidi" w:hAnsiTheme="minorBidi" w:cstheme="minorBidi"/>
                <w:lang w:bidi="he-IL"/>
              </w:rPr>
              <w:t>Application displays an error message indicating rules must be respected</w:t>
            </w:r>
          </w:p>
        </w:tc>
      </w:tr>
    </w:tbl>
    <w:p w:rsidR="0011640B" w:rsidRDefault="0011640B" w:rsidP="0011640B"/>
    <w:p w:rsidR="00980032" w:rsidRDefault="0011640B" w:rsidP="0011640B">
      <w:pPr>
        <w:pStyle w:val="Heading4"/>
        <w:tabs>
          <w:tab w:val="num" w:pos="864"/>
        </w:tabs>
      </w:pPr>
      <w:bookmarkStart w:id="425" w:name="_Toc364961211"/>
      <w:r>
        <w:t>UAM021</w:t>
      </w:r>
      <w:r w:rsidR="00980032" w:rsidRPr="00B73518">
        <w:t xml:space="preserve">0 </w:t>
      </w:r>
      <w:r>
        <w:t>–</w:t>
      </w:r>
      <w:r w:rsidR="00980032" w:rsidRPr="00B73518">
        <w:t xml:space="preserve"> A</w:t>
      </w:r>
      <w:r>
        <w:t>llow person</w:t>
      </w:r>
      <w:r w:rsidR="00293D66">
        <w:t>a</w:t>
      </w:r>
      <w:r>
        <w:t xml:space="preserve"> self access</w:t>
      </w:r>
      <w:r w:rsidR="00980032" w:rsidRPr="00B73518">
        <w:t xml:space="preserve"> </w:t>
      </w:r>
      <w:r w:rsidR="00980032">
        <w:t>(New)</w:t>
      </w:r>
      <w:bookmarkEnd w:id="425"/>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582"/>
        <w:gridCol w:w="720"/>
        <w:gridCol w:w="2606"/>
      </w:tblGrid>
      <w:tr w:rsidR="00980032" w:rsidTr="001A4A0A">
        <w:trPr>
          <w:trHeight w:val="360"/>
        </w:trPr>
        <w:tc>
          <w:tcPr>
            <w:tcW w:w="5850" w:type="dxa"/>
            <w:gridSpan w:val="2"/>
            <w:shd w:val="clear" w:color="auto" w:fill="E6E6E6"/>
          </w:tcPr>
          <w:p w:rsidR="00980032" w:rsidRDefault="0011640B" w:rsidP="0011640B">
            <w:pPr>
              <w:pStyle w:val="TableHeading"/>
            </w:pPr>
            <w:r>
              <w:t>UAM021</w:t>
            </w:r>
            <w:r w:rsidR="00980032" w:rsidRPr="00B73518">
              <w:t xml:space="preserve">0 </w:t>
            </w:r>
            <w:r>
              <w:t>–</w:t>
            </w:r>
            <w:r w:rsidR="00980032" w:rsidRPr="00B73518">
              <w:t xml:space="preserve"> A</w:t>
            </w:r>
            <w:r>
              <w:t>llow persona self access</w:t>
            </w:r>
          </w:p>
        </w:tc>
        <w:tc>
          <w:tcPr>
            <w:tcW w:w="72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1640B">
            <w:pPr>
              <w:pStyle w:val="TableHeading"/>
            </w:pPr>
            <w:r w:rsidRPr="00B73518">
              <w:t>UAM02</w:t>
            </w:r>
            <w:r w:rsidR="0011640B">
              <w:t>1</w:t>
            </w:r>
            <w:r w:rsidRPr="00B73518">
              <w:t>0</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admin/user</w:t>
            </w:r>
          </w:p>
          <w:p w:rsidR="00980032" w:rsidRPr="006D15FA" w:rsidRDefault="00980032" w:rsidP="001A4A0A">
            <w:pPr>
              <w:pStyle w:val="BodyText"/>
            </w:pPr>
            <w:r>
              <w:t>CSR admin/user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293D66" w:rsidP="00293D66">
            <w:pPr>
              <w:pStyle w:val="BodyText"/>
            </w:pPr>
            <w:r w:rsidRPr="00212E2D">
              <w:t xml:space="preserve">This use case allows the user </w:t>
            </w:r>
            <w:r>
              <w:t>to enable the ability for a persona user (i.e. person with a login) to self manage billing entity (account or subscriber)</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Default="00980032" w:rsidP="001A4A0A">
            <w:pPr>
              <w:pStyle w:val="BodyText"/>
              <w:numPr>
                <w:ilvl w:val="0"/>
                <w:numId w:val="15"/>
              </w:numPr>
            </w:pPr>
            <w:r w:rsidRPr="00114456">
              <w:t>The user is logged in.</w:t>
            </w:r>
          </w:p>
          <w:p w:rsidR="00293D66" w:rsidRPr="001D143F" w:rsidRDefault="00293D66" w:rsidP="00293D66">
            <w:pPr>
              <w:pStyle w:val="BodyText"/>
              <w:numPr>
                <w:ilvl w:val="0"/>
                <w:numId w:val="15"/>
              </w:numPr>
            </w:pPr>
            <w:r>
              <w:t>A persona, having a person with a login, has been selected</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293D66">
            <w:pPr>
              <w:pStyle w:val="BodyText"/>
            </w:pPr>
            <w:r>
              <w:t xml:space="preserve">The user chooses the </w:t>
            </w:r>
            <w:r w:rsidR="00293D66">
              <w:t>Allow self access option</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293D66">
            <w:pPr>
              <w:pStyle w:val="BodyText"/>
            </w:pPr>
            <w:r>
              <w:t xml:space="preserve">The </w:t>
            </w:r>
            <w:r w:rsidR="00293D66">
              <w:t>self access</w:t>
            </w:r>
            <w:r>
              <w:t xml:space="preserve"> is not </w:t>
            </w:r>
            <w:r w:rsidR="00293D66">
              <w:t>enabled</w:t>
            </w:r>
            <w:r>
              <w:t xml:space="preserve"> and an error message is displayed to the user</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293D66">
            <w:pPr>
              <w:pStyle w:val="BodyText"/>
            </w:pPr>
            <w:r>
              <w:t xml:space="preserve">The </w:t>
            </w:r>
            <w:r w:rsidR="00293D66">
              <w:t>self access</w:t>
            </w:r>
            <w:r>
              <w:t xml:space="preserve"> is successfully </w:t>
            </w:r>
            <w:r w:rsidR="00293D66">
              <w:t xml:space="preserve">set for </w:t>
            </w:r>
            <w:r>
              <w:t>the persona</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980032" w:rsidRDefault="00485C8D" w:rsidP="005E61D6">
            <w:pPr>
              <w:pStyle w:val="BodyText"/>
              <w:numPr>
                <w:ilvl w:val="0"/>
                <w:numId w:val="213"/>
              </w:numPr>
            </w:pPr>
            <w:r>
              <w:t>Application ask user to confirm allowing self access for the selected persona</w:t>
            </w:r>
          </w:p>
          <w:p w:rsidR="00980032" w:rsidRDefault="00980032" w:rsidP="005E61D6">
            <w:pPr>
              <w:pStyle w:val="BodyText"/>
              <w:numPr>
                <w:ilvl w:val="0"/>
                <w:numId w:val="213"/>
              </w:numPr>
            </w:pPr>
            <w:r>
              <w:t xml:space="preserve">The user confirms. </w:t>
            </w:r>
          </w:p>
          <w:p w:rsidR="00980032" w:rsidRPr="006D15FA" w:rsidRDefault="00485C8D" w:rsidP="005E61D6">
            <w:pPr>
              <w:pStyle w:val="BodyText"/>
              <w:numPr>
                <w:ilvl w:val="0"/>
                <w:numId w:val="213"/>
              </w:numPr>
            </w:pPr>
            <w:r>
              <w:t>Application sets this new persona as having self access enabled</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980032" w:rsidRPr="006D15FA" w:rsidRDefault="00980032" w:rsidP="00485C8D">
            <w:pPr>
              <w:pStyle w:val="BodyText"/>
            </w:pPr>
          </w:p>
        </w:tc>
      </w:tr>
    </w:tbl>
    <w:p w:rsidR="00980032" w:rsidRDefault="00980032" w:rsidP="00980032"/>
    <w:p w:rsidR="00980032" w:rsidRDefault="00980032" w:rsidP="0011640B">
      <w:pPr>
        <w:pStyle w:val="Heading4"/>
        <w:tabs>
          <w:tab w:val="num" w:pos="864"/>
        </w:tabs>
      </w:pPr>
      <w:bookmarkStart w:id="426" w:name="_Toc364961212"/>
      <w:r w:rsidRPr="002832F9">
        <w:t xml:space="preserve">UAM0300 </w:t>
      </w:r>
      <w:r w:rsidR="0011640B">
        <w:t>–</w:t>
      </w:r>
      <w:r w:rsidRPr="002832F9">
        <w:t xml:space="preserve"> </w:t>
      </w:r>
      <w:r w:rsidR="0011640B">
        <w:t>Disallow persona self access</w:t>
      </w:r>
      <w:r w:rsidRPr="00B73518">
        <w:t xml:space="preserve"> </w:t>
      </w:r>
      <w:r>
        <w:t>(New)</w:t>
      </w:r>
      <w:bookmarkEnd w:id="426"/>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582"/>
        <w:gridCol w:w="720"/>
        <w:gridCol w:w="2606"/>
      </w:tblGrid>
      <w:tr w:rsidR="00980032" w:rsidTr="001A4A0A">
        <w:trPr>
          <w:trHeight w:val="360"/>
        </w:trPr>
        <w:tc>
          <w:tcPr>
            <w:tcW w:w="5850" w:type="dxa"/>
            <w:gridSpan w:val="2"/>
            <w:shd w:val="clear" w:color="auto" w:fill="E6E6E6"/>
          </w:tcPr>
          <w:p w:rsidR="00980032" w:rsidRDefault="0011640B" w:rsidP="0011640B">
            <w:pPr>
              <w:pStyle w:val="TableHeading"/>
            </w:pPr>
            <w:r>
              <w:rPr>
                <w:lang w:val="en-US"/>
              </w:rPr>
              <w:t>Disallow persona self access</w:t>
            </w:r>
          </w:p>
        </w:tc>
        <w:tc>
          <w:tcPr>
            <w:tcW w:w="720" w:type="dxa"/>
            <w:shd w:val="clear" w:color="auto" w:fill="E6E6E6"/>
          </w:tcPr>
          <w:p w:rsidR="00980032" w:rsidRDefault="00980032" w:rsidP="001A4A0A">
            <w:pPr>
              <w:pStyle w:val="TableHeading"/>
            </w:pPr>
            <w:r>
              <w:t>EXT</w:t>
            </w:r>
          </w:p>
        </w:tc>
        <w:tc>
          <w:tcPr>
            <w:tcW w:w="2606" w:type="dxa"/>
            <w:shd w:val="clear" w:color="auto" w:fill="E6E6E6"/>
          </w:tcPr>
          <w:p w:rsidR="00980032" w:rsidRDefault="00980032" w:rsidP="001A4A0A">
            <w:pPr>
              <w:pStyle w:val="TableHeading"/>
            </w:pPr>
            <w:r w:rsidRPr="002832F9">
              <w:t>UAM0300</w:t>
            </w:r>
          </w:p>
        </w:tc>
      </w:tr>
      <w:tr w:rsidR="00980032" w:rsidTr="001A4A0A">
        <w:tc>
          <w:tcPr>
            <w:tcW w:w="2268" w:type="dxa"/>
          </w:tcPr>
          <w:p w:rsidR="00980032" w:rsidRDefault="00980032" w:rsidP="001A4A0A">
            <w:r>
              <w:t>Primary actors</w:t>
            </w:r>
          </w:p>
        </w:tc>
        <w:tc>
          <w:tcPr>
            <w:tcW w:w="6908" w:type="dxa"/>
            <w:gridSpan w:val="3"/>
          </w:tcPr>
          <w:p w:rsidR="00980032" w:rsidRDefault="00980032" w:rsidP="001A4A0A">
            <w:pPr>
              <w:pStyle w:val="BodyText"/>
            </w:pPr>
            <w:r>
              <w:t>Dealer admin/user</w:t>
            </w:r>
          </w:p>
          <w:p w:rsidR="00980032" w:rsidRPr="006D15FA" w:rsidRDefault="00980032" w:rsidP="001A4A0A">
            <w:pPr>
              <w:pStyle w:val="BodyText"/>
            </w:pPr>
            <w:r>
              <w:t>CSR admin/user</w:t>
            </w:r>
          </w:p>
        </w:tc>
      </w:tr>
      <w:tr w:rsidR="00980032" w:rsidTr="001A4A0A">
        <w:tc>
          <w:tcPr>
            <w:tcW w:w="2268" w:type="dxa"/>
          </w:tcPr>
          <w:p w:rsidR="00980032" w:rsidRDefault="00980032" w:rsidP="001A4A0A">
            <w:r>
              <w:t>Summary Goal</w:t>
            </w:r>
          </w:p>
        </w:tc>
        <w:tc>
          <w:tcPr>
            <w:tcW w:w="6908" w:type="dxa"/>
            <w:gridSpan w:val="3"/>
          </w:tcPr>
          <w:p w:rsidR="00980032" w:rsidRPr="006D15FA" w:rsidRDefault="00293D66" w:rsidP="00293D66">
            <w:pPr>
              <w:pStyle w:val="BodyText"/>
            </w:pPr>
            <w:r w:rsidRPr="00212E2D">
              <w:t xml:space="preserve">This use case allows the user </w:t>
            </w:r>
            <w:r>
              <w:t>to disable the ability for a persona user (i.e. person with a login) to self manage billing entity (account or subscriber)</w:t>
            </w:r>
          </w:p>
        </w:tc>
      </w:tr>
      <w:tr w:rsidR="00980032" w:rsidRPr="008F2898" w:rsidTr="001A4A0A">
        <w:trPr>
          <w:trHeight w:val="176"/>
        </w:trPr>
        <w:tc>
          <w:tcPr>
            <w:tcW w:w="2268" w:type="dxa"/>
          </w:tcPr>
          <w:p w:rsidR="00980032" w:rsidRDefault="00980032" w:rsidP="001A4A0A">
            <w:r>
              <w:t>Pre-conditions</w:t>
            </w:r>
          </w:p>
        </w:tc>
        <w:tc>
          <w:tcPr>
            <w:tcW w:w="6908" w:type="dxa"/>
            <w:gridSpan w:val="3"/>
          </w:tcPr>
          <w:p w:rsidR="00980032" w:rsidRPr="00114456" w:rsidRDefault="00980032" w:rsidP="001A4A0A">
            <w:pPr>
              <w:pStyle w:val="BodyText"/>
              <w:numPr>
                <w:ilvl w:val="0"/>
                <w:numId w:val="15"/>
              </w:numPr>
            </w:pPr>
            <w:r w:rsidRPr="00114456">
              <w:t>The user is logged in.</w:t>
            </w:r>
          </w:p>
          <w:p w:rsidR="00980032" w:rsidRPr="001D143F" w:rsidRDefault="00980032" w:rsidP="0011640B">
            <w:pPr>
              <w:pStyle w:val="BodyText"/>
              <w:numPr>
                <w:ilvl w:val="0"/>
                <w:numId w:val="15"/>
              </w:numPr>
            </w:pPr>
            <w:r w:rsidRPr="00114456">
              <w:t xml:space="preserve">The </w:t>
            </w:r>
            <w:r>
              <w:t>persona is linked to a</w:t>
            </w:r>
            <w:r w:rsidR="0011640B">
              <w:t xml:space="preserve"> person user (existing login)</w:t>
            </w:r>
          </w:p>
        </w:tc>
      </w:tr>
      <w:tr w:rsidR="00980032" w:rsidRPr="009031EA" w:rsidTr="001A4A0A">
        <w:trPr>
          <w:trHeight w:val="176"/>
        </w:trPr>
        <w:tc>
          <w:tcPr>
            <w:tcW w:w="2268" w:type="dxa"/>
          </w:tcPr>
          <w:p w:rsidR="00980032" w:rsidRPr="002153B0" w:rsidRDefault="00980032" w:rsidP="001A4A0A">
            <w:r>
              <w:t>Trigger</w:t>
            </w:r>
          </w:p>
        </w:tc>
        <w:tc>
          <w:tcPr>
            <w:tcW w:w="6908" w:type="dxa"/>
            <w:gridSpan w:val="3"/>
          </w:tcPr>
          <w:p w:rsidR="00980032" w:rsidRPr="006D15FA" w:rsidRDefault="00980032" w:rsidP="0011640B">
            <w:pPr>
              <w:pStyle w:val="BodyText"/>
            </w:pPr>
            <w:r>
              <w:t xml:space="preserve">The user chooses the </w:t>
            </w:r>
            <w:r w:rsidR="0011640B">
              <w:t>option to disallow self access for a given persona</w:t>
            </w:r>
          </w:p>
        </w:tc>
      </w:tr>
      <w:tr w:rsidR="00980032" w:rsidRPr="006D15FA" w:rsidTr="001A4A0A">
        <w:trPr>
          <w:trHeight w:val="176"/>
        </w:trPr>
        <w:tc>
          <w:tcPr>
            <w:tcW w:w="2268" w:type="dxa"/>
          </w:tcPr>
          <w:p w:rsidR="00980032" w:rsidRDefault="00980032" w:rsidP="001A4A0A">
            <w:r>
              <w:t>Minimum guarantees</w:t>
            </w:r>
          </w:p>
        </w:tc>
        <w:tc>
          <w:tcPr>
            <w:tcW w:w="6908" w:type="dxa"/>
            <w:gridSpan w:val="3"/>
          </w:tcPr>
          <w:p w:rsidR="00980032" w:rsidRPr="006D15FA" w:rsidRDefault="00980032" w:rsidP="0011640B">
            <w:pPr>
              <w:pStyle w:val="BodyText"/>
            </w:pPr>
            <w:r>
              <w:t xml:space="preserve">The </w:t>
            </w:r>
            <w:r w:rsidR="0011640B">
              <w:t>self access</w:t>
            </w:r>
            <w:r>
              <w:t xml:space="preserve"> is not removed and an error message is displayed</w:t>
            </w:r>
          </w:p>
        </w:tc>
      </w:tr>
      <w:tr w:rsidR="00980032" w:rsidRPr="008F2898" w:rsidTr="001A4A0A">
        <w:trPr>
          <w:trHeight w:val="176"/>
        </w:trPr>
        <w:tc>
          <w:tcPr>
            <w:tcW w:w="2268" w:type="dxa"/>
          </w:tcPr>
          <w:p w:rsidR="00980032" w:rsidRDefault="00980032" w:rsidP="001A4A0A">
            <w:r>
              <w:t>Success guarantees:</w:t>
            </w:r>
          </w:p>
        </w:tc>
        <w:tc>
          <w:tcPr>
            <w:tcW w:w="6908" w:type="dxa"/>
            <w:gridSpan w:val="3"/>
          </w:tcPr>
          <w:p w:rsidR="00980032" w:rsidRPr="006D15FA" w:rsidRDefault="00980032" w:rsidP="0011640B">
            <w:pPr>
              <w:pStyle w:val="BodyText"/>
            </w:pPr>
            <w:r>
              <w:t xml:space="preserve">The </w:t>
            </w:r>
            <w:r w:rsidR="0011640B">
              <w:t>self access</w:t>
            </w:r>
            <w:r>
              <w:t xml:space="preserve"> </w:t>
            </w:r>
            <w:r w:rsidR="0011640B">
              <w:t>for the selected persona</w:t>
            </w:r>
            <w:r>
              <w:t xml:space="preserve"> is successfully removed</w:t>
            </w:r>
          </w:p>
        </w:tc>
      </w:tr>
      <w:tr w:rsidR="00980032" w:rsidRPr="009031EA" w:rsidTr="001A4A0A">
        <w:trPr>
          <w:trHeight w:val="176"/>
        </w:trPr>
        <w:tc>
          <w:tcPr>
            <w:tcW w:w="2268" w:type="dxa"/>
          </w:tcPr>
          <w:p w:rsidR="00980032" w:rsidRPr="002153B0" w:rsidRDefault="00980032" w:rsidP="001A4A0A">
            <w:r w:rsidRPr="002153B0">
              <w:t>Normal Flow:</w:t>
            </w:r>
          </w:p>
        </w:tc>
        <w:tc>
          <w:tcPr>
            <w:tcW w:w="6908" w:type="dxa"/>
            <w:gridSpan w:val="3"/>
          </w:tcPr>
          <w:p w:rsidR="0011640B" w:rsidRDefault="00980032" w:rsidP="00970393">
            <w:pPr>
              <w:pStyle w:val="BodyText"/>
              <w:numPr>
                <w:ilvl w:val="0"/>
                <w:numId w:val="40"/>
              </w:numPr>
            </w:pPr>
            <w:r>
              <w:t xml:space="preserve">The user chooses the </w:t>
            </w:r>
            <w:r w:rsidR="0011640B">
              <w:t>disallow option</w:t>
            </w:r>
          </w:p>
          <w:p w:rsidR="00980032" w:rsidRPr="006D15FA" w:rsidRDefault="00980032" w:rsidP="00970393">
            <w:pPr>
              <w:pStyle w:val="BodyText"/>
              <w:numPr>
                <w:ilvl w:val="0"/>
                <w:numId w:val="40"/>
              </w:numPr>
            </w:pPr>
            <w:r>
              <w:t xml:space="preserve">The application </w:t>
            </w:r>
            <w:r w:rsidR="00103597">
              <w:t>disable</w:t>
            </w:r>
            <w:r>
              <w:t xml:space="preserve"> the </w:t>
            </w:r>
            <w:r w:rsidR="00103597">
              <w:t>self access for the selected persona (A1)</w:t>
            </w:r>
          </w:p>
        </w:tc>
      </w:tr>
      <w:tr w:rsidR="00980032" w:rsidRPr="002153B0" w:rsidTr="001A4A0A">
        <w:trPr>
          <w:trHeight w:val="176"/>
        </w:trPr>
        <w:tc>
          <w:tcPr>
            <w:tcW w:w="2268" w:type="dxa"/>
          </w:tcPr>
          <w:p w:rsidR="00980032" w:rsidRDefault="00980032" w:rsidP="001A4A0A">
            <w:r>
              <w:t>Alternative Flows:</w:t>
            </w:r>
          </w:p>
        </w:tc>
        <w:tc>
          <w:tcPr>
            <w:tcW w:w="6908" w:type="dxa"/>
            <w:gridSpan w:val="3"/>
          </w:tcPr>
          <w:p w:rsidR="00980032" w:rsidRDefault="00980032" w:rsidP="00103597">
            <w:pPr>
              <w:pStyle w:val="BodyText"/>
            </w:pPr>
            <w:r>
              <w:t xml:space="preserve">A1 : The application is not able to </w:t>
            </w:r>
            <w:r w:rsidR="00103597">
              <w:t>disable</w:t>
            </w:r>
            <w:r>
              <w:t xml:space="preserve"> the </w:t>
            </w:r>
            <w:r w:rsidR="00103597">
              <w:t>self access</w:t>
            </w:r>
            <w:r>
              <w:t xml:space="preserve"> </w:t>
            </w:r>
            <w:r w:rsidR="00103597">
              <w:t>of the persona</w:t>
            </w:r>
          </w:p>
          <w:p w:rsidR="00980032" w:rsidRPr="006D15FA" w:rsidRDefault="00980032" w:rsidP="00970393">
            <w:pPr>
              <w:pStyle w:val="BodyText"/>
              <w:numPr>
                <w:ilvl w:val="0"/>
                <w:numId w:val="41"/>
              </w:numPr>
            </w:pPr>
            <w:r>
              <w:t xml:space="preserve">The application displays an error message indicating that the </w:t>
            </w:r>
            <w:r w:rsidR="00103597">
              <w:t>self access cannot be disabled.</w:t>
            </w:r>
          </w:p>
        </w:tc>
      </w:tr>
    </w:tbl>
    <w:p w:rsidR="00980032" w:rsidRDefault="00980032" w:rsidP="00980032"/>
    <w:p w:rsidR="00980032" w:rsidRPr="00E06E71" w:rsidRDefault="00980032" w:rsidP="00980032">
      <w:pPr>
        <w:pStyle w:val="Heading4"/>
      </w:pPr>
      <w:bookmarkStart w:id="427" w:name="_Toc364961213"/>
      <w:r>
        <w:t>UAM0010 – View login information (Modified)</w:t>
      </w:r>
      <w:bookmarkEnd w:id="427"/>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Tr="001A4A0A">
        <w:trPr>
          <w:trHeight w:val="360"/>
        </w:trPr>
        <w:tc>
          <w:tcPr>
            <w:tcW w:w="5580" w:type="dxa"/>
            <w:gridSpan w:val="2"/>
            <w:shd w:val="clear" w:color="auto" w:fill="E6E6E6"/>
          </w:tcPr>
          <w:p w:rsidR="00980032" w:rsidRDefault="00980032" w:rsidP="001A4A0A">
            <w:pPr>
              <w:pStyle w:val="TableHeading"/>
            </w:pPr>
            <w:r>
              <w:t>View Login Information</w:t>
            </w:r>
          </w:p>
        </w:tc>
        <w:tc>
          <w:tcPr>
            <w:tcW w:w="3596" w:type="dxa"/>
            <w:shd w:val="clear" w:color="auto" w:fill="E6E6E6"/>
          </w:tcPr>
          <w:p w:rsidR="00980032" w:rsidRDefault="00980032" w:rsidP="001A4A0A">
            <w:pPr>
              <w:pStyle w:val="TableHeading"/>
            </w:pPr>
            <w:r>
              <w:t xml:space="preserve">UAM0010 </w:t>
            </w:r>
          </w:p>
        </w:tc>
      </w:tr>
      <w:tr w:rsidR="00980032" w:rsidRPr="006D15FA" w:rsidTr="001A4A0A">
        <w:tc>
          <w:tcPr>
            <w:tcW w:w="2268" w:type="dxa"/>
          </w:tcPr>
          <w:p w:rsidR="00980032" w:rsidRDefault="00980032" w:rsidP="001A4A0A">
            <w:pPr>
              <w:pStyle w:val="BodyText"/>
            </w:pPr>
            <w:r>
              <w:t>Primary actors</w:t>
            </w:r>
          </w:p>
        </w:tc>
        <w:tc>
          <w:tcPr>
            <w:tcW w:w="6908" w:type="dxa"/>
            <w:gridSpan w:val="2"/>
          </w:tcPr>
          <w:p w:rsidR="00980032" w:rsidRPr="00103597" w:rsidRDefault="00980032" w:rsidP="001A4A0A">
            <w:pPr>
              <w:pStyle w:val="BodyText"/>
              <w:rPr>
                <w:color w:val="FF0000"/>
              </w:rPr>
            </w:pPr>
            <w:r w:rsidRPr="00103597">
              <w:rPr>
                <w:color w:val="FF0000"/>
              </w:rPr>
              <w:t>Telco user</w:t>
            </w:r>
          </w:p>
          <w:p w:rsidR="00980032" w:rsidRPr="00103597" w:rsidRDefault="00980032" w:rsidP="001A4A0A">
            <w:pPr>
              <w:pStyle w:val="BodyText"/>
              <w:rPr>
                <w:color w:val="FF0000"/>
              </w:rPr>
            </w:pPr>
            <w:r w:rsidRPr="00103597">
              <w:rPr>
                <w:color w:val="FF0000"/>
              </w:rPr>
              <w:t>Dealer user</w:t>
            </w:r>
          </w:p>
          <w:p w:rsidR="00980032" w:rsidRPr="00103597" w:rsidRDefault="00980032" w:rsidP="001A4A0A">
            <w:pPr>
              <w:pStyle w:val="BodyText"/>
              <w:rPr>
                <w:color w:val="FF0000"/>
              </w:rPr>
            </w:pPr>
            <w:r w:rsidRPr="00103597">
              <w:rPr>
                <w:color w:val="FF0000"/>
              </w:rPr>
              <w:t>Business User</w:t>
            </w:r>
          </w:p>
        </w:tc>
      </w:tr>
      <w:tr w:rsidR="00980032" w:rsidRPr="006D15FA" w:rsidTr="001A4A0A">
        <w:tc>
          <w:tcPr>
            <w:tcW w:w="2268" w:type="dxa"/>
          </w:tcPr>
          <w:p w:rsidR="00980032" w:rsidRDefault="00980032" w:rsidP="001A4A0A">
            <w:pPr>
              <w:pStyle w:val="BodyText"/>
            </w:pPr>
            <w:r>
              <w:t>Summary Goal</w:t>
            </w:r>
          </w:p>
        </w:tc>
        <w:tc>
          <w:tcPr>
            <w:tcW w:w="6908" w:type="dxa"/>
            <w:gridSpan w:val="2"/>
          </w:tcPr>
          <w:p w:rsidR="00980032" w:rsidRPr="00103597" w:rsidRDefault="00980032" w:rsidP="00103597">
            <w:pPr>
              <w:pStyle w:val="BodyText"/>
              <w:rPr>
                <w:color w:val="FF0000"/>
              </w:rPr>
            </w:pPr>
            <w:r w:rsidRPr="00103597">
              <w:rPr>
                <w:color w:val="FF0000"/>
              </w:rPr>
              <w:t>This use case allows the user to view the login information of a</w:t>
            </w:r>
            <w:r w:rsidR="00103597" w:rsidRPr="00103597">
              <w:rPr>
                <w:color w:val="FF0000"/>
              </w:rPr>
              <w:t xml:space="preserve"> user</w:t>
            </w:r>
            <w:r w:rsidRPr="00103597">
              <w:rPr>
                <w:color w:val="FF0000"/>
              </w:rPr>
              <w:t>.</w:t>
            </w:r>
          </w:p>
        </w:tc>
      </w:tr>
      <w:tr w:rsidR="00980032" w:rsidRPr="008C7BBB" w:rsidTr="001A4A0A">
        <w:trPr>
          <w:trHeight w:val="176"/>
        </w:trPr>
        <w:tc>
          <w:tcPr>
            <w:tcW w:w="2268" w:type="dxa"/>
          </w:tcPr>
          <w:p w:rsidR="00980032" w:rsidRDefault="00980032" w:rsidP="001A4A0A">
            <w:pPr>
              <w:pStyle w:val="BodyText"/>
            </w:pPr>
            <w:r>
              <w:t>Pre-conditions</w:t>
            </w:r>
          </w:p>
        </w:tc>
        <w:tc>
          <w:tcPr>
            <w:tcW w:w="6908" w:type="dxa"/>
            <w:gridSpan w:val="2"/>
          </w:tcPr>
          <w:p w:rsidR="00980032" w:rsidRPr="00103597" w:rsidRDefault="00980032" w:rsidP="00E65925">
            <w:pPr>
              <w:pStyle w:val="BodyText"/>
              <w:rPr>
                <w:color w:val="FF0000"/>
              </w:rPr>
            </w:pPr>
            <w:r w:rsidRPr="00103597">
              <w:rPr>
                <w:color w:val="FF0000"/>
              </w:rPr>
              <w:t xml:space="preserve">The user </w:t>
            </w:r>
            <w:r w:rsidR="00103597" w:rsidRPr="00103597">
              <w:rPr>
                <w:color w:val="FF0000"/>
              </w:rPr>
              <w:t xml:space="preserve">has access to </w:t>
            </w:r>
            <w:r w:rsidRPr="00103597">
              <w:rPr>
                <w:color w:val="FF0000"/>
              </w:rPr>
              <w:t>a</w:t>
            </w:r>
            <w:r w:rsidR="00103597" w:rsidRPr="00103597">
              <w:rPr>
                <w:color w:val="FF0000"/>
              </w:rPr>
              <w:t>nother user (</w:t>
            </w:r>
            <w:r w:rsidR="00103597">
              <w:rPr>
                <w:color w:val="FF0000"/>
              </w:rPr>
              <w:t xml:space="preserve">i.e. </w:t>
            </w:r>
            <w:r w:rsidR="00103597" w:rsidRPr="00103597">
              <w:rPr>
                <w:color w:val="FF0000"/>
              </w:rPr>
              <w:t>D</w:t>
            </w:r>
            <w:r w:rsidRPr="00103597">
              <w:rPr>
                <w:color w:val="FF0000"/>
              </w:rPr>
              <w:t>ealer</w:t>
            </w:r>
            <w:r w:rsidR="00103597" w:rsidRPr="00103597">
              <w:rPr>
                <w:color w:val="FF0000"/>
              </w:rPr>
              <w:t xml:space="preserve">, </w:t>
            </w:r>
            <w:r w:rsidRPr="00103597">
              <w:rPr>
                <w:color w:val="FF0000"/>
              </w:rPr>
              <w:t>Telco</w:t>
            </w:r>
            <w:r w:rsidR="00E65925">
              <w:rPr>
                <w:color w:val="FF0000"/>
              </w:rPr>
              <w:t xml:space="preserve">, </w:t>
            </w:r>
            <w:r w:rsidRPr="00103597">
              <w:rPr>
                <w:color w:val="FF0000"/>
              </w:rPr>
              <w:t xml:space="preserve">Business </w:t>
            </w:r>
            <w:r w:rsidR="00E65925">
              <w:rPr>
                <w:color w:val="FF0000"/>
              </w:rPr>
              <w:t xml:space="preserve">or Residential </w:t>
            </w:r>
            <w:r w:rsidR="00103597" w:rsidRPr="00103597">
              <w:rPr>
                <w:color w:val="FF0000"/>
              </w:rPr>
              <w:t>user</w:t>
            </w:r>
            <w:r w:rsidR="00103597">
              <w:rPr>
                <w:color w:val="FF0000"/>
              </w:rPr>
              <w:t>)</w:t>
            </w:r>
          </w:p>
        </w:tc>
      </w:tr>
      <w:tr w:rsidR="00980032" w:rsidRPr="006D15FA" w:rsidTr="001A4A0A">
        <w:trPr>
          <w:trHeight w:val="176"/>
        </w:trPr>
        <w:tc>
          <w:tcPr>
            <w:tcW w:w="2268" w:type="dxa"/>
          </w:tcPr>
          <w:p w:rsidR="00980032" w:rsidRPr="002153B0" w:rsidRDefault="00980032" w:rsidP="001A4A0A">
            <w:pPr>
              <w:pStyle w:val="BodyText"/>
            </w:pPr>
            <w:r>
              <w:t>Trigger</w:t>
            </w:r>
          </w:p>
        </w:tc>
        <w:tc>
          <w:tcPr>
            <w:tcW w:w="6908" w:type="dxa"/>
            <w:gridSpan w:val="2"/>
          </w:tcPr>
          <w:p w:rsidR="00980032" w:rsidRPr="00103597" w:rsidRDefault="00980032" w:rsidP="00103597">
            <w:pPr>
              <w:pStyle w:val="BodyText"/>
              <w:rPr>
                <w:color w:val="FF0000"/>
              </w:rPr>
            </w:pPr>
            <w:r w:rsidRPr="00103597">
              <w:rPr>
                <w:color w:val="FF0000"/>
              </w:rPr>
              <w:t>The user choose</w:t>
            </w:r>
            <w:r w:rsidR="00103597" w:rsidRPr="00103597">
              <w:rPr>
                <w:color w:val="FF0000"/>
              </w:rPr>
              <w:t>s</w:t>
            </w:r>
            <w:r w:rsidRPr="00103597">
              <w:rPr>
                <w:color w:val="FF0000"/>
              </w:rPr>
              <w:t xml:space="preserve"> the option to view login information</w:t>
            </w:r>
          </w:p>
        </w:tc>
      </w:tr>
      <w:tr w:rsidR="00980032" w:rsidRPr="006D15FA" w:rsidTr="001A4A0A">
        <w:trPr>
          <w:trHeight w:val="176"/>
        </w:trPr>
        <w:tc>
          <w:tcPr>
            <w:tcW w:w="2268" w:type="dxa"/>
          </w:tcPr>
          <w:p w:rsidR="00980032" w:rsidRDefault="00980032" w:rsidP="001A4A0A">
            <w:pPr>
              <w:pStyle w:val="BodyText"/>
            </w:pPr>
            <w:r>
              <w:t>Minimum guarantees</w:t>
            </w:r>
          </w:p>
        </w:tc>
        <w:tc>
          <w:tcPr>
            <w:tcW w:w="6908" w:type="dxa"/>
            <w:gridSpan w:val="2"/>
          </w:tcPr>
          <w:p w:rsidR="00980032" w:rsidRPr="00103597" w:rsidRDefault="00980032" w:rsidP="001A4A0A">
            <w:pPr>
              <w:pStyle w:val="BodyText"/>
              <w:rPr>
                <w:color w:val="FF0000"/>
              </w:rPr>
            </w:pPr>
            <w:r w:rsidRPr="00103597">
              <w:rPr>
                <w:color w:val="FF0000"/>
              </w:rPr>
              <w:t>A message is displayed if the user doesn’t have a login</w:t>
            </w:r>
          </w:p>
        </w:tc>
      </w:tr>
      <w:tr w:rsidR="00980032" w:rsidRPr="00490C7E" w:rsidTr="001A4A0A">
        <w:trPr>
          <w:trHeight w:val="176"/>
        </w:trPr>
        <w:tc>
          <w:tcPr>
            <w:tcW w:w="2268" w:type="dxa"/>
          </w:tcPr>
          <w:p w:rsidR="00980032" w:rsidRDefault="00980032" w:rsidP="001A4A0A">
            <w:pPr>
              <w:pStyle w:val="BodyText"/>
            </w:pPr>
            <w:r>
              <w:t>Success guarantees:</w:t>
            </w:r>
          </w:p>
        </w:tc>
        <w:tc>
          <w:tcPr>
            <w:tcW w:w="6908" w:type="dxa"/>
            <w:gridSpan w:val="2"/>
          </w:tcPr>
          <w:p w:rsidR="00980032" w:rsidRPr="00103597" w:rsidRDefault="00980032" w:rsidP="00293D66">
            <w:pPr>
              <w:pStyle w:val="BodyText"/>
              <w:rPr>
                <w:color w:val="FF0000"/>
              </w:rPr>
            </w:pPr>
            <w:r w:rsidRPr="00103597">
              <w:rPr>
                <w:color w:val="FF0000"/>
              </w:rPr>
              <w:t xml:space="preserve">Login information of the </w:t>
            </w:r>
            <w:r w:rsidR="00293D66">
              <w:rPr>
                <w:color w:val="FF0000"/>
              </w:rPr>
              <w:t>user</w:t>
            </w:r>
            <w:r w:rsidRPr="00103597">
              <w:rPr>
                <w:color w:val="FF0000"/>
              </w:rPr>
              <w:t xml:space="preserve"> is displayed.</w:t>
            </w:r>
          </w:p>
        </w:tc>
      </w:tr>
      <w:tr w:rsidR="00980032" w:rsidTr="001A4A0A">
        <w:trPr>
          <w:trHeight w:val="176"/>
        </w:trPr>
        <w:tc>
          <w:tcPr>
            <w:tcW w:w="2268" w:type="dxa"/>
          </w:tcPr>
          <w:p w:rsidR="00980032" w:rsidRPr="002153B0" w:rsidRDefault="00980032" w:rsidP="001A4A0A">
            <w:pPr>
              <w:pStyle w:val="BodyText"/>
            </w:pPr>
            <w:r w:rsidRPr="002153B0">
              <w:t>Normal Flow:</w:t>
            </w:r>
          </w:p>
        </w:tc>
        <w:tc>
          <w:tcPr>
            <w:tcW w:w="6908" w:type="dxa"/>
            <w:gridSpan w:val="2"/>
          </w:tcPr>
          <w:p w:rsidR="00980032" w:rsidRPr="00103597" w:rsidRDefault="00980032" w:rsidP="005E61D6">
            <w:pPr>
              <w:pStyle w:val="ListNumberUC"/>
              <w:numPr>
                <w:ilvl w:val="0"/>
                <w:numId w:val="212"/>
              </w:numPr>
              <w:rPr>
                <w:color w:val="FF0000"/>
              </w:rPr>
            </w:pPr>
            <w:r w:rsidRPr="00103597">
              <w:rPr>
                <w:color w:val="FF0000"/>
              </w:rPr>
              <w:t xml:space="preserve">The system displays the </w:t>
            </w:r>
            <w:r w:rsidR="00103597" w:rsidRPr="00103597">
              <w:rPr>
                <w:color w:val="FF0000"/>
              </w:rPr>
              <w:t>user</w:t>
            </w:r>
            <w:r w:rsidRPr="00103597">
              <w:rPr>
                <w:color w:val="FF0000"/>
              </w:rPr>
              <w:t xml:space="preserve"> role (A1)</w:t>
            </w:r>
          </w:p>
        </w:tc>
      </w:tr>
      <w:tr w:rsidR="00980032" w:rsidTr="001A4A0A">
        <w:trPr>
          <w:trHeight w:val="176"/>
        </w:trPr>
        <w:tc>
          <w:tcPr>
            <w:tcW w:w="2268" w:type="dxa"/>
          </w:tcPr>
          <w:p w:rsidR="00980032" w:rsidRPr="002153B0" w:rsidRDefault="00980032" w:rsidP="001A4A0A">
            <w:pPr>
              <w:pStyle w:val="BodyText"/>
            </w:pPr>
            <w:r>
              <w:t>Alternative Flows:</w:t>
            </w:r>
          </w:p>
        </w:tc>
        <w:tc>
          <w:tcPr>
            <w:tcW w:w="6908" w:type="dxa"/>
            <w:gridSpan w:val="2"/>
          </w:tcPr>
          <w:p w:rsidR="00980032" w:rsidRPr="00103597" w:rsidRDefault="00980032" w:rsidP="001A4A0A">
            <w:pPr>
              <w:pStyle w:val="BodyText"/>
              <w:rPr>
                <w:color w:val="FF0000"/>
              </w:rPr>
            </w:pPr>
            <w:r w:rsidRPr="00103597">
              <w:rPr>
                <w:color w:val="FF0000"/>
              </w:rPr>
              <w:t>A1. The system displays a message specifying that the user has no login.</w:t>
            </w:r>
          </w:p>
        </w:tc>
      </w:tr>
    </w:tbl>
    <w:p w:rsidR="00E65925" w:rsidRDefault="00E65925" w:rsidP="00E65925">
      <w:bookmarkStart w:id="428" w:name="_Toc265574725"/>
    </w:p>
    <w:p w:rsidR="00E65925" w:rsidRDefault="00E65925" w:rsidP="00E65925"/>
    <w:p w:rsidR="00980032" w:rsidRDefault="00980032" w:rsidP="00980032">
      <w:pPr>
        <w:pStyle w:val="Heading4"/>
      </w:pPr>
      <w:bookmarkStart w:id="429" w:name="_Toc364961214"/>
      <w:r>
        <w:t>UAM0020 - Edit login information</w:t>
      </w:r>
      <w:bookmarkEnd w:id="428"/>
      <w:r>
        <w:t xml:space="preserve"> (Modified)</w:t>
      </w:r>
      <w:bookmarkEnd w:id="429"/>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Tr="001A4A0A">
        <w:trPr>
          <w:trHeight w:val="360"/>
        </w:trPr>
        <w:tc>
          <w:tcPr>
            <w:tcW w:w="5580" w:type="dxa"/>
            <w:gridSpan w:val="2"/>
            <w:shd w:val="clear" w:color="auto" w:fill="E6E6E6"/>
          </w:tcPr>
          <w:p w:rsidR="00980032" w:rsidRDefault="00980032" w:rsidP="001A4A0A">
            <w:pPr>
              <w:pStyle w:val="TableHeading"/>
            </w:pPr>
            <w:r>
              <w:t>Edit Login Information</w:t>
            </w:r>
          </w:p>
        </w:tc>
        <w:tc>
          <w:tcPr>
            <w:tcW w:w="3596" w:type="dxa"/>
            <w:shd w:val="clear" w:color="auto" w:fill="E6E6E6"/>
          </w:tcPr>
          <w:p w:rsidR="00980032" w:rsidRDefault="00980032" w:rsidP="001A4A0A">
            <w:pPr>
              <w:pStyle w:val="TableHeading"/>
            </w:pPr>
            <w:r>
              <w:t xml:space="preserve">UAM0020 </w:t>
            </w:r>
          </w:p>
        </w:tc>
      </w:tr>
      <w:tr w:rsidR="00980032" w:rsidRPr="006D15FA" w:rsidTr="001A4A0A">
        <w:tc>
          <w:tcPr>
            <w:tcW w:w="2268" w:type="dxa"/>
          </w:tcPr>
          <w:p w:rsidR="00980032" w:rsidRDefault="00980032" w:rsidP="001A4A0A">
            <w:pPr>
              <w:pStyle w:val="BodyText"/>
            </w:pPr>
            <w:r>
              <w:t>Primary actors</w:t>
            </w:r>
          </w:p>
        </w:tc>
        <w:tc>
          <w:tcPr>
            <w:tcW w:w="6908" w:type="dxa"/>
            <w:gridSpan w:val="2"/>
          </w:tcPr>
          <w:p w:rsidR="00980032" w:rsidRDefault="00980032" w:rsidP="001A4A0A">
            <w:pPr>
              <w:pStyle w:val="BodyText"/>
            </w:pPr>
            <w:r>
              <w:t>Telco user</w:t>
            </w:r>
          </w:p>
          <w:p w:rsidR="00980032" w:rsidRDefault="00980032" w:rsidP="001A4A0A">
            <w:pPr>
              <w:pStyle w:val="BodyText"/>
            </w:pPr>
            <w:r>
              <w:t>Dealer user</w:t>
            </w:r>
          </w:p>
          <w:p w:rsidR="00980032" w:rsidRPr="006D15FA" w:rsidRDefault="00980032" w:rsidP="001A4A0A">
            <w:pPr>
              <w:pStyle w:val="BodyText"/>
            </w:pPr>
            <w:r>
              <w:t>Business User</w:t>
            </w:r>
          </w:p>
        </w:tc>
      </w:tr>
      <w:tr w:rsidR="00980032" w:rsidRPr="006D15FA" w:rsidTr="001A4A0A">
        <w:tc>
          <w:tcPr>
            <w:tcW w:w="2268" w:type="dxa"/>
          </w:tcPr>
          <w:p w:rsidR="00980032" w:rsidRDefault="00980032" w:rsidP="001A4A0A">
            <w:pPr>
              <w:pStyle w:val="BodyText"/>
            </w:pPr>
            <w:r>
              <w:t>Summary Goal</w:t>
            </w:r>
          </w:p>
        </w:tc>
        <w:tc>
          <w:tcPr>
            <w:tcW w:w="6908" w:type="dxa"/>
            <w:gridSpan w:val="2"/>
          </w:tcPr>
          <w:p w:rsidR="00980032" w:rsidRPr="006D15FA" w:rsidRDefault="00980032" w:rsidP="001A4A0A">
            <w:pPr>
              <w:pStyle w:val="BodyText"/>
            </w:pPr>
            <w:r>
              <w:t>This use case allows the user to modify role.</w:t>
            </w:r>
          </w:p>
        </w:tc>
      </w:tr>
      <w:tr w:rsidR="00980032" w:rsidRPr="008C7BBB" w:rsidTr="001A4A0A">
        <w:trPr>
          <w:trHeight w:val="176"/>
        </w:trPr>
        <w:tc>
          <w:tcPr>
            <w:tcW w:w="2268" w:type="dxa"/>
          </w:tcPr>
          <w:p w:rsidR="00980032" w:rsidRDefault="00980032" w:rsidP="001A4A0A">
            <w:pPr>
              <w:pStyle w:val="BodyText"/>
            </w:pPr>
            <w:r>
              <w:t>Pre-conditions</w:t>
            </w:r>
          </w:p>
        </w:tc>
        <w:tc>
          <w:tcPr>
            <w:tcW w:w="6908" w:type="dxa"/>
            <w:gridSpan w:val="2"/>
          </w:tcPr>
          <w:p w:rsidR="00980032" w:rsidRPr="00E65925" w:rsidRDefault="00980032" w:rsidP="00E65925">
            <w:pPr>
              <w:pStyle w:val="BodyText"/>
              <w:rPr>
                <w:color w:val="FF0000"/>
              </w:rPr>
            </w:pPr>
            <w:r w:rsidRPr="00E65925">
              <w:rPr>
                <w:color w:val="FF0000"/>
              </w:rPr>
              <w:t>The user is in the context of a Dealer</w:t>
            </w:r>
            <w:r w:rsidR="00E65925" w:rsidRPr="00E65925">
              <w:rPr>
                <w:color w:val="FF0000"/>
              </w:rPr>
              <w:t xml:space="preserve">, </w:t>
            </w:r>
            <w:r w:rsidRPr="00E65925">
              <w:rPr>
                <w:color w:val="FF0000"/>
              </w:rPr>
              <w:t>Telco or Business employee</w:t>
            </w:r>
          </w:p>
        </w:tc>
      </w:tr>
      <w:tr w:rsidR="00980032" w:rsidRPr="006D15FA" w:rsidTr="001A4A0A">
        <w:trPr>
          <w:trHeight w:val="176"/>
        </w:trPr>
        <w:tc>
          <w:tcPr>
            <w:tcW w:w="2268" w:type="dxa"/>
          </w:tcPr>
          <w:p w:rsidR="00980032" w:rsidRPr="002153B0" w:rsidRDefault="00980032" w:rsidP="001A4A0A">
            <w:pPr>
              <w:pStyle w:val="BodyText"/>
            </w:pPr>
            <w:r>
              <w:t>Trigger</w:t>
            </w:r>
          </w:p>
        </w:tc>
        <w:tc>
          <w:tcPr>
            <w:tcW w:w="6908" w:type="dxa"/>
            <w:gridSpan w:val="2"/>
          </w:tcPr>
          <w:p w:rsidR="00980032" w:rsidRPr="006D15FA" w:rsidRDefault="00980032" w:rsidP="001A4A0A">
            <w:pPr>
              <w:pStyle w:val="BodyText"/>
            </w:pPr>
            <w:r>
              <w:t>The user choose selects the option to edit login information</w:t>
            </w:r>
          </w:p>
        </w:tc>
      </w:tr>
      <w:tr w:rsidR="00980032" w:rsidRPr="006D15FA" w:rsidTr="001A4A0A">
        <w:trPr>
          <w:trHeight w:val="176"/>
        </w:trPr>
        <w:tc>
          <w:tcPr>
            <w:tcW w:w="2268" w:type="dxa"/>
          </w:tcPr>
          <w:p w:rsidR="00980032" w:rsidRDefault="00980032" w:rsidP="001A4A0A">
            <w:pPr>
              <w:pStyle w:val="BodyText"/>
            </w:pPr>
            <w:r>
              <w:t>Minimum guarantees</w:t>
            </w:r>
          </w:p>
        </w:tc>
        <w:tc>
          <w:tcPr>
            <w:tcW w:w="6908" w:type="dxa"/>
            <w:gridSpan w:val="2"/>
          </w:tcPr>
          <w:p w:rsidR="00980032" w:rsidRPr="006D15FA" w:rsidRDefault="00980032" w:rsidP="001A4A0A">
            <w:pPr>
              <w:pStyle w:val="BodyText"/>
            </w:pPr>
            <w:r>
              <w:t>Login information is not modified</w:t>
            </w:r>
          </w:p>
        </w:tc>
      </w:tr>
      <w:tr w:rsidR="00980032" w:rsidRPr="00490C7E" w:rsidTr="001A4A0A">
        <w:trPr>
          <w:trHeight w:val="176"/>
        </w:trPr>
        <w:tc>
          <w:tcPr>
            <w:tcW w:w="2268" w:type="dxa"/>
          </w:tcPr>
          <w:p w:rsidR="00980032" w:rsidRDefault="00980032" w:rsidP="001A4A0A">
            <w:pPr>
              <w:pStyle w:val="BodyText"/>
            </w:pPr>
            <w:r>
              <w:t>Success guarantees:</w:t>
            </w:r>
          </w:p>
        </w:tc>
        <w:tc>
          <w:tcPr>
            <w:tcW w:w="6908" w:type="dxa"/>
            <w:gridSpan w:val="2"/>
          </w:tcPr>
          <w:p w:rsidR="00980032" w:rsidRDefault="00980032" w:rsidP="001A4A0A">
            <w:pPr>
              <w:pStyle w:val="BodyText"/>
            </w:pPr>
            <w:r>
              <w:t>Login information of the employee is only modified locally.</w:t>
            </w:r>
          </w:p>
        </w:tc>
      </w:tr>
      <w:tr w:rsidR="00980032" w:rsidTr="001A4A0A">
        <w:trPr>
          <w:trHeight w:val="176"/>
        </w:trPr>
        <w:tc>
          <w:tcPr>
            <w:tcW w:w="2268" w:type="dxa"/>
          </w:tcPr>
          <w:p w:rsidR="00980032" w:rsidRPr="002153B0" w:rsidRDefault="00980032" w:rsidP="001A4A0A">
            <w:r w:rsidRPr="002153B0">
              <w:t>Normal Flow:</w:t>
            </w:r>
          </w:p>
        </w:tc>
        <w:tc>
          <w:tcPr>
            <w:tcW w:w="6908" w:type="dxa"/>
            <w:gridSpan w:val="2"/>
          </w:tcPr>
          <w:p w:rsidR="00980032" w:rsidRDefault="00980032" w:rsidP="00970393">
            <w:pPr>
              <w:pStyle w:val="BodyText"/>
              <w:numPr>
                <w:ilvl w:val="0"/>
                <w:numId w:val="58"/>
              </w:numPr>
            </w:pPr>
            <w:r>
              <w:t>Application displays available roles for the user</w:t>
            </w:r>
          </w:p>
          <w:p w:rsidR="00980032" w:rsidRDefault="00980032" w:rsidP="00970393">
            <w:pPr>
              <w:pStyle w:val="BodyText"/>
              <w:numPr>
                <w:ilvl w:val="0"/>
                <w:numId w:val="58"/>
              </w:numPr>
            </w:pPr>
            <w:r>
              <w:t>The user selects a new role.</w:t>
            </w:r>
          </w:p>
          <w:p w:rsidR="00980032" w:rsidRDefault="00980032" w:rsidP="00970393">
            <w:pPr>
              <w:pStyle w:val="BodyText"/>
              <w:numPr>
                <w:ilvl w:val="0"/>
                <w:numId w:val="58"/>
              </w:numPr>
            </w:pPr>
            <w:r>
              <w:t>The user confirms.(A1)</w:t>
            </w:r>
          </w:p>
        </w:tc>
      </w:tr>
      <w:tr w:rsidR="00980032" w:rsidTr="001A4A0A">
        <w:trPr>
          <w:trHeight w:val="176"/>
        </w:trPr>
        <w:tc>
          <w:tcPr>
            <w:tcW w:w="2268" w:type="dxa"/>
          </w:tcPr>
          <w:p w:rsidR="00980032" w:rsidRPr="002153B0" w:rsidRDefault="00980032" w:rsidP="001A4A0A">
            <w:r>
              <w:t>Alternative Flows:</w:t>
            </w:r>
          </w:p>
        </w:tc>
        <w:tc>
          <w:tcPr>
            <w:tcW w:w="6908" w:type="dxa"/>
            <w:gridSpan w:val="2"/>
          </w:tcPr>
          <w:p w:rsidR="00980032" w:rsidRDefault="00980032" w:rsidP="001A4A0A">
            <w:pPr>
              <w:pStyle w:val="BodyText"/>
            </w:pPr>
            <w:r>
              <w:t>A1. The us</w:t>
            </w:r>
            <w:r w:rsidRPr="002515E8">
              <w:t>e</w:t>
            </w:r>
            <w:r>
              <w:t>r cancels the modification.</w:t>
            </w:r>
          </w:p>
          <w:p w:rsidR="00980032" w:rsidRPr="00BB5088" w:rsidRDefault="00980032" w:rsidP="005E61D6">
            <w:pPr>
              <w:pStyle w:val="ListNumberUC"/>
              <w:numPr>
                <w:ilvl w:val="0"/>
                <w:numId w:val="218"/>
              </w:numPr>
            </w:pPr>
            <w:r>
              <w:t>Application redirects the user to the previous step</w:t>
            </w:r>
          </w:p>
        </w:tc>
      </w:tr>
    </w:tbl>
    <w:p w:rsidR="00980032" w:rsidRDefault="00980032" w:rsidP="00980032"/>
    <w:p w:rsidR="00980032" w:rsidRDefault="00980032" w:rsidP="00980032">
      <w:pPr>
        <w:pStyle w:val="Heading4"/>
      </w:pPr>
      <w:bookmarkStart w:id="430" w:name="_Toc265574731"/>
      <w:bookmarkStart w:id="431" w:name="_Toc364961215"/>
      <w:r>
        <w:t>UAM0080 - Register login</w:t>
      </w:r>
      <w:bookmarkEnd w:id="430"/>
      <w:r>
        <w:t xml:space="preserve"> (Modified)</w:t>
      </w:r>
      <w:bookmarkEnd w:id="431"/>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Tr="001A4A0A">
        <w:trPr>
          <w:trHeight w:val="360"/>
        </w:trPr>
        <w:tc>
          <w:tcPr>
            <w:tcW w:w="5580" w:type="dxa"/>
            <w:gridSpan w:val="2"/>
            <w:shd w:val="clear" w:color="auto" w:fill="E6E6E6"/>
          </w:tcPr>
          <w:p w:rsidR="00980032" w:rsidRDefault="00980032" w:rsidP="001A4A0A">
            <w:pPr>
              <w:pStyle w:val="TableHeading"/>
            </w:pPr>
            <w:r>
              <w:t>Register Login</w:t>
            </w:r>
          </w:p>
        </w:tc>
        <w:tc>
          <w:tcPr>
            <w:tcW w:w="3596" w:type="dxa"/>
            <w:shd w:val="clear" w:color="auto" w:fill="E6E6E6"/>
          </w:tcPr>
          <w:p w:rsidR="00980032" w:rsidRDefault="00980032" w:rsidP="001A4A0A">
            <w:pPr>
              <w:pStyle w:val="TableHeading"/>
            </w:pPr>
            <w:r>
              <w:t>UAM0080</w:t>
            </w:r>
          </w:p>
        </w:tc>
      </w:tr>
      <w:tr w:rsidR="00980032" w:rsidRPr="006D15FA" w:rsidTr="001A4A0A">
        <w:tc>
          <w:tcPr>
            <w:tcW w:w="2268" w:type="dxa"/>
          </w:tcPr>
          <w:p w:rsidR="00980032" w:rsidRDefault="00980032" w:rsidP="001A4A0A">
            <w:r>
              <w:t>Primary actors</w:t>
            </w:r>
          </w:p>
        </w:tc>
        <w:tc>
          <w:tcPr>
            <w:tcW w:w="6908" w:type="dxa"/>
            <w:gridSpan w:val="2"/>
          </w:tcPr>
          <w:p w:rsidR="00980032" w:rsidRDefault="00980032" w:rsidP="001A4A0A">
            <w:pPr>
              <w:pStyle w:val="BodyText"/>
            </w:pPr>
            <w:r>
              <w:t>Telco user</w:t>
            </w:r>
          </w:p>
          <w:p w:rsidR="00980032" w:rsidRDefault="00980032" w:rsidP="001A4A0A">
            <w:pPr>
              <w:pStyle w:val="BodyText"/>
            </w:pPr>
            <w:r>
              <w:t>Dealer user</w:t>
            </w:r>
          </w:p>
          <w:p w:rsidR="00980032" w:rsidRPr="006D15FA" w:rsidRDefault="00980032" w:rsidP="001A4A0A">
            <w:pPr>
              <w:pStyle w:val="BodyText"/>
            </w:pPr>
            <w:r>
              <w:t>Business User</w:t>
            </w:r>
          </w:p>
        </w:tc>
      </w:tr>
      <w:tr w:rsidR="00980032" w:rsidRPr="006D15FA" w:rsidTr="001A4A0A">
        <w:tc>
          <w:tcPr>
            <w:tcW w:w="2268" w:type="dxa"/>
          </w:tcPr>
          <w:p w:rsidR="00980032" w:rsidRDefault="00980032" w:rsidP="001A4A0A">
            <w:r>
              <w:t>Summary Goal</w:t>
            </w:r>
          </w:p>
        </w:tc>
        <w:tc>
          <w:tcPr>
            <w:tcW w:w="6908" w:type="dxa"/>
            <w:gridSpan w:val="2"/>
          </w:tcPr>
          <w:p w:rsidR="00980032" w:rsidRDefault="00980032" w:rsidP="00E65925">
            <w:r w:rsidRPr="00E65925">
              <w:rPr>
                <w:color w:val="FF0000"/>
              </w:rPr>
              <w:t>This Use Case allows the user to set login information to a Dealer</w:t>
            </w:r>
            <w:r w:rsidR="00E65925" w:rsidRPr="00E65925">
              <w:rPr>
                <w:color w:val="FF0000"/>
              </w:rPr>
              <w:t>,</w:t>
            </w:r>
            <w:r w:rsidRPr="00E65925">
              <w:rPr>
                <w:color w:val="FF0000"/>
              </w:rPr>
              <w:t xml:space="preserve"> Telco </w:t>
            </w:r>
            <w:r w:rsidR="00E65925" w:rsidRPr="00E65925">
              <w:rPr>
                <w:color w:val="FF0000"/>
              </w:rPr>
              <w:t xml:space="preserve">or Business </w:t>
            </w:r>
            <w:r w:rsidRPr="00E65925">
              <w:rPr>
                <w:color w:val="FF0000"/>
              </w:rPr>
              <w:t>employee</w:t>
            </w:r>
            <w:r>
              <w:t>.</w:t>
            </w:r>
          </w:p>
        </w:tc>
      </w:tr>
      <w:tr w:rsidR="00980032" w:rsidRPr="008C7BBB" w:rsidTr="001A4A0A">
        <w:trPr>
          <w:trHeight w:val="176"/>
        </w:trPr>
        <w:tc>
          <w:tcPr>
            <w:tcW w:w="2268" w:type="dxa"/>
          </w:tcPr>
          <w:p w:rsidR="00980032" w:rsidRDefault="00980032" w:rsidP="001A4A0A">
            <w:pPr>
              <w:pStyle w:val="BodyText"/>
            </w:pPr>
            <w:r>
              <w:t>Pre-conditions</w:t>
            </w:r>
          </w:p>
        </w:tc>
        <w:tc>
          <w:tcPr>
            <w:tcW w:w="6908" w:type="dxa"/>
            <w:gridSpan w:val="2"/>
          </w:tcPr>
          <w:p w:rsidR="00980032" w:rsidRDefault="00980032" w:rsidP="001A4A0A">
            <w:r>
              <w:t>Either</w:t>
            </w:r>
          </w:p>
          <w:p w:rsidR="00980032" w:rsidRPr="00E65925" w:rsidRDefault="00E65925" w:rsidP="00E65925">
            <w:pPr>
              <w:numPr>
                <w:ilvl w:val="0"/>
                <w:numId w:val="54"/>
              </w:numPr>
              <w:rPr>
                <w:color w:val="FF0000"/>
              </w:rPr>
            </w:pPr>
            <w:r w:rsidRPr="00E65925">
              <w:rPr>
                <w:color w:val="FF0000"/>
              </w:rPr>
              <w:t>The user is in the context of an</w:t>
            </w:r>
            <w:r w:rsidR="00980032" w:rsidRPr="00E65925">
              <w:rPr>
                <w:color w:val="FF0000"/>
              </w:rPr>
              <w:t xml:space="preserve"> employee with no login.</w:t>
            </w:r>
          </w:p>
          <w:p w:rsidR="00980032" w:rsidRPr="00E65925" w:rsidRDefault="00980032" w:rsidP="00970393">
            <w:pPr>
              <w:numPr>
                <w:ilvl w:val="0"/>
                <w:numId w:val="54"/>
              </w:numPr>
              <w:rPr>
                <w:color w:val="FF0000"/>
              </w:rPr>
            </w:pPr>
            <w:r w:rsidRPr="00E65925">
              <w:rPr>
                <w:color w:val="FF0000"/>
              </w:rPr>
              <w:t>The user is creating a new employee</w:t>
            </w:r>
          </w:p>
          <w:p w:rsidR="00980032" w:rsidRPr="008C7BBB" w:rsidRDefault="00980032" w:rsidP="001A4A0A"/>
        </w:tc>
      </w:tr>
      <w:tr w:rsidR="00980032" w:rsidRPr="006D15FA" w:rsidTr="001A4A0A">
        <w:trPr>
          <w:trHeight w:val="176"/>
        </w:trPr>
        <w:tc>
          <w:tcPr>
            <w:tcW w:w="2268" w:type="dxa"/>
          </w:tcPr>
          <w:p w:rsidR="00980032" w:rsidRPr="002153B0" w:rsidRDefault="00980032" w:rsidP="001A4A0A">
            <w:r>
              <w:t>Trigger</w:t>
            </w:r>
          </w:p>
        </w:tc>
        <w:tc>
          <w:tcPr>
            <w:tcW w:w="6908" w:type="dxa"/>
            <w:gridSpan w:val="2"/>
          </w:tcPr>
          <w:p w:rsidR="00980032" w:rsidRDefault="00980032" w:rsidP="001A4A0A">
            <w:pPr>
              <w:pStyle w:val="BodyText"/>
            </w:pPr>
            <w:r>
              <w:t>Either</w:t>
            </w:r>
          </w:p>
          <w:p w:rsidR="00980032" w:rsidRDefault="00980032" w:rsidP="00970393">
            <w:pPr>
              <w:pStyle w:val="BodyText"/>
              <w:numPr>
                <w:ilvl w:val="0"/>
                <w:numId w:val="55"/>
              </w:numPr>
            </w:pPr>
            <w:r>
              <w:t>The user selects the option to create a new login</w:t>
            </w:r>
          </w:p>
          <w:p w:rsidR="00980032" w:rsidRPr="006D15FA" w:rsidRDefault="00980032" w:rsidP="00970393">
            <w:pPr>
              <w:pStyle w:val="BodyText"/>
              <w:numPr>
                <w:ilvl w:val="0"/>
                <w:numId w:val="55"/>
              </w:numPr>
            </w:pPr>
            <w:r>
              <w:t>The user is at the login creation step when creating a new employee.</w:t>
            </w:r>
          </w:p>
        </w:tc>
      </w:tr>
      <w:tr w:rsidR="00980032" w:rsidRPr="006D15FA" w:rsidTr="001A4A0A">
        <w:trPr>
          <w:trHeight w:val="176"/>
        </w:trPr>
        <w:tc>
          <w:tcPr>
            <w:tcW w:w="2268" w:type="dxa"/>
          </w:tcPr>
          <w:p w:rsidR="00980032" w:rsidRDefault="00980032" w:rsidP="001A4A0A">
            <w:r>
              <w:t>Minimum guarantees</w:t>
            </w:r>
          </w:p>
        </w:tc>
        <w:tc>
          <w:tcPr>
            <w:tcW w:w="6908" w:type="dxa"/>
            <w:gridSpan w:val="2"/>
          </w:tcPr>
          <w:p w:rsidR="00980032" w:rsidRPr="006D15FA" w:rsidRDefault="00980032" w:rsidP="001A4A0A">
            <w:pPr>
              <w:pStyle w:val="BodyText"/>
            </w:pPr>
          </w:p>
        </w:tc>
      </w:tr>
      <w:tr w:rsidR="00980032" w:rsidRPr="00490C7E" w:rsidTr="001A4A0A">
        <w:trPr>
          <w:trHeight w:val="176"/>
        </w:trPr>
        <w:tc>
          <w:tcPr>
            <w:tcW w:w="2268" w:type="dxa"/>
          </w:tcPr>
          <w:p w:rsidR="00980032" w:rsidRDefault="00980032" w:rsidP="001A4A0A">
            <w:r>
              <w:t>Success guarantees:</w:t>
            </w:r>
          </w:p>
        </w:tc>
        <w:tc>
          <w:tcPr>
            <w:tcW w:w="6908" w:type="dxa"/>
            <w:gridSpan w:val="2"/>
          </w:tcPr>
          <w:p w:rsidR="00980032" w:rsidRPr="00490C7E" w:rsidRDefault="00980032" w:rsidP="001A4A0A">
            <w:pPr>
              <w:pStyle w:val="BodyText"/>
            </w:pPr>
            <w:r>
              <w:t>The employee has an active login only created locally.</w:t>
            </w:r>
          </w:p>
        </w:tc>
      </w:tr>
      <w:tr w:rsidR="00980032" w:rsidTr="001A4A0A">
        <w:trPr>
          <w:trHeight w:val="176"/>
        </w:trPr>
        <w:tc>
          <w:tcPr>
            <w:tcW w:w="2268" w:type="dxa"/>
          </w:tcPr>
          <w:p w:rsidR="00980032" w:rsidRPr="002153B0" w:rsidRDefault="00980032" w:rsidP="001A4A0A">
            <w:r w:rsidRPr="002153B0">
              <w:t>Normal Flow:</w:t>
            </w:r>
          </w:p>
        </w:tc>
        <w:tc>
          <w:tcPr>
            <w:tcW w:w="6908" w:type="dxa"/>
            <w:gridSpan w:val="2"/>
          </w:tcPr>
          <w:p w:rsidR="00980032" w:rsidDel="00E65925" w:rsidRDefault="00980032" w:rsidP="00970393">
            <w:pPr>
              <w:pStyle w:val="BodyText"/>
              <w:numPr>
                <w:ilvl w:val="0"/>
                <w:numId w:val="57"/>
              </w:numPr>
              <w:rPr>
                <w:del w:id="432" w:author="Comverse" w:date="2013-06-03T11:22:00Z"/>
              </w:rPr>
            </w:pPr>
            <w:del w:id="433" w:author="Comverse" w:date="2013-06-03T11:22:00Z">
              <w:r w:rsidDel="00E65925">
                <w:delText>The user selects the language for this new user</w:delText>
              </w:r>
            </w:del>
          </w:p>
          <w:p w:rsidR="00980032" w:rsidRDefault="00980032" w:rsidP="00970393">
            <w:pPr>
              <w:pStyle w:val="BodyText"/>
              <w:numPr>
                <w:ilvl w:val="0"/>
                <w:numId w:val="57"/>
              </w:numPr>
            </w:pPr>
            <w:r>
              <w:t>The user enters the new Login value</w:t>
            </w:r>
          </w:p>
          <w:p w:rsidR="00980032" w:rsidRDefault="00980032" w:rsidP="00970393">
            <w:pPr>
              <w:pStyle w:val="BodyText"/>
              <w:numPr>
                <w:ilvl w:val="0"/>
                <w:numId w:val="57"/>
              </w:numPr>
            </w:pPr>
            <w:r>
              <w:t>The selects a role (A3)</w:t>
            </w:r>
          </w:p>
          <w:p w:rsidR="00980032" w:rsidRDefault="00980032" w:rsidP="00970393">
            <w:pPr>
              <w:pStyle w:val="BodyText"/>
              <w:numPr>
                <w:ilvl w:val="0"/>
                <w:numId w:val="57"/>
              </w:numPr>
            </w:pPr>
            <w:r>
              <w:t xml:space="preserve">The user confirms. </w:t>
            </w:r>
          </w:p>
          <w:p w:rsidR="00980032" w:rsidRDefault="00980032" w:rsidP="00970393">
            <w:pPr>
              <w:pStyle w:val="BodyText"/>
              <w:numPr>
                <w:ilvl w:val="0"/>
                <w:numId w:val="57"/>
              </w:numPr>
            </w:pPr>
            <w:r>
              <w:t>Application validates information set (A1)</w:t>
            </w:r>
          </w:p>
          <w:p w:rsidR="00980032" w:rsidRDefault="00980032" w:rsidP="00970393">
            <w:pPr>
              <w:pStyle w:val="BodyText"/>
              <w:numPr>
                <w:ilvl w:val="0"/>
                <w:numId w:val="57"/>
              </w:numPr>
            </w:pPr>
            <w:r>
              <w:t>Application generates a temporary password</w:t>
            </w:r>
          </w:p>
          <w:p w:rsidR="00980032" w:rsidRDefault="00980032" w:rsidP="00970393">
            <w:pPr>
              <w:pStyle w:val="BodyText"/>
              <w:numPr>
                <w:ilvl w:val="0"/>
                <w:numId w:val="57"/>
              </w:numPr>
            </w:pPr>
            <w:r>
              <w:t>Application sends the temporary password on the user email (A2)</w:t>
            </w:r>
          </w:p>
          <w:p w:rsidR="00980032" w:rsidRDefault="00980032" w:rsidP="00E65925">
            <w:pPr>
              <w:pStyle w:val="BodyText"/>
              <w:numPr>
                <w:ilvl w:val="0"/>
                <w:numId w:val="57"/>
              </w:numPr>
            </w:pPr>
            <w:r>
              <w:t xml:space="preserve">Application creates the new login and set the </w:t>
            </w:r>
            <w:ins w:id="434" w:author="Comverse" w:date="2013-06-03T11:24:00Z">
              <w:r w:rsidR="00E65925">
                <w:t>‘</w:t>
              </w:r>
            </w:ins>
            <w:r>
              <w:t xml:space="preserve">change password </w:t>
            </w:r>
            <w:ins w:id="435" w:author="Comverse" w:date="2013-06-03T11:24:00Z">
              <w:r w:rsidR="00E65925">
                <w:t>on next</w:t>
              </w:r>
            </w:ins>
            <w:del w:id="436" w:author="Comverse" w:date="2013-06-03T11:24:00Z">
              <w:r w:rsidDel="00E65925">
                <w:delText>at first</w:delText>
              </w:r>
            </w:del>
            <w:r>
              <w:t xml:space="preserve"> login</w:t>
            </w:r>
            <w:ins w:id="437" w:author="Comverse" w:date="2013-06-03T11:24:00Z">
              <w:r w:rsidR="00E65925">
                <w:t>’</w:t>
              </w:r>
            </w:ins>
            <w:r>
              <w:t xml:space="preserve"> </w:t>
            </w:r>
            <w:ins w:id="438" w:author="Comverse" w:date="2013-06-03T11:24:00Z">
              <w:r w:rsidR="00E65925">
                <w:t>flag</w:t>
              </w:r>
            </w:ins>
            <w:del w:id="439" w:author="Comverse" w:date="2013-06-03T11:24:00Z">
              <w:r w:rsidDel="00E65925">
                <w:delText>option</w:delText>
              </w:r>
            </w:del>
            <w:ins w:id="440" w:author="Comverse" w:date="2013-06-03T11:24:00Z">
              <w:r w:rsidR="00E65925">
                <w:t>.</w:t>
              </w:r>
            </w:ins>
            <w:ins w:id="441" w:author="Comverse" w:date="2013-06-03T11:27:00Z">
              <w:r w:rsidR="00E65925">
                <w:t xml:space="preserve"> Refer to use case UAM0140 – Force user to change password on next login’</w:t>
              </w:r>
              <w:r w:rsidR="00B84FC1">
                <w:t>.</w:t>
              </w:r>
            </w:ins>
          </w:p>
        </w:tc>
      </w:tr>
      <w:tr w:rsidR="00980032" w:rsidTr="001A4A0A">
        <w:trPr>
          <w:trHeight w:val="176"/>
        </w:trPr>
        <w:tc>
          <w:tcPr>
            <w:tcW w:w="2268" w:type="dxa"/>
          </w:tcPr>
          <w:p w:rsidR="00980032" w:rsidRPr="002153B0" w:rsidRDefault="00980032" w:rsidP="001A4A0A">
            <w:r>
              <w:t>Alternative Flows:</w:t>
            </w:r>
          </w:p>
        </w:tc>
        <w:tc>
          <w:tcPr>
            <w:tcW w:w="6908" w:type="dxa"/>
            <w:gridSpan w:val="2"/>
          </w:tcPr>
          <w:p w:rsidR="00980032" w:rsidRDefault="00980032" w:rsidP="001A4A0A">
            <w:pPr>
              <w:pStyle w:val="BodyText"/>
            </w:pPr>
            <w:r>
              <w:t>A1. The login is already used in the system</w:t>
            </w:r>
          </w:p>
          <w:p w:rsidR="00980032" w:rsidRDefault="00980032" w:rsidP="005E61D6">
            <w:pPr>
              <w:pStyle w:val="ListNumberUC"/>
              <w:numPr>
                <w:ilvl w:val="0"/>
                <w:numId w:val="218"/>
              </w:numPr>
            </w:pPr>
            <w:r>
              <w:t>Application displays an error message informing the user he must set another login value</w:t>
            </w:r>
          </w:p>
          <w:p w:rsidR="00980032" w:rsidRDefault="00980032" w:rsidP="001A4A0A">
            <w:pPr>
              <w:pStyle w:val="ListNumberUC"/>
            </w:pPr>
            <w:r>
              <w:t>User set a new login</w:t>
            </w:r>
          </w:p>
          <w:p w:rsidR="00980032" w:rsidRDefault="00980032" w:rsidP="001A4A0A">
            <w:pPr>
              <w:pStyle w:val="ListNumberUC"/>
            </w:pPr>
            <w:r>
              <w:t>Next steps are similar to nominal case</w:t>
            </w:r>
          </w:p>
          <w:p w:rsidR="00980032" w:rsidRDefault="00980032" w:rsidP="001A4A0A">
            <w:pPr>
              <w:pStyle w:val="BodyText"/>
            </w:pPr>
            <w:r>
              <w:t>A2: The person has no email address or sending password by email is not active</w:t>
            </w:r>
          </w:p>
          <w:p w:rsidR="00980032" w:rsidRDefault="00980032" w:rsidP="00970393">
            <w:pPr>
              <w:pStyle w:val="BodyText"/>
              <w:numPr>
                <w:ilvl w:val="0"/>
                <w:numId w:val="59"/>
              </w:numPr>
            </w:pPr>
            <w:r>
              <w:t>Application displays the temporary generated password</w:t>
            </w:r>
          </w:p>
          <w:p w:rsidR="00980032" w:rsidRDefault="00980032" w:rsidP="00970393">
            <w:pPr>
              <w:pStyle w:val="BodyText"/>
              <w:numPr>
                <w:ilvl w:val="0"/>
                <w:numId w:val="59"/>
              </w:numPr>
            </w:pPr>
            <w:r>
              <w:t>Next steps are similar to the nominal case</w:t>
            </w:r>
          </w:p>
          <w:p w:rsidR="00980032" w:rsidRDefault="00980032" w:rsidP="001A4A0A">
            <w:pPr>
              <w:pStyle w:val="BodyText"/>
            </w:pPr>
            <w:r>
              <w:t>A3: The user is setting up a dealer</w:t>
            </w:r>
          </w:p>
          <w:p w:rsidR="00980032" w:rsidRDefault="00980032" w:rsidP="00970393">
            <w:pPr>
              <w:pStyle w:val="BodyText"/>
              <w:numPr>
                <w:ilvl w:val="0"/>
                <w:numId w:val="56"/>
              </w:numPr>
            </w:pPr>
            <w:r>
              <w:t>Application only proposes the dealer administrator role</w:t>
            </w:r>
          </w:p>
        </w:tc>
      </w:tr>
    </w:tbl>
    <w:p w:rsidR="00980032" w:rsidRPr="00F73925" w:rsidRDefault="00980032" w:rsidP="00980032"/>
    <w:p w:rsidR="00980032" w:rsidRDefault="00980032" w:rsidP="00980032">
      <w:pPr>
        <w:pStyle w:val="Heading3forModuleRequirements"/>
      </w:pPr>
      <w:bookmarkStart w:id="442" w:name="_Toc364961216"/>
      <w:r>
        <w:t>Application requirements</w:t>
      </w:r>
      <w:bookmarkEnd w:id="442"/>
    </w:p>
    <w:p w:rsidR="00980032" w:rsidRDefault="00980032" w:rsidP="00980032">
      <w:pPr>
        <w:pStyle w:val="BodyText"/>
      </w:pPr>
    </w:p>
    <w:p w:rsidR="00980032" w:rsidRDefault="00980032" w:rsidP="00121C8C">
      <w:pPr>
        <w:pStyle w:val="Heading2"/>
      </w:pPr>
      <w:bookmarkStart w:id="443" w:name="_Toc364961217"/>
      <w:r>
        <w:t xml:space="preserve">Capability </w:t>
      </w:r>
      <w:r w:rsidR="005A525E">
        <w:fldChar w:fldCharType="begin"/>
      </w:r>
      <w:r w:rsidR="009860D7">
        <w:instrText xml:space="preserve"> LISTNUM "business req" \* MERGEFORMAT </w:instrText>
      </w:r>
      <w:r w:rsidR="005A525E">
        <w:fldChar w:fldCharType="separate"/>
      </w:r>
      <w:r>
        <w:rPr>
          <w:noProof/>
        </w:rPr>
        <w:t>1</w:t>
      </w:r>
      <w:r w:rsidR="005A525E">
        <w:fldChar w:fldCharType="end">
          <w:numberingChange w:id="444" w:author="Comverse" w:date="2013-06-04T17:38:00Z" w:original="6."/>
        </w:fldChar>
      </w:r>
      <w:r>
        <w:t xml:space="preserve"> Checkout</w:t>
      </w:r>
      <w:bookmarkEnd w:id="443"/>
    </w:p>
    <w:p w:rsidR="00980032" w:rsidRDefault="00980032" w:rsidP="00980032">
      <w:pPr>
        <w:pStyle w:val="Heading4"/>
      </w:pPr>
      <w:bookmarkStart w:id="445" w:name="_Toc211083797"/>
      <w:bookmarkStart w:id="446" w:name="_Toc265574653"/>
      <w:bookmarkStart w:id="447" w:name="_Toc364961218"/>
      <w:r>
        <w:t>CHK0030 - Review order</w:t>
      </w:r>
      <w:bookmarkEnd w:id="445"/>
      <w:bookmarkEnd w:id="446"/>
      <w:r>
        <w:t xml:space="preserve"> (Modified)</w:t>
      </w:r>
      <w:bookmarkEnd w:id="447"/>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Review order</w:t>
            </w:r>
          </w:p>
        </w:tc>
        <w:tc>
          <w:tcPr>
            <w:tcW w:w="3596" w:type="dxa"/>
            <w:shd w:val="clear" w:color="auto" w:fill="E6E6E6"/>
          </w:tcPr>
          <w:p w:rsidR="00980032" w:rsidRPr="00E442E7" w:rsidRDefault="00980032" w:rsidP="001A4A0A">
            <w:pPr>
              <w:pStyle w:val="TableHeading"/>
            </w:pPr>
            <w:r>
              <w:t>CHK0030</w:t>
            </w:r>
            <w:r w:rsidRPr="00E442E7">
              <w:t xml:space="preserve"> </w:t>
            </w:r>
          </w:p>
        </w:tc>
      </w:tr>
      <w:tr w:rsidR="00980032" w:rsidRPr="00E442E7" w:rsidTr="001A4A0A">
        <w:tc>
          <w:tcPr>
            <w:tcW w:w="2268" w:type="dxa"/>
          </w:tcPr>
          <w:p w:rsidR="00980032" w:rsidRPr="00E442E7" w:rsidRDefault="00980032" w:rsidP="001A4A0A">
            <w:r w:rsidRPr="00E442E7">
              <w:t>Primary actors</w:t>
            </w:r>
          </w:p>
        </w:tc>
        <w:tc>
          <w:tcPr>
            <w:tcW w:w="6908" w:type="dxa"/>
            <w:gridSpan w:val="2"/>
          </w:tcPr>
          <w:p w:rsidR="00980032" w:rsidRDefault="00980032" w:rsidP="001A4A0A">
            <w:pPr>
              <w:pStyle w:val="BodyText"/>
            </w:pPr>
            <w:r>
              <w:t>Dealer admin/user</w:t>
            </w:r>
          </w:p>
          <w:p w:rsidR="00980032" w:rsidRPr="00E442E7" w:rsidRDefault="00980032" w:rsidP="001A4A0A">
            <w:pPr>
              <w:pStyle w:val="BodyText"/>
            </w:pPr>
            <w:r>
              <w:t>CSR admin/user</w:t>
            </w:r>
          </w:p>
        </w:tc>
      </w:tr>
      <w:tr w:rsidR="00980032" w:rsidRPr="00E442E7" w:rsidTr="001A4A0A">
        <w:tc>
          <w:tcPr>
            <w:tcW w:w="2268" w:type="dxa"/>
          </w:tcPr>
          <w:p w:rsidR="00980032" w:rsidRPr="00E442E7" w:rsidRDefault="00980032" w:rsidP="001A4A0A">
            <w:r w:rsidRPr="00E442E7">
              <w:t>Summary Goal</w:t>
            </w:r>
          </w:p>
        </w:tc>
        <w:tc>
          <w:tcPr>
            <w:tcW w:w="6908" w:type="dxa"/>
            <w:gridSpan w:val="2"/>
          </w:tcPr>
          <w:p w:rsidR="00980032" w:rsidRPr="00E442E7" w:rsidRDefault="00980032" w:rsidP="001A4A0A">
            <w:pPr>
              <w:pStyle w:val="BodyText"/>
            </w:pPr>
            <w:r>
              <w:t>This use case allows the user to review the order for the last time before finalizing the checkout process.</w:t>
            </w:r>
          </w:p>
        </w:tc>
      </w:tr>
      <w:tr w:rsidR="00980032" w:rsidRPr="00E442E7" w:rsidTr="001A4A0A">
        <w:trPr>
          <w:trHeight w:val="176"/>
        </w:trPr>
        <w:tc>
          <w:tcPr>
            <w:tcW w:w="2268" w:type="dxa"/>
          </w:tcPr>
          <w:p w:rsidR="00980032" w:rsidRPr="00E442E7" w:rsidRDefault="00980032" w:rsidP="001A4A0A">
            <w:r w:rsidRPr="00E442E7">
              <w:t>Pre-conditions</w:t>
            </w:r>
          </w:p>
        </w:tc>
        <w:tc>
          <w:tcPr>
            <w:tcW w:w="6908" w:type="dxa"/>
            <w:gridSpan w:val="2"/>
          </w:tcPr>
          <w:p w:rsidR="00980032" w:rsidRPr="00E442E7" w:rsidRDefault="00980032" w:rsidP="001A4A0A">
            <w:pPr>
              <w:pStyle w:val="BodyText"/>
            </w:pPr>
            <w:r>
              <w:t>A valid order is in the checkout process.</w:t>
            </w:r>
          </w:p>
        </w:tc>
      </w:tr>
      <w:tr w:rsidR="00980032" w:rsidRPr="00E442E7" w:rsidTr="001A4A0A">
        <w:trPr>
          <w:trHeight w:val="176"/>
        </w:trPr>
        <w:tc>
          <w:tcPr>
            <w:tcW w:w="2268" w:type="dxa"/>
          </w:tcPr>
          <w:p w:rsidR="00980032" w:rsidRPr="00E442E7" w:rsidRDefault="00980032" w:rsidP="001A4A0A">
            <w:r w:rsidRPr="00E442E7">
              <w:t>Trigger</w:t>
            </w:r>
          </w:p>
        </w:tc>
        <w:tc>
          <w:tcPr>
            <w:tcW w:w="6908" w:type="dxa"/>
            <w:gridSpan w:val="2"/>
          </w:tcPr>
          <w:p w:rsidR="00980032" w:rsidRPr="00E442E7" w:rsidRDefault="00980032" w:rsidP="001A4A0A">
            <w:pPr>
              <w:pStyle w:val="BodyText"/>
            </w:pPr>
            <w:r>
              <w:t>User has been redirected by Application in checkout process</w:t>
            </w:r>
          </w:p>
        </w:tc>
      </w:tr>
      <w:tr w:rsidR="00980032" w:rsidRPr="00E442E7" w:rsidTr="001A4A0A">
        <w:trPr>
          <w:trHeight w:val="176"/>
        </w:trPr>
        <w:tc>
          <w:tcPr>
            <w:tcW w:w="2268" w:type="dxa"/>
          </w:tcPr>
          <w:p w:rsidR="00980032" w:rsidRPr="00E442E7" w:rsidRDefault="00980032" w:rsidP="001A4A0A">
            <w:r w:rsidRPr="00E442E7">
              <w:t>Minimum guarantees</w:t>
            </w:r>
          </w:p>
        </w:tc>
        <w:tc>
          <w:tcPr>
            <w:tcW w:w="6908" w:type="dxa"/>
            <w:gridSpan w:val="2"/>
          </w:tcPr>
          <w:p w:rsidR="00980032" w:rsidRPr="006D15FA" w:rsidRDefault="00980032" w:rsidP="001A4A0A">
            <w:pPr>
              <w:autoSpaceDE w:val="0"/>
              <w:autoSpaceDN w:val="0"/>
              <w:adjustRightInd w:val="0"/>
            </w:pPr>
            <w:r w:rsidRPr="009253B2">
              <w:rPr>
                <w:rFonts w:asciiTheme="minorBidi" w:hAnsiTheme="minorBidi" w:cstheme="minorBidi"/>
                <w:lang w:bidi="he-IL"/>
              </w:rPr>
              <w:t>If the customer does not agree with the order, user can</w:t>
            </w:r>
            <w:r>
              <w:rPr>
                <w:rFonts w:asciiTheme="minorBidi" w:hAnsiTheme="minorBidi" w:cstheme="minorBidi"/>
                <w:lang w:bidi="he-IL"/>
              </w:rPr>
              <w:t xml:space="preserve"> </w:t>
            </w:r>
            <w:r w:rsidRPr="009253B2">
              <w:rPr>
                <w:rFonts w:asciiTheme="minorBidi" w:hAnsiTheme="minorBidi" w:cstheme="minorBidi"/>
                <w:lang w:bidi="he-IL"/>
              </w:rPr>
              <w:t>change the content of the order by returning to ‘view</w:t>
            </w:r>
            <w:r>
              <w:rPr>
                <w:rFonts w:asciiTheme="minorBidi" w:hAnsiTheme="minorBidi" w:cstheme="minorBidi"/>
                <w:lang w:bidi="he-IL"/>
              </w:rPr>
              <w:t xml:space="preserve"> </w:t>
            </w:r>
            <w:r w:rsidRPr="009253B2">
              <w:rPr>
                <w:rFonts w:asciiTheme="minorBidi" w:hAnsiTheme="minorBidi" w:cstheme="minorBidi"/>
                <w:lang w:bidi="he-IL"/>
              </w:rPr>
              <w:t>and manage basket’ (directly or indirectly through</w:t>
            </w:r>
            <w:r>
              <w:rPr>
                <w:rFonts w:asciiTheme="minorBidi" w:hAnsiTheme="minorBidi" w:cstheme="minorBidi"/>
                <w:lang w:bidi="he-IL"/>
              </w:rPr>
              <w:t xml:space="preserve"> </w:t>
            </w:r>
            <w:r w:rsidRPr="009253B2">
              <w:rPr>
                <w:rFonts w:asciiTheme="minorBidi" w:hAnsiTheme="minorBidi" w:cstheme="minorBidi"/>
                <w:lang w:bidi="he-IL"/>
              </w:rPr>
              <w:t>discussion with customer, except for recharge</w:t>
            </w:r>
            <w:r>
              <w:rPr>
                <w:rFonts w:asciiTheme="minorBidi" w:hAnsiTheme="minorBidi" w:cstheme="minorBidi"/>
                <w:lang w:bidi="he-IL"/>
              </w:rPr>
              <w:t xml:space="preserve"> </w:t>
            </w:r>
            <w:r w:rsidRPr="009253B2">
              <w:rPr>
                <w:rFonts w:asciiTheme="minorBidi" w:hAnsiTheme="minorBidi" w:cstheme="minorBidi"/>
                <w:lang w:bidi="he-IL"/>
              </w:rPr>
              <w:t>promotion offer (RPO)</w:t>
            </w:r>
          </w:p>
        </w:tc>
      </w:tr>
      <w:tr w:rsidR="00980032" w:rsidRPr="00E442E7" w:rsidTr="001A4A0A">
        <w:trPr>
          <w:trHeight w:val="176"/>
        </w:trPr>
        <w:tc>
          <w:tcPr>
            <w:tcW w:w="2268" w:type="dxa"/>
          </w:tcPr>
          <w:p w:rsidR="00980032" w:rsidRPr="00E442E7" w:rsidRDefault="00980032" w:rsidP="001A4A0A">
            <w:r w:rsidRPr="00E442E7">
              <w:t>Success guarantees:</w:t>
            </w:r>
          </w:p>
        </w:tc>
        <w:tc>
          <w:tcPr>
            <w:tcW w:w="6908" w:type="dxa"/>
            <w:gridSpan w:val="2"/>
          </w:tcPr>
          <w:p w:rsidR="00980032" w:rsidRPr="006D15FA" w:rsidRDefault="00980032" w:rsidP="001A4A0A">
            <w:pPr>
              <w:pStyle w:val="BodyText"/>
            </w:pPr>
            <w:r>
              <w:t>User had the agreement of the customer on the order to review.</w:t>
            </w:r>
          </w:p>
        </w:tc>
      </w:tr>
      <w:tr w:rsidR="00980032" w:rsidRPr="00E442E7" w:rsidTr="001A4A0A">
        <w:trPr>
          <w:trHeight w:val="176"/>
        </w:trPr>
        <w:tc>
          <w:tcPr>
            <w:tcW w:w="2268" w:type="dxa"/>
          </w:tcPr>
          <w:p w:rsidR="00980032" w:rsidRPr="00E442E7" w:rsidRDefault="00980032" w:rsidP="001A4A0A">
            <w:r w:rsidRPr="00E442E7">
              <w:t>Normal Flow:</w:t>
            </w:r>
          </w:p>
        </w:tc>
        <w:tc>
          <w:tcPr>
            <w:tcW w:w="6908" w:type="dxa"/>
            <w:gridSpan w:val="2"/>
          </w:tcPr>
          <w:p w:rsidR="00980032" w:rsidRDefault="00980032" w:rsidP="00970393">
            <w:pPr>
              <w:pStyle w:val="Body"/>
              <w:numPr>
                <w:ilvl w:val="0"/>
                <w:numId w:val="42"/>
              </w:numPr>
            </w:pPr>
            <w:r>
              <w:t>Application displays the order to review with following information:</w:t>
            </w:r>
          </w:p>
          <w:p w:rsidR="00980032" w:rsidRDefault="00980032" w:rsidP="005E61D6">
            <w:pPr>
              <w:pStyle w:val="BodyText"/>
              <w:numPr>
                <w:ilvl w:val="0"/>
                <w:numId w:val="201"/>
              </w:numPr>
            </w:pPr>
            <w:r>
              <w:t>New or Existing billing account reference</w:t>
            </w:r>
          </w:p>
          <w:p w:rsidR="00980032" w:rsidRDefault="00980032" w:rsidP="005E61D6">
            <w:pPr>
              <w:pStyle w:val="BodyText"/>
              <w:numPr>
                <w:ilvl w:val="0"/>
                <w:numId w:val="201"/>
              </w:numPr>
            </w:pPr>
            <w:r>
              <w:t>New or updated Billing account</w:t>
            </w:r>
            <w:r w:rsidRPr="00374CFF">
              <w:t xml:space="preserve"> </w:t>
            </w:r>
            <w:r>
              <w:t>information</w:t>
            </w:r>
          </w:p>
          <w:p w:rsidR="00980032" w:rsidRDefault="00980032" w:rsidP="005E61D6">
            <w:pPr>
              <w:pStyle w:val="BodyText"/>
              <w:numPr>
                <w:ilvl w:val="0"/>
                <w:numId w:val="201"/>
              </w:numPr>
            </w:pPr>
            <w:commentRangeStart w:id="448"/>
            <w:r>
              <w:t>Details of charges to pay immediately (if any)</w:t>
            </w:r>
            <w:commentRangeEnd w:id="448"/>
            <w:r>
              <w:rPr>
                <w:rStyle w:val="CommentReference"/>
                <w:rFonts w:ascii="CaslonOldFace BT" w:hAnsi="CaslonOldFace BT"/>
              </w:rPr>
              <w:commentReference w:id="448"/>
            </w:r>
          </w:p>
          <w:p w:rsidR="00980032" w:rsidRDefault="00980032" w:rsidP="005E61D6">
            <w:pPr>
              <w:pStyle w:val="BodyText"/>
              <w:numPr>
                <w:ilvl w:val="0"/>
                <w:numId w:val="201"/>
              </w:numPr>
            </w:pPr>
            <w:r>
              <w:t>Basket or order content</w:t>
            </w:r>
          </w:p>
          <w:p w:rsidR="00980032" w:rsidRDefault="00980032" w:rsidP="005E61D6">
            <w:pPr>
              <w:pStyle w:val="BodyText"/>
              <w:numPr>
                <w:ilvl w:val="1"/>
                <w:numId w:val="201"/>
              </w:numPr>
            </w:pPr>
            <w:r>
              <w:t>Account bundle, if any</w:t>
            </w:r>
          </w:p>
          <w:p w:rsidR="00980032" w:rsidRDefault="00980032" w:rsidP="005E61D6">
            <w:pPr>
              <w:pStyle w:val="BodyText"/>
              <w:numPr>
                <w:ilvl w:val="1"/>
                <w:numId w:val="201"/>
              </w:numPr>
            </w:pPr>
            <w:r>
              <w:t>Account offers, if any</w:t>
            </w:r>
          </w:p>
          <w:p w:rsidR="00980032" w:rsidRDefault="00980032" w:rsidP="005E61D6">
            <w:pPr>
              <w:pStyle w:val="BodyText"/>
              <w:numPr>
                <w:ilvl w:val="1"/>
                <w:numId w:val="201"/>
              </w:numPr>
            </w:pPr>
            <w:r>
              <w:t>New subscribers, if any</w:t>
            </w:r>
          </w:p>
          <w:p w:rsidR="00980032" w:rsidRDefault="00980032" w:rsidP="005E61D6">
            <w:pPr>
              <w:pStyle w:val="BodyText"/>
              <w:numPr>
                <w:ilvl w:val="1"/>
                <w:numId w:val="201"/>
              </w:numPr>
            </w:pPr>
            <w:r>
              <w:t>Subscriber to migrate, if any</w:t>
            </w:r>
          </w:p>
          <w:p w:rsidR="00980032" w:rsidRDefault="00980032" w:rsidP="005E61D6">
            <w:pPr>
              <w:pStyle w:val="BodyText"/>
              <w:numPr>
                <w:ilvl w:val="1"/>
                <w:numId w:val="201"/>
              </w:numPr>
            </w:pPr>
            <w:r>
              <w:t>Supplementary offers (new offers and/or offers to remove), if any</w:t>
            </w:r>
          </w:p>
          <w:p w:rsidR="00980032" w:rsidRDefault="00980032" w:rsidP="005E61D6">
            <w:pPr>
              <w:pStyle w:val="BodyText"/>
              <w:numPr>
                <w:ilvl w:val="1"/>
                <w:numId w:val="201"/>
              </w:numPr>
            </w:pPr>
            <w:r>
              <w:t>Recharge promotion offers, if any</w:t>
            </w:r>
          </w:p>
          <w:p w:rsidR="00980032" w:rsidRDefault="00980032" w:rsidP="005E61D6">
            <w:pPr>
              <w:pStyle w:val="BodyText"/>
              <w:numPr>
                <w:ilvl w:val="1"/>
                <w:numId w:val="201"/>
              </w:numPr>
            </w:pPr>
            <w:r>
              <w:t>Total amount in basket, if any</w:t>
            </w:r>
          </w:p>
          <w:p w:rsidR="00980032" w:rsidRPr="005C4B06" w:rsidRDefault="00980032" w:rsidP="00970393">
            <w:pPr>
              <w:pStyle w:val="Body"/>
              <w:numPr>
                <w:ilvl w:val="0"/>
                <w:numId w:val="42"/>
              </w:numPr>
            </w:pPr>
            <w:r>
              <w:rPr>
                <w:color w:val="FF0000"/>
              </w:rPr>
              <w:t>Application displays the default ‘affected by’ and ‘reported by’ persons (automatically preselected). Refer to use case CHK0060 – Set order ‘reported/affected by’ person (A3)</w:t>
            </w:r>
          </w:p>
          <w:p w:rsidR="00980032" w:rsidRDefault="00980032" w:rsidP="00970393">
            <w:pPr>
              <w:pStyle w:val="Body"/>
              <w:numPr>
                <w:ilvl w:val="0"/>
                <w:numId w:val="42"/>
              </w:numPr>
            </w:pPr>
            <w:r>
              <w:t>User selects the pretty print option, prints the order and gives it to the customer for review. (A1)</w:t>
            </w:r>
          </w:p>
          <w:p w:rsidR="00980032" w:rsidRDefault="00980032" w:rsidP="00970393">
            <w:pPr>
              <w:pStyle w:val="Body"/>
              <w:numPr>
                <w:ilvl w:val="0"/>
                <w:numId w:val="42"/>
              </w:numPr>
            </w:pPr>
            <w:r>
              <w:t>User submits the order</w:t>
            </w:r>
          </w:p>
          <w:p w:rsidR="00980032" w:rsidRDefault="00980032" w:rsidP="00970393">
            <w:pPr>
              <w:pStyle w:val="Body"/>
              <w:numPr>
                <w:ilvl w:val="0"/>
                <w:numId w:val="42"/>
              </w:numPr>
            </w:pPr>
            <w:r>
              <w:t xml:space="preserve">Application posts the order </w:t>
            </w:r>
          </w:p>
          <w:p w:rsidR="00980032" w:rsidRDefault="00980032" w:rsidP="00970393">
            <w:pPr>
              <w:pStyle w:val="Body"/>
              <w:numPr>
                <w:ilvl w:val="0"/>
                <w:numId w:val="42"/>
              </w:numPr>
            </w:pPr>
            <w:r>
              <w:t>Application confirms the submission has been done and displays the order number</w:t>
            </w:r>
          </w:p>
          <w:p w:rsidR="00980032" w:rsidRPr="006D15FA" w:rsidRDefault="00980032" w:rsidP="001A4A0A">
            <w:pPr>
              <w:pStyle w:val="ListNumberNormal"/>
            </w:pPr>
          </w:p>
        </w:tc>
      </w:tr>
      <w:tr w:rsidR="00980032" w:rsidRPr="00E442E7" w:rsidTr="001A4A0A">
        <w:trPr>
          <w:trHeight w:val="176"/>
        </w:trPr>
        <w:tc>
          <w:tcPr>
            <w:tcW w:w="2268" w:type="dxa"/>
          </w:tcPr>
          <w:p w:rsidR="00980032" w:rsidRPr="00E442E7" w:rsidRDefault="00980032" w:rsidP="001A4A0A">
            <w:r w:rsidRPr="00E442E7">
              <w:t>Alternative Flows:</w:t>
            </w:r>
          </w:p>
        </w:tc>
        <w:tc>
          <w:tcPr>
            <w:tcW w:w="6908" w:type="dxa"/>
            <w:gridSpan w:val="2"/>
          </w:tcPr>
          <w:p w:rsidR="00980032" w:rsidRDefault="00980032" w:rsidP="001A4A0A">
            <w:pPr>
              <w:pStyle w:val="BodyText"/>
            </w:pPr>
            <w:r>
              <w:t>A1: User does not select the pretty print option</w:t>
            </w:r>
          </w:p>
          <w:p w:rsidR="00980032" w:rsidRDefault="00980032" w:rsidP="00970393">
            <w:pPr>
              <w:pStyle w:val="Body"/>
              <w:numPr>
                <w:ilvl w:val="0"/>
                <w:numId w:val="43"/>
              </w:numPr>
            </w:pPr>
            <w:r>
              <w:t>User submits the order</w:t>
            </w:r>
          </w:p>
          <w:p w:rsidR="00980032" w:rsidRDefault="00980032" w:rsidP="00970393">
            <w:pPr>
              <w:pStyle w:val="Body"/>
              <w:numPr>
                <w:ilvl w:val="0"/>
                <w:numId w:val="43"/>
              </w:numPr>
            </w:pPr>
            <w:r>
              <w:t xml:space="preserve">Application posts the order </w:t>
            </w:r>
          </w:p>
          <w:p w:rsidR="00980032" w:rsidRDefault="00980032" w:rsidP="00970393">
            <w:pPr>
              <w:pStyle w:val="Body"/>
              <w:numPr>
                <w:ilvl w:val="0"/>
                <w:numId w:val="43"/>
              </w:numPr>
            </w:pPr>
            <w:r>
              <w:t>Application confirms the submission has been done and displays the order number</w:t>
            </w:r>
          </w:p>
          <w:p w:rsidR="00980032" w:rsidRDefault="00980032" w:rsidP="001A4A0A">
            <w:pPr>
              <w:pStyle w:val="ListNumberUC"/>
              <w:ind w:left="418" w:hanging="418"/>
              <w:rPr>
                <w:color w:val="FF0000"/>
              </w:rPr>
            </w:pPr>
            <w:r>
              <w:rPr>
                <w:color w:val="FF0000"/>
              </w:rPr>
              <w:t>A2 : The user chooses to edit the persona</w:t>
            </w:r>
          </w:p>
          <w:p w:rsidR="00980032" w:rsidRDefault="00980032" w:rsidP="00970393">
            <w:pPr>
              <w:pStyle w:val="ListNumberUC"/>
              <w:numPr>
                <w:ilvl w:val="0"/>
                <w:numId w:val="48"/>
              </w:numPr>
              <w:rPr>
                <w:color w:val="FF0000"/>
              </w:rPr>
            </w:pPr>
            <w:r>
              <w:rPr>
                <w:color w:val="FF0000"/>
              </w:rPr>
              <w:t xml:space="preserve">Redirect user to use case </w:t>
            </w:r>
            <w:r w:rsidRPr="009154E8">
              <w:rPr>
                <w:color w:val="FF0000"/>
              </w:rPr>
              <w:t>BKM0050 - Update person details during shopping</w:t>
            </w:r>
          </w:p>
          <w:p w:rsidR="00980032" w:rsidRDefault="00980032" w:rsidP="00970393">
            <w:pPr>
              <w:pStyle w:val="ListNumberUC"/>
              <w:numPr>
                <w:ilvl w:val="0"/>
                <w:numId w:val="48"/>
              </w:numPr>
              <w:rPr>
                <w:color w:val="FF0000"/>
              </w:rPr>
            </w:pPr>
            <w:r>
              <w:rPr>
                <w:color w:val="FF0000"/>
              </w:rPr>
              <w:t>Redirect to N1</w:t>
            </w:r>
          </w:p>
          <w:p w:rsidR="00980032" w:rsidRDefault="00980032" w:rsidP="001A4A0A">
            <w:pPr>
              <w:pStyle w:val="ListNumberUC"/>
              <w:ind w:left="418" w:hanging="418"/>
              <w:rPr>
                <w:color w:val="FF0000"/>
              </w:rPr>
            </w:pPr>
            <w:r>
              <w:rPr>
                <w:color w:val="FF0000"/>
              </w:rPr>
              <w:t>A3 : Customer is not a consumer customer (no person in basket)</w:t>
            </w:r>
          </w:p>
          <w:p w:rsidR="00980032" w:rsidRDefault="00980032" w:rsidP="005E61D6">
            <w:pPr>
              <w:pStyle w:val="ListNumberUC"/>
              <w:numPr>
                <w:ilvl w:val="0"/>
                <w:numId w:val="202"/>
              </w:numPr>
              <w:rPr>
                <w:color w:val="FF0000"/>
              </w:rPr>
            </w:pPr>
            <w:r>
              <w:rPr>
                <w:color w:val="FF0000"/>
              </w:rPr>
              <w:t>Redirect to next step</w:t>
            </w:r>
          </w:p>
          <w:p w:rsidR="00980032" w:rsidRDefault="00980032" w:rsidP="001A4A0A">
            <w:pPr>
              <w:pStyle w:val="ListNumberUC"/>
              <w:ind w:left="418" w:hanging="418"/>
              <w:rPr>
                <w:color w:val="FF0000"/>
              </w:rPr>
            </w:pPr>
            <w:r>
              <w:rPr>
                <w:color w:val="FF0000"/>
              </w:rPr>
              <w:t>A4 : Default ‘affected by’ person is not correct</w:t>
            </w:r>
          </w:p>
          <w:p w:rsidR="00980032" w:rsidRPr="009154E8" w:rsidRDefault="00980032" w:rsidP="005E61D6">
            <w:pPr>
              <w:pStyle w:val="ListNumberUC"/>
              <w:numPr>
                <w:ilvl w:val="0"/>
                <w:numId w:val="203"/>
              </w:numPr>
              <w:rPr>
                <w:color w:val="FF0000"/>
              </w:rPr>
            </w:pPr>
            <w:r>
              <w:rPr>
                <w:color w:val="FF0000"/>
              </w:rPr>
              <w:t>User selects another person, either pre-listed or by searching a person (refer to use case PEM0150 – Search Person)</w:t>
            </w:r>
          </w:p>
        </w:tc>
      </w:tr>
    </w:tbl>
    <w:p w:rsidR="00980032" w:rsidRDefault="00980032" w:rsidP="00980032">
      <w:pPr>
        <w:pStyle w:val="BodyText"/>
      </w:pPr>
    </w:p>
    <w:p w:rsidR="00980032" w:rsidRDefault="00980032" w:rsidP="00472DDE">
      <w:pPr>
        <w:pStyle w:val="Heading4"/>
      </w:pPr>
      <w:bookmarkStart w:id="449" w:name="_Toc364961219"/>
      <w:r>
        <w:t xml:space="preserve">CHK0060 </w:t>
      </w:r>
      <w:r w:rsidR="00472DDE">
        <w:t>-</w:t>
      </w:r>
      <w:r>
        <w:t xml:space="preserve"> Set order ‘reported/affected by’ person (New)</w:t>
      </w:r>
      <w:bookmarkEnd w:id="449"/>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71236" w:rsidTr="001A4A0A">
        <w:trPr>
          <w:trHeight w:val="360"/>
        </w:trPr>
        <w:tc>
          <w:tcPr>
            <w:tcW w:w="5580" w:type="dxa"/>
            <w:gridSpan w:val="2"/>
            <w:shd w:val="clear" w:color="auto" w:fill="E6E6E6"/>
          </w:tcPr>
          <w:p w:rsidR="00980032" w:rsidRPr="00E71236" w:rsidRDefault="00980032" w:rsidP="001A4A0A">
            <w:pPr>
              <w:pStyle w:val="TableHeading"/>
            </w:pPr>
            <w:r w:rsidRPr="00E71236">
              <w:rPr>
                <w:lang w:val="en-US"/>
              </w:rPr>
              <w:t>Set order ‘reported/affected by’ person</w:t>
            </w:r>
          </w:p>
        </w:tc>
        <w:tc>
          <w:tcPr>
            <w:tcW w:w="3596" w:type="dxa"/>
            <w:shd w:val="clear" w:color="auto" w:fill="E6E6E6"/>
          </w:tcPr>
          <w:p w:rsidR="00980032" w:rsidRPr="00E71236" w:rsidRDefault="00980032" w:rsidP="001A4A0A">
            <w:pPr>
              <w:pStyle w:val="TableHeading"/>
            </w:pPr>
            <w:r w:rsidRPr="00E71236">
              <w:t xml:space="preserve">CHK0060 </w:t>
            </w:r>
          </w:p>
        </w:tc>
      </w:tr>
      <w:tr w:rsidR="00980032" w:rsidRPr="00E71236" w:rsidTr="001A4A0A">
        <w:tc>
          <w:tcPr>
            <w:tcW w:w="2268" w:type="dxa"/>
          </w:tcPr>
          <w:p w:rsidR="00980032" w:rsidRPr="00E71236" w:rsidRDefault="00980032" w:rsidP="001A4A0A">
            <w:r w:rsidRPr="00E71236">
              <w:t>Primary actors</w:t>
            </w:r>
          </w:p>
        </w:tc>
        <w:tc>
          <w:tcPr>
            <w:tcW w:w="6908" w:type="dxa"/>
            <w:gridSpan w:val="2"/>
          </w:tcPr>
          <w:p w:rsidR="00980032" w:rsidRPr="00E71236" w:rsidRDefault="00980032" w:rsidP="001A4A0A">
            <w:pPr>
              <w:pStyle w:val="BodyText"/>
            </w:pPr>
            <w:r w:rsidRPr="00E71236">
              <w:t>Dealer admin/user</w:t>
            </w:r>
          </w:p>
          <w:p w:rsidR="00980032" w:rsidRPr="00E71236" w:rsidRDefault="00980032" w:rsidP="001A4A0A">
            <w:pPr>
              <w:pStyle w:val="BodyText"/>
            </w:pPr>
            <w:r w:rsidRPr="00E71236">
              <w:t>CSR admin/user</w:t>
            </w:r>
          </w:p>
        </w:tc>
      </w:tr>
      <w:tr w:rsidR="00980032" w:rsidRPr="00E71236" w:rsidTr="001A4A0A">
        <w:tc>
          <w:tcPr>
            <w:tcW w:w="2268" w:type="dxa"/>
          </w:tcPr>
          <w:p w:rsidR="00980032" w:rsidRPr="00E71236" w:rsidRDefault="00980032" w:rsidP="001A4A0A">
            <w:r w:rsidRPr="00E71236">
              <w:t>Summary Goal</w:t>
            </w:r>
          </w:p>
        </w:tc>
        <w:tc>
          <w:tcPr>
            <w:tcW w:w="6908" w:type="dxa"/>
            <w:gridSpan w:val="2"/>
          </w:tcPr>
          <w:p w:rsidR="00980032" w:rsidRPr="00E71236" w:rsidRDefault="00980032" w:rsidP="001A4A0A">
            <w:pPr>
              <w:pStyle w:val="BodyText"/>
            </w:pPr>
            <w:r w:rsidRPr="00E71236">
              <w:t>This use case allows the user to set one person as the person who reported the order and another person as the person who is affected by the order.</w:t>
            </w:r>
          </w:p>
        </w:tc>
      </w:tr>
      <w:tr w:rsidR="00980032" w:rsidRPr="00E71236" w:rsidTr="001A4A0A">
        <w:trPr>
          <w:trHeight w:val="176"/>
        </w:trPr>
        <w:tc>
          <w:tcPr>
            <w:tcW w:w="2268" w:type="dxa"/>
          </w:tcPr>
          <w:p w:rsidR="00980032" w:rsidRPr="00E71236" w:rsidRDefault="00980032" w:rsidP="001A4A0A">
            <w:r w:rsidRPr="00E71236">
              <w:t>Pre-conditions</w:t>
            </w:r>
          </w:p>
        </w:tc>
        <w:tc>
          <w:tcPr>
            <w:tcW w:w="6908" w:type="dxa"/>
            <w:gridSpan w:val="2"/>
          </w:tcPr>
          <w:p w:rsidR="00980032" w:rsidRPr="00E71236" w:rsidRDefault="00980032" w:rsidP="001A4A0A">
            <w:pPr>
              <w:pStyle w:val="BodyText"/>
            </w:pPr>
            <w:r w:rsidRPr="00E71236">
              <w:t>A valid order is in the checkout process (reviewing an order).</w:t>
            </w:r>
          </w:p>
        </w:tc>
      </w:tr>
      <w:tr w:rsidR="00980032" w:rsidRPr="00E71236" w:rsidTr="001A4A0A">
        <w:trPr>
          <w:trHeight w:val="176"/>
        </w:trPr>
        <w:tc>
          <w:tcPr>
            <w:tcW w:w="2268" w:type="dxa"/>
          </w:tcPr>
          <w:p w:rsidR="00980032" w:rsidRPr="00E71236" w:rsidRDefault="00980032" w:rsidP="001A4A0A">
            <w:r w:rsidRPr="00E71236">
              <w:t>Trigger</w:t>
            </w:r>
          </w:p>
        </w:tc>
        <w:tc>
          <w:tcPr>
            <w:tcW w:w="6908" w:type="dxa"/>
            <w:gridSpan w:val="2"/>
          </w:tcPr>
          <w:p w:rsidR="00980032" w:rsidRPr="00E71236" w:rsidRDefault="00980032" w:rsidP="001A4A0A">
            <w:pPr>
              <w:pStyle w:val="BodyText"/>
            </w:pPr>
            <w:r w:rsidRPr="00E71236">
              <w:t>User is working on an order in progress (basket) of a consumer customer</w:t>
            </w:r>
          </w:p>
        </w:tc>
      </w:tr>
      <w:tr w:rsidR="00980032" w:rsidRPr="00E71236" w:rsidTr="001A4A0A">
        <w:trPr>
          <w:trHeight w:val="176"/>
        </w:trPr>
        <w:tc>
          <w:tcPr>
            <w:tcW w:w="2268" w:type="dxa"/>
          </w:tcPr>
          <w:p w:rsidR="00980032" w:rsidRPr="00E71236" w:rsidRDefault="00980032" w:rsidP="001A4A0A">
            <w:r w:rsidRPr="00E71236">
              <w:t>Minimum guarantees</w:t>
            </w:r>
          </w:p>
        </w:tc>
        <w:tc>
          <w:tcPr>
            <w:tcW w:w="6908" w:type="dxa"/>
            <w:gridSpan w:val="2"/>
          </w:tcPr>
          <w:p w:rsidR="00980032" w:rsidRPr="00E71236" w:rsidRDefault="00980032" w:rsidP="001A4A0A">
            <w:pPr>
              <w:autoSpaceDE w:val="0"/>
              <w:autoSpaceDN w:val="0"/>
              <w:adjustRightInd w:val="0"/>
            </w:pPr>
          </w:p>
        </w:tc>
      </w:tr>
      <w:tr w:rsidR="00980032" w:rsidRPr="00E71236" w:rsidTr="001A4A0A">
        <w:trPr>
          <w:trHeight w:val="176"/>
        </w:trPr>
        <w:tc>
          <w:tcPr>
            <w:tcW w:w="2268" w:type="dxa"/>
          </w:tcPr>
          <w:p w:rsidR="00980032" w:rsidRPr="00E71236" w:rsidRDefault="00980032" w:rsidP="001A4A0A">
            <w:r w:rsidRPr="00E71236">
              <w:t>Success guarantees:</w:t>
            </w:r>
          </w:p>
        </w:tc>
        <w:tc>
          <w:tcPr>
            <w:tcW w:w="6908" w:type="dxa"/>
            <w:gridSpan w:val="2"/>
          </w:tcPr>
          <w:p w:rsidR="00980032" w:rsidRPr="00E71236" w:rsidRDefault="00980032" w:rsidP="001A4A0A">
            <w:pPr>
              <w:pStyle w:val="BodyText"/>
            </w:pPr>
            <w:r w:rsidRPr="00E71236">
              <w:t>User successfully sets a person as reporting the order and another one as affected by the order</w:t>
            </w:r>
          </w:p>
        </w:tc>
      </w:tr>
      <w:tr w:rsidR="00980032" w:rsidRPr="00E71236" w:rsidTr="001A4A0A">
        <w:trPr>
          <w:trHeight w:val="176"/>
        </w:trPr>
        <w:tc>
          <w:tcPr>
            <w:tcW w:w="2268" w:type="dxa"/>
          </w:tcPr>
          <w:p w:rsidR="00980032" w:rsidRPr="00E71236" w:rsidRDefault="00980032" w:rsidP="001A4A0A">
            <w:r w:rsidRPr="00E71236">
              <w:t>Normal Flow:</w:t>
            </w:r>
          </w:p>
        </w:tc>
        <w:tc>
          <w:tcPr>
            <w:tcW w:w="6908" w:type="dxa"/>
            <w:gridSpan w:val="2"/>
          </w:tcPr>
          <w:p w:rsidR="00980032" w:rsidRPr="00E71236" w:rsidRDefault="00980032" w:rsidP="005E61D6">
            <w:pPr>
              <w:pStyle w:val="Body"/>
              <w:numPr>
                <w:ilvl w:val="0"/>
                <w:numId w:val="208"/>
              </w:numPr>
              <w:rPr>
                <w:color w:val="auto"/>
              </w:rPr>
            </w:pPr>
            <w:r w:rsidRPr="00E71236">
              <w:rPr>
                <w:color w:val="auto"/>
              </w:rPr>
              <w:t xml:space="preserve">Application automatically preselects the ‘affected by’ and ‘reported by’ persons (A1) </w:t>
            </w:r>
          </w:p>
          <w:p w:rsidR="00980032" w:rsidRPr="00E71236" w:rsidRDefault="00980032" w:rsidP="005E61D6">
            <w:pPr>
              <w:pStyle w:val="Body"/>
              <w:numPr>
                <w:ilvl w:val="0"/>
                <w:numId w:val="208"/>
              </w:numPr>
              <w:rPr>
                <w:color w:val="auto"/>
              </w:rPr>
            </w:pPr>
            <w:r w:rsidRPr="00E71236">
              <w:rPr>
                <w:color w:val="auto"/>
              </w:rPr>
              <w:t>Application confirms the selected persons</w:t>
            </w:r>
          </w:p>
          <w:p w:rsidR="00980032" w:rsidRPr="00E71236" w:rsidRDefault="00980032" w:rsidP="001A4A0A">
            <w:pPr>
              <w:pStyle w:val="ListNumberNormal"/>
            </w:pPr>
          </w:p>
        </w:tc>
      </w:tr>
      <w:tr w:rsidR="00980032" w:rsidRPr="00E71236" w:rsidTr="001A4A0A">
        <w:trPr>
          <w:trHeight w:val="176"/>
        </w:trPr>
        <w:tc>
          <w:tcPr>
            <w:tcW w:w="2268" w:type="dxa"/>
          </w:tcPr>
          <w:p w:rsidR="00980032" w:rsidRPr="00E71236" w:rsidRDefault="00980032" w:rsidP="001A4A0A">
            <w:r w:rsidRPr="00E71236">
              <w:t>Alternative Flows:</w:t>
            </w:r>
          </w:p>
        </w:tc>
        <w:tc>
          <w:tcPr>
            <w:tcW w:w="6908" w:type="dxa"/>
            <w:gridSpan w:val="2"/>
          </w:tcPr>
          <w:p w:rsidR="00980032" w:rsidRPr="00E71236" w:rsidRDefault="00980032" w:rsidP="001A4A0A">
            <w:pPr>
              <w:pStyle w:val="ListNumberUC"/>
              <w:ind w:left="418" w:hanging="418"/>
            </w:pPr>
            <w:r w:rsidRPr="00E71236">
              <w:t>A</w:t>
            </w:r>
            <w:r>
              <w:t>1</w:t>
            </w:r>
            <w:r w:rsidRPr="00E71236">
              <w:t xml:space="preserve"> : Default ‘affected by’ person is not correct</w:t>
            </w:r>
          </w:p>
          <w:p w:rsidR="00980032" w:rsidRPr="00E71236" w:rsidRDefault="00980032" w:rsidP="005E61D6">
            <w:pPr>
              <w:pStyle w:val="ListNumberUC"/>
              <w:numPr>
                <w:ilvl w:val="0"/>
                <w:numId w:val="203"/>
              </w:numPr>
            </w:pPr>
            <w:r w:rsidRPr="00E71236">
              <w:t>User selects another person, either pre-listed or by searching a person (refer to use case PEM0150 – Search Person)</w:t>
            </w:r>
          </w:p>
        </w:tc>
      </w:tr>
    </w:tbl>
    <w:p w:rsidR="00980032" w:rsidRDefault="00980032" w:rsidP="00980032">
      <w:pPr>
        <w:pStyle w:val="BodyText"/>
      </w:pPr>
    </w:p>
    <w:p w:rsidR="00980032" w:rsidRDefault="00980032" w:rsidP="00980032">
      <w:pPr>
        <w:pStyle w:val="BodyText"/>
      </w:pPr>
    </w:p>
    <w:p w:rsidR="00980032" w:rsidRDefault="00980032" w:rsidP="00980032">
      <w:pPr>
        <w:pStyle w:val="BodyText"/>
      </w:pPr>
    </w:p>
    <w:p w:rsidR="00980032" w:rsidRDefault="00980032" w:rsidP="00980032">
      <w:pPr>
        <w:pStyle w:val="Capability"/>
      </w:pPr>
      <w:bookmarkStart w:id="450" w:name="_Toc364961220"/>
      <w:r>
        <w:t xml:space="preserve">Capability </w:t>
      </w:r>
      <w:r w:rsidR="005A525E">
        <w:fldChar w:fldCharType="begin"/>
      </w:r>
      <w:r w:rsidR="0065012A">
        <w:instrText xml:space="preserve"> LISTNUM "business req" \* MERGEFORMAT </w:instrText>
      </w:r>
      <w:r w:rsidR="005A525E">
        <w:fldChar w:fldCharType="separate"/>
      </w:r>
      <w:r>
        <w:rPr>
          <w:noProof/>
        </w:rPr>
        <w:t>1</w:t>
      </w:r>
      <w:r w:rsidR="005A525E">
        <w:fldChar w:fldCharType="end">
          <w:numberingChange w:id="451" w:author="Comverse" w:date="2013-06-03T11:22:00Z" w:original="7."/>
        </w:fldChar>
      </w:r>
      <w:r>
        <w:t xml:space="preserve"> Order Management</w:t>
      </w:r>
      <w:bookmarkEnd w:id="450"/>
    </w:p>
    <w:p w:rsidR="00980032" w:rsidRDefault="00980032" w:rsidP="00980032">
      <w:pPr>
        <w:pStyle w:val="Heading4"/>
      </w:pPr>
      <w:bookmarkStart w:id="452" w:name="_Toc364961221"/>
      <w:r w:rsidRPr="00DA5B4D">
        <w:t>OFU00</w:t>
      </w:r>
      <w:r>
        <w:t>3</w:t>
      </w:r>
      <w:r w:rsidRPr="00DA5B4D">
        <w:t>0</w:t>
      </w:r>
      <w:r>
        <w:t xml:space="preserve"> - View order details (New)</w:t>
      </w:r>
      <w:bookmarkEnd w:id="452"/>
    </w:p>
    <w:tbl>
      <w:tblPr>
        <w:tblW w:w="9214" w:type="dxa"/>
        <w:tblInd w:w="2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BF"/>
      </w:tblPr>
      <w:tblGrid>
        <w:gridCol w:w="2126"/>
        <w:gridCol w:w="7088"/>
      </w:tblGrid>
      <w:tr w:rsidR="00980032" w:rsidRPr="00DA4364" w:rsidTr="001A4A0A">
        <w:tc>
          <w:tcPr>
            <w:tcW w:w="2126" w:type="dxa"/>
            <w:shd w:val="clear" w:color="auto" w:fill="D9D9D9" w:themeFill="background1" w:themeFillShade="D9"/>
          </w:tcPr>
          <w:p w:rsidR="00980032" w:rsidRPr="00DA4364" w:rsidRDefault="00980032" w:rsidP="001A4A0A">
            <w:pPr>
              <w:pStyle w:val="TableHeading"/>
            </w:pPr>
            <w:r>
              <w:t>View order details</w:t>
            </w:r>
          </w:p>
        </w:tc>
        <w:tc>
          <w:tcPr>
            <w:tcW w:w="7088" w:type="dxa"/>
            <w:shd w:val="clear" w:color="auto" w:fill="D9D9D9" w:themeFill="background1" w:themeFillShade="D9"/>
          </w:tcPr>
          <w:p w:rsidR="00980032" w:rsidRPr="00DA4364" w:rsidRDefault="00980032" w:rsidP="001A4A0A">
            <w:pPr>
              <w:jc w:val="right"/>
            </w:pPr>
            <w:r w:rsidRPr="00DA5B4D">
              <w:rPr>
                <w:spacing w:val="-20"/>
                <w:sz w:val="21"/>
                <w:szCs w:val="21"/>
              </w:rPr>
              <w:t>OFU</w:t>
            </w:r>
            <w:r w:rsidRPr="00DA5B4D">
              <w:rPr>
                <w:sz w:val="21"/>
                <w:szCs w:val="21"/>
              </w:rPr>
              <w:t>0</w:t>
            </w:r>
            <w:r w:rsidRPr="00DA5B4D">
              <w:rPr>
                <w:spacing w:val="-20"/>
                <w:sz w:val="21"/>
                <w:szCs w:val="21"/>
              </w:rPr>
              <w:t>0</w:t>
            </w:r>
            <w:r>
              <w:t>3</w:t>
            </w:r>
            <w:r w:rsidRPr="00DA5B4D">
              <w:rPr>
                <w:sz w:val="21"/>
                <w:szCs w:val="21"/>
              </w:rPr>
              <w:t>0</w:t>
            </w:r>
          </w:p>
        </w:tc>
      </w:tr>
      <w:tr w:rsidR="00980032" w:rsidRPr="00DA4364" w:rsidTr="001A4A0A">
        <w:tc>
          <w:tcPr>
            <w:tcW w:w="2126" w:type="dxa"/>
            <w:shd w:val="clear" w:color="auto" w:fill="auto"/>
          </w:tcPr>
          <w:p w:rsidR="00980032" w:rsidRPr="00DA4364" w:rsidRDefault="00980032" w:rsidP="001A4A0A">
            <w:r w:rsidRPr="00DA4364">
              <w:t>Primary actors</w:t>
            </w:r>
          </w:p>
        </w:tc>
        <w:tc>
          <w:tcPr>
            <w:tcW w:w="7088" w:type="dxa"/>
            <w:shd w:val="clear" w:color="auto" w:fill="auto"/>
          </w:tcPr>
          <w:p w:rsidR="00980032" w:rsidRDefault="00980032" w:rsidP="001A4A0A">
            <w:r w:rsidRPr="00DA5B4D">
              <w:t>CSR user</w:t>
            </w:r>
          </w:p>
          <w:p w:rsidR="00980032" w:rsidRPr="00DA4364" w:rsidRDefault="00980032" w:rsidP="001A4A0A">
            <w:r>
              <w:t>Dealer user</w:t>
            </w:r>
          </w:p>
        </w:tc>
      </w:tr>
      <w:tr w:rsidR="00980032" w:rsidRPr="00DA4364" w:rsidTr="001A4A0A">
        <w:tc>
          <w:tcPr>
            <w:tcW w:w="2126" w:type="dxa"/>
            <w:shd w:val="clear" w:color="auto" w:fill="auto"/>
          </w:tcPr>
          <w:p w:rsidR="00980032" w:rsidRPr="00DA4364" w:rsidRDefault="00980032" w:rsidP="001A4A0A">
            <w:r w:rsidRPr="00DA4364">
              <w:t>Summary Goal</w:t>
            </w:r>
          </w:p>
        </w:tc>
        <w:tc>
          <w:tcPr>
            <w:tcW w:w="7088" w:type="dxa"/>
            <w:shd w:val="clear" w:color="auto" w:fill="auto"/>
          </w:tcPr>
          <w:p w:rsidR="00980032" w:rsidRPr="00DA4364" w:rsidRDefault="00980032" w:rsidP="001A4A0A">
            <w:r w:rsidRPr="00DA5B4D">
              <w:t xml:space="preserve">This use case allows user to </w:t>
            </w:r>
            <w:r>
              <w:t>view the billing orders linked to a request from CSS applications</w:t>
            </w:r>
          </w:p>
        </w:tc>
      </w:tr>
      <w:tr w:rsidR="00980032" w:rsidRPr="00DA4364" w:rsidTr="001A4A0A">
        <w:tc>
          <w:tcPr>
            <w:tcW w:w="2126" w:type="dxa"/>
            <w:shd w:val="clear" w:color="auto" w:fill="auto"/>
          </w:tcPr>
          <w:p w:rsidR="00980032" w:rsidRPr="00DA4364" w:rsidRDefault="00980032" w:rsidP="001A4A0A">
            <w:r w:rsidRPr="00DA4364">
              <w:t>Pre-conditions</w:t>
            </w:r>
          </w:p>
        </w:tc>
        <w:tc>
          <w:tcPr>
            <w:tcW w:w="7088" w:type="dxa"/>
            <w:shd w:val="clear" w:color="auto" w:fill="auto"/>
          </w:tcPr>
          <w:p w:rsidR="00980032" w:rsidRPr="00DA4364" w:rsidRDefault="00980032" w:rsidP="001A4A0A"/>
        </w:tc>
      </w:tr>
      <w:tr w:rsidR="00980032" w:rsidRPr="00DA4364" w:rsidTr="001A4A0A">
        <w:tc>
          <w:tcPr>
            <w:tcW w:w="2126" w:type="dxa"/>
            <w:shd w:val="clear" w:color="auto" w:fill="auto"/>
          </w:tcPr>
          <w:p w:rsidR="00980032" w:rsidRPr="00DA4364" w:rsidRDefault="00980032" w:rsidP="001A4A0A">
            <w:r w:rsidRPr="00DA4364">
              <w:t>Trigger</w:t>
            </w:r>
          </w:p>
        </w:tc>
        <w:tc>
          <w:tcPr>
            <w:tcW w:w="7088" w:type="dxa"/>
            <w:shd w:val="clear" w:color="auto" w:fill="auto"/>
          </w:tcPr>
          <w:p w:rsidR="00980032" w:rsidRDefault="00980032" w:rsidP="005E61D6">
            <w:pPr>
              <w:numPr>
                <w:ilvl w:val="0"/>
                <w:numId w:val="157"/>
              </w:numPr>
            </w:pPr>
            <w:r>
              <w:t>The request has generated an order in the billing</w:t>
            </w:r>
          </w:p>
          <w:p w:rsidR="00980032" w:rsidRPr="00DA4364" w:rsidRDefault="00980032" w:rsidP="005E61D6">
            <w:pPr>
              <w:numPr>
                <w:ilvl w:val="0"/>
                <w:numId w:val="157"/>
              </w:numPr>
            </w:pPr>
            <w:r>
              <w:t>The user has chosen to view the detail of the order</w:t>
            </w:r>
          </w:p>
        </w:tc>
      </w:tr>
      <w:tr w:rsidR="00980032" w:rsidRPr="00DA4364" w:rsidTr="001A4A0A">
        <w:tc>
          <w:tcPr>
            <w:tcW w:w="2126" w:type="dxa"/>
            <w:shd w:val="clear" w:color="auto" w:fill="auto"/>
          </w:tcPr>
          <w:p w:rsidR="00980032" w:rsidRPr="00DA4364" w:rsidRDefault="00980032" w:rsidP="001A4A0A">
            <w:r w:rsidRPr="00DA4364">
              <w:t>Minimum guarantees</w:t>
            </w:r>
          </w:p>
        </w:tc>
        <w:tc>
          <w:tcPr>
            <w:tcW w:w="7088" w:type="dxa"/>
            <w:shd w:val="clear" w:color="auto" w:fill="auto"/>
          </w:tcPr>
          <w:p w:rsidR="00980032" w:rsidRPr="00DA5B4D" w:rsidRDefault="00980032" w:rsidP="001A4A0A">
            <w:pPr>
              <w:rPr>
                <w:color w:val="FF0000"/>
              </w:rPr>
            </w:pPr>
            <w:r w:rsidRPr="00DA5B4D">
              <w:t xml:space="preserve">The application displays a message indicating to the user the fact that it is </w:t>
            </w:r>
            <w:r>
              <w:t xml:space="preserve">not </w:t>
            </w:r>
            <w:r w:rsidRPr="00DA5B4D">
              <w:t>able to retrieve the order</w:t>
            </w:r>
          </w:p>
        </w:tc>
      </w:tr>
      <w:tr w:rsidR="00980032" w:rsidRPr="00DA4364" w:rsidTr="001A4A0A">
        <w:tc>
          <w:tcPr>
            <w:tcW w:w="2126" w:type="dxa"/>
            <w:shd w:val="clear" w:color="auto" w:fill="auto"/>
          </w:tcPr>
          <w:p w:rsidR="00980032" w:rsidRPr="00DA4364" w:rsidRDefault="00980032" w:rsidP="001A4A0A">
            <w:r w:rsidRPr="00DA4364">
              <w:t>Success guarantees</w:t>
            </w:r>
          </w:p>
        </w:tc>
        <w:tc>
          <w:tcPr>
            <w:tcW w:w="7088" w:type="dxa"/>
            <w:shd w:val="clear" w:color="auto" w:fill="auto"/>
          </w:tcPr>
          <w:p w:rsidR="00980032" w:rsidRPr="00DA4364" w:rsidRDefault="00980032" w:rsidP="001A4A0A">
            <w:r>
              <w:t>The application displays the order details including service order and order items</w:t>
            </w:r>
          </w:p>
        </w:tc>
      </w:tr>
      <w:tr w:rsidR="00980032" w:rsidRPr="00DA4364" w:rsidTr="001A4A0A">
        <w:tc>
          <w:tcPr>
            <w:tcW w:w="2126" w:type="dxa"/>
            <w:shd w:val="clear" w:color="auto" w:fill="auto"/>
          </w:tcPr>
          <w:p w:rsidR="00980032" w:rsidRPr="00DA4364" w:rsidRDefault="00980032" w:rsidP="001A4A0A">
            <w:r w:rsidRPr="00DA4364">
              <w:t>Normal Flow</w:t>
            </w:r>
          </w:p>
        </w:tc>
        <w:tc>
          <w:tcPr>
            <w:tcW w:w="7088" w:type="dxa"/>
            <w:shd w:val="clear" w:color="auto" w:fill="auto"/>
          </w:tcPr>
          <w:p w:rsidR="00980032" w:rsidRPr="00DA5B4D" w:rsidRDefault="00980032" w:rsidP="005E61D6">
            <w:pPr>
              <w:widowControl w:val="0"/>
              <w:numPr>
                <w:ilvl w:val="0"/>
                <w:numId w:val="156"/>
              </w:numPr>
              <w:autoSpaceDE w:val="0"/>
              <w:autoSpaceDN w:val="0"/>
              <w:adjustRightInd w:val="0"/>
              <w:spacing w:line="268" w:lineRule="exact"/>
            </w:pPr>
            <w:r>
              <w:t>The application displays the billing order including the service order and the order items(A1)</w:t>
            </w:r>
          </w:p>
          <w:p w:rsidR="00980032" w:rsidRDefault="00980032" w:rsidP="005E61D6">
            <w:pPr>
              <w:widowControl w:val="0"/>
              <w:numPr>
                <w:ilvl w:val="0"/>
                <w:numId w:val="156"/>
              </w:numPr>
              <w:autoSpaceDE w:val="0"/>
              <w:autoSpaceDN w:val="0"/>
              <w:adjustRightInd w:val="0"/>
              <w:spacing w:before="9"/>
            </w:pPr>
            <w:r>
              <w:t>The user chooses to view the job started on one of the service order of the order</w:t>
            </w:r>
          </w:p>
          <w:p w:rsidR="00980032" w:rsidRPr="00DA5B4D" w:rsidRDefault="00980032" w:rsidP="005E61D6">
            <w:pPr>
              <w:widowControl w:val="0"/>
              <w:numPr>
                <w:ilvl w:val="0"/>
                <w:numId w:val="156"/>
              </w:numPr>
              <w:autoSpaceDE w:val="0"/>
              <w:autoSpaceDN w:val="0"/>
              <w:adjustRightInd w:val="0"/>
              <w:spacing w:before="9"/>
            </w:pPr>
            <w:r>
              <w:t>The application displays the service order workflow(A2)</w:t>
            </w:r>
          </w:p>
        </w:tc>
      </w:tr>
      <w:tr w:rsidR="00980032" w:rsidRPr="00DA4364" w:rsidTr="001A4A0A">
        <w:tc>
          <w:tcPr>
            <w:tcW w:w="2126" w:type="dxa"/>
            <w:shd w:val="clear" w:color="auto" w:fill="auto"/>
          </w:tcPr>
          <w:p w:rsidR="00980032" w:rsidRPr="00DA4364" w:rsidRDefault="00980032" w:rsidP="001A4A0A">
            <w:r w:rsidRPr="00DA4364">
              <w:t>Alternative Flow</w:t>
            </w:r>
          </w:p>
        </w:tc>
        <w:tc>
          <w:tcPr>
            <w:tcW w:w="7088" w:type="dxa"/>
            <w:shd w:val="clear" w:color="auto" w:fill="auto"/>
          </w:tcPr>
          <w:p w:rsidR="00980032" w:rsidRDefault="00980032" w:rsidP="001A4A0A">
            <w:pPr>
              <w:widowControl w:val="0"/>
              <w:autoSpaceDE w:val="0"/>
              <w:autoSpaceDN w:val="0"/>
              <w:adjustRightInd w:val="0"/>
              <w:spacing w:line="268" w:lineRule="exact"/>
            </w:pPr>
            <w:r w:rsidRPr="00DA5B4D">
              <w:t xml:space="preserve">A1: </w:t>
            </w:r>
            <w:r>
              <w:t>The application is not able to display the billing order</w:t>
            </w:r>
          </w:p>
          <w:p w:rsidR="00980032" w:rsidRDefault="00980032" w:rsidP="005E61D6">
            <w:pPr>
              <w:widowControl w:val="0"/>
              <w:numPr>
                <w:ilvl w:val="0"/>
                <w:numId w:val="158"/>
              </w:numPr>
              <w:autoSpaceDE w:val="0"/>
              <w:autoSpaceDN w:val="0"/>
              <w:adjustRightInd w:val="0"/>
              <w:spacing w:line="268" w:lineRule="exact"/>
            </w:pPr>
            <w:r>
              <w:t>The application displays an error message to the user indicating the fact that the order is not available and ask him to try again later</w:t>
            </w:r>
          </w:p>
          <w:p w:rsidR="00980032" w:rsidRDefault="00980032" w:rsidP="005E61D6">
            <w:pPr>
              <w:widowControl w:val="0"/>
              <w:numPr>
                <w:ilvl w:val="0"/>
                <w:numId w:val="158"/>
              </w:numPr>
              <w:autoSpaceDE w:val="0"/>
              <w:autoSpaceDN w:val="0"/>
              <w:adjustRightInd w:val="0"/>
              <w:spacing w:line="268" w:lineRule="exact"/>
            </w:pPr>
            <w:r>
              <w:t>The user returns to the search order list preselected with the criteria set before viewing the order details</w:t>
            </w:r>
          </w:p>
          <w:p w:rsidR="00980032" w:rsidRDefault="00980032" w:rsidP="001A4A0A">
            <w:pPr>
              <w:widowControl w:val="0"/>
              <w:autoSpaceDE w:val="0"/>
              <w:autoSpaceDN w:val="0"/>
              <w:adjustRightInd w:val="0"/>
              <w:spacing w:line="268" w:lineRule="exact"/>
            </w:pPr>
            <w:r>
              <w:t>A2 : The application is not able to display the workflow</w:t>
            </w:r>
          </w:p>
          <w:p w:rsidR="00980032" w:rsidRDefault="00980032" w:rsidP="005E61D6">
            <w:pPr>
              <w:widowControl w:val="0"/>
              <w:numPr>
                <w:ilvl w:val="0"/>
                <w:numId w:val="159"/>
              </w:numPr>
              <w:autoSpaceDE w:val="0"/>
              <w:autoSpaceDN w:val="0"/>
              <w:adjustRightInd w:val="0"/>
              <w:spacing w:line="268" w:lineRule="exact"/>
            </w:pPr>
            <w:r>
              <w:t>The application displays an error message indicating to the user the fact that it is not able to display the workflow</w:t>
            </w:r>
          </w:p>
          <w:p w:rsidR="00980032" w:rsidRPr="00DA4364" w:rsidRDefault="00980032" w:rsidP="005E61D6">
            <w:pPr>
              <w:widowControl w:val="0"/>
              <w:numPr>
                <w:ilvl w:val="0"/>
                <w:numId w:val="159"/>
              </w:numPr>
              <w:autoSpaceDE w:val="0"/>
              <w:autoSpaceDN w:val="0"/>
              <w:adjustRightInd w:val="0"/>
              <w:spacing w:line="268" w:lineRule="exact"/>
            </w:pPr>
            <w:r>
              <w:t>The user returns to the N1</w:t>
            </w:r>
          </w:p>
          <w:p w:rsidR="00980032" w:rsidRPr="00DA4364" w:rsidRDefault="00980032" w:rsidP="001A4A0A">
            <w:pPr>
              <w:ind w:left="607"/>
            </w:pPr>
          </w:p>
        </w:tc>
      </w:tr>
    </w:tbl>
    <w:p w:rsidR="00980032" w:rsidRDefault="00980032" w:rsidP="00980032">
      <w:pPr>
        <w:pStyle w:val="BodyText"/>
      </w:pPr>
    </w:p>
    <w:p w:rsidR="00980032" w:rsidRDefault="00980032" w:rsidP="00980032">
      <w:pPr>
        <w:pStyle w:val="Heading4"/>
      </w:pPr>
      <w:bookmarkStart w:id="453" w:name="_Toc364961222"/>
      <w:r w:rsidRPr="00DA5B4D">
        <w:t>OFU00</w:t>
      </w:r>
      <w:r>
        <w:t>1</w:t>
      </w:r>
      <w:r w:rsidRPr="00DA5B4D">
        <w:t>0</w:t>
      </w:r>
      <w:r>
        <w:t xml:space="preserve"> – Search Order (Modified)</w:t>
      </w:r>
      <w:bookmarkEnd w:id="453"/>
    </w:p>
    <w:tbl>
      <w:tblPr>
        <w:tblW w:w="9214" w:type="dxa"/>
        <w:tblInd w:w="2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BF"/>
      </w:tblPr>
      <w:tblGrid>
        <w:gridCol w:w="2126"/>
        <w:gridCol w:w="7088"/>
      </w:tblGrid>
      <w:tr w:rsidR="00980032" w:rsidRPr="00134956" w:rsidTr="001A4A0A">
        <w:tc>
          <w:tcPr>
            <w:tcW w:w="2126" w:type="dxa"/>
            <w:shd w:val="clear" w:color="auto" w:fill="D9D9D9" w:themeFill="background1" w:themeFillShade="D9"/>
          </w:tcPr>
          <w:p w:rsidR="00980032" w:rsidRPr="00134956" w:rsidRDefault="00980032" w:rsidP="001A4A0A">
            <w:pPr>
              <w:pStyle w:val="TableHeading"/>
              <w:rPr>
                <w:rFonts w:asciiTheme="minorBidi" w:hAnsiTheme="minorBidi" w:cstheme="minorBidi"/>
                <w:szCs w:val="20"/>
              </w:rPr>
            </w:pPr>
            <w:r w:rsidRPr="00134956">
              <w:rPr>
                <w:rFonts w:asciiTheme="minorBidi" w:hAnsiTheme="minorBidi" w:cstheme="minorBidi"/>
                <w:szCs w:val="20"/>
              </w:rPr>
              <w:t>Search Order</w:t>
            </w:r>
          </w:p>
        </w:tc>
        <w:tc>
          <w:tcPr>
            <w:tcW w:w="7088" w:type="dxa"/>
            <w:shd w:val="clear" w:color="auto" w:fill="D9D9D9" w:themeFill="background1" w:themeFillShade="D9"/>
          </w:tcPr>
          <w:p w:rsidR="00980032" w:rsidRPr="00134956" w:rsidRDefault="00980032" w:rsidP="001A4A0A">
            <w:pPr>
              <w:jc w:val="right"/>
              <w:rPr>
                <w:rFonts w:asciiTheme="minorBidi" w:hAnsiTheme="minorBidi" w:cstheme="minorBidi"/>
              </w:rPr>
            </w:pPr>
            <w:r w:rsidRPr="00134956">
              <w:rPr>
                <w:rFonts w:asciiTheme="minorBidi" w:hAnsiTheme="minorBidi" w:cstheme="minorBidi"/>
                <w:spacing w:val="-20"/>
              </w:rPr>
              <w:t>OFU</w:t>
            </w:r>
            <w:r w:rsidRPr="00134956">
              <w:rPr>
                <w:rFonts w:asciiTheme="minorBidi" w:hAnsiTheme="minorBidi" w:cstheme="minorBidi"/>
              </w:rPr>
              <w:t>0</w:t>
            </w:r>
            <w:r w:rsidRPr="00134956">
              <w:rPr>
                <w:rFonts w:asciiTheme="minorBidi" w:hAnsiTheme="minorBidi" w:cstheme="minorBidi"/>
                <w:spacing w:val="-20"/>
              </w:rPr>
              <w:t>0</w:t>
            </w:r>
            <w:r w:rsidRPr="00134956">
              <w:rPr>
                <w:rFonts w:asciiTheme="minorBidi" w:hAnsiTheme="minorBidi" w:cstheme="minorBidi"/>
              </w:rPr>
              <w:t>10</w:t>
            </w:r>
          </w:p>
        </w:tc>
      </w:tr>
      <w:tr w:rsidR="00980032" w:rsidRPr="00134956" w:rsidTr="001A4A0A">
        <w:tc>
          <w:tcPr>
            <w:tcW w:w="2126"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Primary actors</w:t>
            </w:r>
          </w:p>
        </w:tc>
        <w:tc>
          <w:tcPr>
            <w:tcW w:w="7088"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CSR user</w:t>
            </w:r>
          </w:p>
          <w:p w:rsidR="00980032" w:rsidRPr="00134956" w:rsidRDefault="00980032" w:rsidP="001A4A0A">
            <w:pPr>
              <w:rPr>
                <w:rFonts w:asciiTheme="minorBidi" w:hAnsiTheme="minorBidi" w:cstheme="minorBidi"/>
              </w:rPr>
            </w:pPr>
            <w:r w:rsidRPr="00134956">
              <w:rPr>
                <w:rFonts w:asciiTheme="minorBidi" w:hAnsiTheme="minorBidi" w:cstheme="minorBidi"/>
              </w:rPr>
              <w:t>Dealer user</w:t>
            </w:r>
          </w:p>
        </w:tc>
      </w:tr>
      <w:tr w:rsidR="00980032" w:rsidRPr="00134956" w:rsidTr="001A4A0A">
        <w:tc>
          <w:tcPr>
            <w:tcW w:w="2126"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Summary Goal</w:t>
            </w:r>
          </w:p>
        </w:tc>
        <w:tc>
          <w:tcPr>
            <w:tcW w:w="7088"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spacing w:val="1"/>
                <w:position w:val="1"/>
              </w:rPr>
              <w:t>Thi</w:t>
            </w:r>
            <w:r w:rsidRPr="00134956">
              <w:rPr>
                <w:rFonts w:asciiTheme="minorBidi" w:hAnsiTheme="minorBidi" w:cstheme="minorBidi"/>
                <w:position w:val="1"/>
              </w:rPr>
              <w:t>s</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u</w:t>
            </w:r>
            <w:r w:rsidRPr="00134956">
              <w:rPr>
                <w:rFonts w:asciiTheme="minorBidi" w:hAnsiTheme="minorBidi" w:cstheme="minorBidi"/>
                <w:position w:val="1"/>
              </w:rPr>
              <w:t>se</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cas</w:t>
            </w:r>
            <w:r w:rsidRPr="00134956">
              <w:rPr>
                <w:rFonts w:asciiTheme="minorBidi" w:hAnsiTheme="minorBidi" w:cstheme="minorBidi"/>
                <w:position w:val="1"/>
              </w:rPr>
              <w:t>e</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allow</w:t>
            </w:r>
            <w:r w:rsidRPr="00134956">
              <w:rPr>
                <w:rFonts w:asciiTheme="minorBidi" w:hAnsiTheme="minorBidi" w:cstheme="minorBidi"/>
                <w:position w:val="1"/>
              </w:rPr>
              <w:t>s</w:t>
            </w:r>
            <w:r w:rsidRPr="00134956">
              <w:rPr>
                <w:rFonts w:asciiTheme="minorBidi" w:hAnsiTheme="minorBidi" w:cstheme="minorBidi"/>
                <w:spacing w:val="-5"/>
                <w:position w:val="1"/>
              </w:rPr>
              <w:t xml:space="preserve"> </w:t>
            </w:r>
            <w:r w:rsidRPr="00134956">
              <w:rPr>
                <w:rFonts w:asciiTheme="minorBidi" w:hAnsiTheme="minorBidi" w:cstheme="minorBidi"/>
                <w:spacing w:val="1"/>
                <w:position w:val="1"/>
              </w:rPr>
              <w:t>us</w:t>
            </w:r>
            <w:r w:rsidRPr="00134956">
              <w:rPr>
                <w:rFonts w:asciiTheme="minorBidi" w:hAnsiTheme="minorBidi" w:cstheme="minorBidi"/>
                <w:spacing w:val="-1"/>
                <w:position w:val="1"/>
              </w:rPr>
              <w:t>e</w:t>
            </w:r>
            <w:r w:rsidRPr="00134956">
              <w:rPr>
                <w:rFonts w:asciiTheme="minorBidi" w:hAnsiTheme="minorBidi" w:cstheme="minorBidi"/>
                <w:position w:val="1"/>
              </w:rPr>
              <w:t>r</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t</w:t>
            </w:r>
            <w:r w:rsidRPr="00134956">
              <w:rPr>
                <w:rFonts w:asciiTheme="minorBidi" w:hAnsiTheme="minorBidi" w:cstheme="minorBidi"/>
                <w:position w:val="1"/>
              </w:rPr>
              <w:t>o</w:t>
            </w:r>
            <w:r w:rsidRPr="00134956">
              <w:rPr>
                <w:rFonts w:asciiTheme="minorBidi" w:hAnsiTheme="minorBidi" w:cstheme="minorBidi"/>
                <w:spacing w:val="-1"/>
                <w:position w:val="1"/>
              </w:rPr>
              <w:t xml:space="preserve"> </w:t>
            </w:r>
            <w:r w:rsidRPr="00134956">
              <w:rPr>
                <w:rFonts w:asciiTheme="minorBidi" w:hAnsiTheme="minorBidi" w:cstheme="minorBidi"/>
                <w:spacing w:val="-3"/>
                <w:position w:val="1"/>
              </w:rPr>
              <w:t>r</w:t>
            </w:r>
            <w:r w:rsidRPr="00134956">
              <w:rPr>
                <w:rFonts w:asciiTheme="minorBidi" w:hAnsiTheme="minorBidi" w:cstheme="minorBidi"/>
                <w:spacing w:val="-1"/>
                <w:position w:val="1"/>
              </w:rPr>
              <w:t>e</w:t>
            </w:r>
            <w:r w:rsidRPr="00134956">
              <w:rPr>
                <w:rFonts w:asciiTheme="minorBidi" w:hAnsiTheme="minorBidi" w:cstheme="minorBidi"/>
                <w:spacing w:val="1"/>
                <w:position w:val="1"/>
              </w:rPr>
              <w:t>t</w:t>
            </w:r>
            <w:r w:rsidRPr="00134956">
              <w:rPr>
                <w:rFonts w:asciiTheme="minorBidi" w:hAnsiTheme="minorBidi" w:cstheme="minorBidi"/>
                <w:spacing w:val="-1"/>
                <w:position w:val="1"/>
              </w:rPr>
              <w:t>r</w:t>
            </w:r>
            <w:r w:rsidRPr="00134956">
              <w:rPr>
                <w:rFonts w:asciiTheme="minorBidi" w:hAnsiTheme="minorBidi" w:cstheme="minorBidi"/>
                <w:spacing w:val="1"/>
                <w:position w:val="1"/>
              </w:rPr>
              <w:t>iev</w:t>
            </w:r>
            <w:r w:rsidRPr="00134956">
              <w:rPr>
                <w:rFonts w:asciiTheme="minorBidi" w:hAnsiTheme="minorBidi" w:cstheme="minorBidi"/>
                <w:position w:val="1"/>
              </w:rPr>
              <w:t>e</w:t>
            </w:r>
            <w:r w:rsidRPr="00134956">
              <w:rPr>
                <w:rFonts w:asciiTheme="minorBidi" w:hAnsiTheme="minorBidi" w:cstheme="minorBidi"/>
                <w:spacing w:val="-7"/>
                <w:position w:val="1"/>
              </w:rPr>
              <w:t xml:space="preserve"> </w:t>
            </w:r>
            <w:r w:rsidRPr="00134956">
              <w:rPr>
                <w:rFonts w:asciiTheme="minorBidi" w:hAnsiTheme="minorBidi" w:cstheme="minorBidi"/>
                <w:spacing w:val="1"/>
                <w:position w:val="1"/>
              </w:rPr>
              <w:t>som</w:t>
            </w:r>
            <w:r w:rsidRPr="00134956">
              <w:rPr>
                <w:rFonts w:asciiTheme="minorBidi" w:hAnsiTheme="minorBidi" w:cstheme="minorBidi"/>
                <w:position w:val="1"/>
              </w:rPr>
              <w:t>e</w:t>
            </w:r>
            <w:r w:rsidRPr="00134956">
              <w:rPr>
                <w:rFonts w:asciiTheme="minorBidi" w:hAnsiTheme="minorBidi" w:cstheme="minorBidi"/>
                <w:spacing w:val="-5"/>
                <w:position w:val="1"/>
              </w:rPr>
              <w:t xml:space="preserve"> </w:t>
            </w:r>
            <w:r w:rsidRPr="00134956">
              <w:rPr>
                <w:rFonts w:asciiTheme="minorBidi" w:hAnsiTheme="minorBidi" w:cstheme="minorBidi"/>
                <w:spacing w:val="1"/>
                <w:position w:val="1"/>
              </w:rPr>
              <w:t>o</w:t>
            </w:r>
            <w:r w:rsidRPr="00134956">
              <w:rPr>
                <w:rFonts w:asciiTheme="minorBidi" w:hAnsiTheme="minorBidi" w:cstheme="minorBidi"/>
                <w:spacing w:val="-3"/>
                <w:position w:val="1"/>
              </w:rPr>
              <w:t>r</w:t>
            </w:r>
            <w:r w:rsidRPr="00134956">
              <w:rPr>
                <w:rFonts w:asciiTheme="minorBidi" w:hAnsiTheme="minorBidi" w:cstheme="minorBidi"/>
                <w:spacing w:val="1"/>
                <w:position w:val="1"/>
              </w:rPr>
              <w:t>de</w:t>
            </w:r>
            <w:r w:rsidRPr="00134956">
              <w:rPr>
                <w:rFonts w:asciiTheme="minorBidi" w:hAnsiTheme="minorBidi" w:cstheme="minorBidi"/>
                <w:spacing w:val="-1"/>
                <w:position w:val="1"/>
              </w:rPr>
              <w:t>r</w:t>
            </w:r>
            <w:r w:rsidRPr="00134956">
              <w:rPr>
                <w:rFonts w:asciiTheme="minorBidi" w:hAnsiTheme="minorBidi" w:cstheme="minorBidi"/>
                <w:position w:val="1"/>
              </w:rPr>
              <w:t>s</w:t>
            </w:r>
          </w:p>
        </w:tc>
      </w:tr>
      <w:tr w:rsidR="00980032" w:rsidRPr="00134956" w:rsidTr="001A4A0A">
        <w:tc>
          <w:tcPr>
            <w:tcW w:w="2126"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Pre-conditions</w:t>
            </w:r>
          </w:p>
        </w:tc>
        <w:tc>
          <w:tcPr>
            <w:tcW w:w="7088" w:type="dxa"/>
            <w:shd w:val="clear" w:color="auto" w:fill="auto"/>
          </w:tcPr>
          <w:p w:rsidR="00980032" w:rsidRPr="00134956" w:rsidRDefault="00980032" w:rsidP="001A4A0A">
            <w:pPr>
              <w:rPr>
                <w:rFonts w:asciiTheme="minorBidi" w:hAnsiTheme="minorBidi" w:cstheme="minorBidi"/>
              </w:rPr>
            </w:pPr>
          </w:p>
        </w:tc>
      </w:tr>
      <w:tr w:rsidR="00980032" w:rsidRPr="00134956" w:rsidTr="001A4A0A">
        <w:tc>
          <w:tcPr>
            <w:tcW w:w="2126"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Trigger</w:t>
            </w:r>
          </w:p>
        </w:tc>
        <w:tc>
          <w:tcPr>
            <w:tcW w:w="7088"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spacing w:val="1"/>
                <w:position w:val="1"/>
              </w:rPr>
              <w:t>U</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r</w:t>
            </w:r>
            <w:r w:rsidRPr="00134956">
              <w:rPr>
                <w:rFonts w:asciiTheme="minorBidi" w:hAnsiTheme="minorBidi" w:cstheme="minorBidi"/>
                <w:spacing w:val="-3"/>
                <w:position w:val="1"/>
              </w:rPr>
              <w:t xml:space="preserve"> </w:t>
            </w:r>
            <w:r w:rsidRPr="00134956">
              <w:rPr>
                <w:rFonts w:asciiTheme="minorBidi" w:hAnsiTheme="minorBidi" w:cstheme="minorBidi"/>
                <w:position w:val="1"/>
              </w:rPr>
              <w:t>has</w:t>
            </w:r>
            <w:r w:rsidRPr="00134956">
              <w:rPr>
                <w:rFonts w:asciiTheme="minorBidi" w:hAnsiTheme="minorBidi" w:cstheme="minorBidi"/>
                <w:spacing w:val="-3"/>
                <w:position w:val="1"/>
              </w:rPr>
              <w:t xml:space="preserve"> </w:t>
            </w:r>
            <w:r w:rsidRPr="00134956">
              <w:rPr>
                <w:rFonts w:asciiTheme="minorBidi" w:hAnsiTheme="minorBidi" w:cstheme="minorBidi"/>
                <w:position w:val="1"/>
              </w:rPr>
              <w:t>sel</w:t>
            </w:r>
            <w:r w:rsidRPr="00134956">
              <w:rPr>
                <w:rFonts w:asciiTheme="minorBidi" w:hAnsiTheme="minorBidi" w:cstheme="minorBidi"/>
                <w:spacing w:val="1"/>
                <w:position w:val="1"/>
              </w:rPr>
              <w:t>e</w:t>
            </w:r>
            <w:r w:rsidRPr="00134956">
              <w:rPr>
                <w:rFonts w:asciiTheme="minorBidi" w:hAnsiTheme="minorBidi" w:cstheme="minorBidi"/>
                <w:position w:val="1"/>
              </w:rPr>
              <w:t>cted</w:t>
            </w:r>
            <w:r w:rsidRPr="00134956">
              <w:rPr>
                <w:rFonts w:asciiTheme="minorBidi" w:hAnsiTheme="minorBidi" w:cstheme="minorBidi"/>
                <w:spacing w:val="-6"/>
                <w:position w:val="1"/>
              </w:rPr>
              <w:t xml:space="preserve"> </w:t>
            </w:r>
            <w:r w:rsidRPr="00134956">
              <w:rPr>
                <w:rFonts w:asciiTheme="minorBidi" w:hAnsiTheme="minorBidi" w:cstheme="minorBidi"/>
                <w:position w:val="1"/>
              </w:rPr>
              <w:t>the</w:t>
            </w:r>
            <w:r w:rsidRPr="00134956">
              <w:rPr>
                <w:rFonts w:asciiTheme="minorBidi" w:hAnsiTheme="minorBidi" w:cstheme="minorBidi"/>
                <w:spacing w:val="-3"/>
                <w:position w:val="1"/>
              </w:rPr>
              <w:t xml:space="preserve"> </w:t>
            </w:r>
            <w:r w:rsidRPr="00134956">
              <w:rPr>
                <w:rFonts w:asciiTheme="minorBidi" w:hAnsiTheme="minorBidi" w:cstheme="minorBidi"/>
                <w:position w:val="1"/>
              </w:rPr>
              <w:t>option</w:t>
            </w:r>
            <w:r w:rsidRPr="00134956">
              <w:rPr>
                <w:rFonts w:asciiTheme="minorBidi" w:hAnsiTheme="minorBidi" w:cstheme="minorBidi"/>
                <w:spacing w:val="-5"/>
                <w:position w:val="1"/>
              </w:rPr>
              <w:t xml:space="preserve"> </w:t>
            </w:r>
            <w:r w:rsidRPr="00134956">
              <w:rPr>
                <w:rFonts w:asciiTheme="minorBidi" w:hAnsiTheme="minorBidi" w:cstheme="minorBidi"/>
                <w:position w:val="1"/>
              </w:rPr>
              <w:t>to</w:t>
            </w:r>
            <w:r w:rsidRPr="00134956">
              <w:rPr>
                <w:rFonts w:asciiTheme="minorBidi" w:hAnsiTheme="minorBidi" w:cstheme="minorBidi"/>
                <w:spacing w:val="-1"/>
                <w:position w:val="1"/>
              </w:rPr>
              <w:t xml:space="preserve"> </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a</w:t>
            </w:r>
            <w:r w:rsidRPr="00134956">
              <w:rPr>
                <w:rFonts w:asciiTheme="minorBidi" w:hAnsiTheme="minorBidi" w:cstheme="minorBidi"/>
                <w:spacing w:val="-3"/>
                <w:position w:val="1"/>
              </w:rPr>
              <w:t>r</w:t>
            </w:r>
            <w:r w:rsidRPr="00134956">
              <w:rPr>
                <w:rFonts w:asciiTheme="minorBidi" w:hAnsiTheme="minorBidi" w:cstheme="minorBidi"/>
                <w:position w:val="1"/>
              </w:rPr>
              <w:t>ch</w:t>
            </w:r>
            <w:r w:rsidRPr="00134956">
              <w:rPr>
                <w:rFonts w:asciiTheme="minorBidi" w:hAnsiTheme="minorBidi" w:cstheme="minorBidi"/>
                <w:spacing w:val="-5"/>
                <w:position w:val="1"/>
              </w:rPr>
              <w:t xml:space="preserve"> </w:t>
            </w:r>
            <w:r w:rsidRPr="00134956">
              <w:rPr>
                <w:rFonts w:asciiTheme="minorBidi" w:hAnsiTheme="minorBidi" w:cstheme="minorBidi"/>
                <w:position w:val="1"/>
              </w:rPr>
              <w:t>o</w:t>
            </w:r>
            <w:r w:rsidRPr="00134956">
              <w:rPr>
                <w:rFonts w:asciiTheme="minorBidi" w:hAnsiTheme="minorBidi" w:cstheme="minorBidi"/>
                <w:spacing w:val="-4"/>
                <w:position w:val="1"/>
              </w:rPr>
              <w:t>r</w:t>
            </w:r>
            <w:r w:rsidRPr="00134956">
              <w:rPr>
                <w:rFonts w:asciiTheme="minorBidi" w:hAnsiTheme="minorBidi" w:cstheme="minorBidi"/>
                <w:position w:val="1"/>
              </w:rPr>
              <w:t>ders</w:t>
            </w:r>
          </w:p>
        </w:tc>
      </w:tr>
      <w:tr w:rsidR="00980032" w:rsidRPr="00134956" w:rsidTr="001A4A0A">
        <w:tc>
          <w:tcPr>
            <w:tcW w:w="2126"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Minimum guarantees</w:t>
            </w:r>
          </w:p>
        </w:tc>
        <w:tc>
          <w:tcPr>
            <w:tcW w:w="7088" w:type="dxa"/>
            <w:shd w:val="clear" w:color="auto" w:fill="auto"/>
          </w:tcPr>
          <w:p w:rsidR="00980032" w:rsidRPr="00134956" w:rsidRDefault="00980032" w:rsidP="001A4A0A">
            <w:pPr>
              <w:rPr>
                <w:rFonts w:asciiTheme="minorBidi" w:hAnsiTheme="minorBidi" w:cstheme="minorBidi"/>
                <w:color w:val="FF0000"/>
              </w:rPr>
            </w:pPr>
          </w:p>
        </w:tc>
      </w:tr>
      <w:tr w:rsidR="00980032" w:rsidRPr="00134956" w:rsidTr="001A4A0A">
        <w:tc>
          <w:tcPr>
            <w:tcW w:w="2126"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Success guarantees</w:t>
            </w:r>
          </w:p>
        </w:tc>
        <w:tc>
          <w:tcPr>
            <w:tcW w:w="7088"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spacing w:val="2"/>
                <w:position w:val="1"/>
              </w:rPr>
              <w:t>C</w:t>
            </w:r>
            <w:r w:rsidRPr="00134956">
              <w:rPr>
                <w:rFonts w:asciiTheme="minorBidi" w:hAnsiTheme="minorBidi" w:cstheme="minorBidi"/>
                <w:position w:val="1"/>
              </w:rPr>
              <w:t>SR</w:t>
            </w:r>
            <w:r w:rsidRPr="00134956">
              <w:rPr>
                <w:rFonts w:asciiTheme="minorBidi" w:hAnsiTheme="minorBidi" w:cstheme="minorBidi"/>
                <w:spacing w:val="-3"/>
                <w:position w:val="1"/>
              </w:rPr>
              <w:t xml:space="preserve"> </w:t>
            </w:r>
            <w:r w:rsidRPr="00134956">
              <w:rPr>
                <w:rFonts w:asciiTheme="minorBidi" w:hAnsiTheme="minorBidi" w:cstheme="minorBidi"/>
                <w:position w:val="1"/>
              </w:rPr>
              <w:t>Por</w:t>
            </w:r>
            <w:r w:rsidRPr="00134956">
              <w:rPr>
                <w:rFonts w:asciiTheme="minorBidi" w:hAnsiTheme="minorBidi" w:cstheme="minorBidi"/>
                <w:spacing w:val="1"/>
                <w:position w:val="1"/>
              </w:rPr>
              <w:t>t</w:t>
            </w:r>
            <w:r w:rsidRPr="00134956">
              <w:rPr>
                <w:rFonts w:asciiTheme="minorBidi" w:hAnsiTheme="minorBidi" w:cstheme="minorBidi"/>
                <w:position w:val="1"/>
              </w:rPr>
              <w:t>al</w:t>
            </w:r>
            <w:r w:rsidRPr="00134956">
              <w:rPr>
                <w:rFonts w:asciiTheme="minorBidi" w:hAnsiTheme="minorBidi" w:cstheme="minorBidi"/>
                <w:spacing w:val="-4"/>
                <w:position w:val="1"/>
              </w:rPr>
              <w:t xml:space="preserve"> </w:t>
            </w:r>
            <w:r w:rsidRPr="00134956">
              <w:rPr>
                <w:rFonts w:asciiTheme="minorBidi" w:hAnsiTheme="minorBidi" w:cstheme="minorBidi"/>
                <w:position w:val="1"/>
              </w:rPr>
              <w:t>ap</w:t>
            </w:r>
            <w:r w:rsidRPr="00134956">
              <w:rPr>
                <w:rFonts w:asciiTheme="minorBidi" w:hAnsiTheme="minorBidi" w:cstheme="minorBidi"/>
                <w:spacing w:val="1"/>
                <w:position w:val="1"/>
              </w:rPr>
              <w:t>p</w:t>
            </w:r>
            <w:r w:rsidRPr="00134956">
              <w:rPr>
                <w:rFonts w:asciiTheme="minorBidi" w:hAnsiTheme="minorBidi" w:cstheme="minorBidi"/>
                <w:position w:val="1"/>
              </w:rPr>
              <w:t>lic</w:t>
            </w:r>
            <w:r w:rsidRPr="00134956">
              <w:rPr>
                <w:rFonts w:asciiTheme="minorBidi" w:hAnsiTheme="minorBidi" w:cstheme="minorBidi"/>
                <w:spacing w:val="1"/>
                <w:position w:val="1"/>
              </w:rPr>
              <w:t>a</w:t>
            </w:r>
            <w:r w:rsidRPr="00134956">
              <w:rPr>
                <w:rFonts w:asciiTheme="minorBidi" w:hAnsiTheme="minorBidi" w:cstheme="minorBidi"/>
                <w:spacing w:val="-1"/>
                <w:position w:val="1"/>
              </w:rPr>
              <w:t>t</w:t>
            </w:r>
            <w:r w:rsidRPr="00134956">
              <w:rPr>
                <w:rFonts w:asciiTheme="minorBidi" w:hAnsiTheme="minorBidi" w:cstheme="minorBidi"/>
                <w:spacing w:val="1"/>
                <w:position w:val="1"/>
              </w:rPr>
              <w:t>i</w:t>
            </w:r>
            <w:r w:rsidRPr="00134956">
              <w:rPr>
                <w:rFonts w:asciiTheme="minorBidi" w:hAnsiTheme="minorBidi" w:cstheme="minorBidi"/>
                <w:spacing w:val="-1"/>
                <w:position w:val="1"/>
              </w:rPr>
              <w:t>o</w:t>
            </w:r>
            <w:r w:rsidRPr="00134956">
              <w:rPr>
                <w:rFonts w:asciiTheme="minorBidi" w:hAnsiTheme="minorBidi" w:cstheme="minorBidi"/>
                <w:position w:val="1"/>
              </w:rPr>
              <w:t>n</w:t>
            </w:r>
            <w:r w:rsidRPr="00134956">
              <w:rPr>
                <w:rFonts w:asciiTheme="minorBidi" w:hAnsiTheme="minorBidi" w:cstheme="minorBidi"/>
                <w:spacing w:val="-9"/>
                <w:position w:val="1"/>
              </w:rPr>
              <w:t xml:space="preserve"> </w:t>
            </w:r>
            <w:r w:rsidRPr="00134956">
              <w:rPr>
                <w:rFonts w:asciiTheme="minorBidi" w:hAnsiTheme="minorBidi" w:cstheme="minorBidi"/>
                <w:spacing w:val="1"/>
                <w:position w:val="1"/>
              </w:rPr>
              <w:t>d</w:t>
            </w:r>
            <w:r w:rsidRPr="00134956">
              <w:rPr>
                <w:rFonts w:asciiTheme="minorBidi" w:hAnsiTheme="minorBidi" w:cstheme="minorBidi"/>
                <w:position w:val="1"/>
              </w:rPr>
              <w:t>i</w:t>
            </w:r>
            <w:r w:rsidRPr="00134956">
              <w:rPr>
                <w:rFonts w:asciiTheme="minorBidi" w:hAnsiTheme="minorBidi" w:cstheme="minorBidi"/>
                <w:spacing w:val="1"/>
                <w:position w:val="1"/>
              </w:rPr>
              <w:t>spla</w:t>
            </w:r>
            <w:r w:rsidRPr="00134956">
              <w:rPr>
                <w:rFonts w:asciiTheme="minorBidi" w:hAnsiTheme="minorBidi" w:cstheme="minorBidi"/>
                <w:position w:val="1"/>
              </w:rPr>
              <w:t>ys</w:t>
            </w:r>
            <w:r w:rsidRPr="00134956">
              <w:rPr>
                <w:rFonts w:asciiTheme="minorBidi" w:hAnsiTheme="minorBidi" w:cstheme="minorBidi"/>
                <w:spacing w:val="-6"/>
                <w:position w:val="1"/>
              </w:rPr>
              <w:t xml:space="preserve"> </w:t>
            </w:r>
            <w:r w:rsidRPr="00134956">
              <w:rPr>
                <w:rFonts w:asciiTheme="minorBidi" w:hAnsiTheme="minorBidi" w:cstheme="minorBidi"/>
                <w:position w:val="1"/>
              </w:rPr>
              <w:t>l</w:t>
            </w:r>
            <w:r w:rsidRPr="00134956">
              <w:rPr>
                <w:rFonts w:asciiTheme="minorBidi" w:hAnsiTheme="minorBidi" w:cstheme="minorBidi"/>
                <w:spacing w:val="1"/>
                <w:position w:val="1"/>
              </w:rPr>
              <w:t>i</w:t>
            </w:r>
            <w:r w:rsidRPr="00134956">
              <w:rPr>
                <w:rFonts w:asciiTheme="minorBidi" w:hAnsiTheme="minorBidi" w:cstheme="minorBidi"/>
                <w:position w:val="1"/>
              </w:rPr>
              <w:t>st</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o</w:t>
            </w:r>
            <w:r w:rsidRPr="00134956">
              <w:rPr>
                <w:rFonts w:asciiTheme="minorBidi" w:hAnsiTheme="minorBidi" w:cstheme="minorBidi"/>
                <w:position w:val="1"/>
              </w:rPr>
              <w:t>f</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o</w:t>
            </w:r>
            <w:r w:rsidRPr="00134956">
              <w:rPr>
                <w:rFonts w:asciiTheme="minorBidi" w:hAnsiTheme="minorBidi" w:cstheme="minorBidi"/>
                <w:spacing w:val="-3"/>
                <w:position w:val="1"/>
              </w:rPr>
              <w:t>r</w:t>
            </w:r>
            <w:r w:rsidRPr="00134956">
              <w:rPr>
                <w:rFonts w:asciiTheme="minorBidi" w:hAnsiTheme="minorBidi" w:cstheme="minorBidi"/>
                <w:spacing w:val="1"/>
                <w:position w:val="1"/>
              </w:rPr>
              <w:t>de</w:t>
            </w:r>
            <w:r w:rsidRPr="00134956">
              <w:rPr>
                <w:rFonts w:asciiTheme="minorBidi" w:hAnsiTheme="minorBidi" w:cstheme="minorBidi"/>
                <w:spacing w:val="-1"/>
                <w:position w:val="1"/>
              </w:rPr>
              <w:t>r</w:t>
            </w:r>
            <w:r w:rsidRPr="00134956">
              <w:rPr>
                <w:rFonts w:asciiTheme="minorBidi" w:hAnsiTheme="minorBidi" w:cstheme="minorBidi"/>
                <w:position w:val="1"/>
              </w:rPr>
              <w:t>s</w:t>
            </w:r>
            <w:r w:rsidRPr="00134956">
              <w:rPr>
                <w:rFonts w:asciiTheme="minorBidi" w:hAnsiTheme="minorBidi" w:cstheme="minorBidi"/>
                <w:spacing w:val="-5"/>
                <w:position w:val="1"/>
              </w:rPr>
              <w:t xml:space="preserve"> </w:t>
            </w:r>
            <w:r w:rsidRPr="00134956">
              <w:rPr>
                <w:rFonts w:asciiTheme="minorBidi" w:hAnsiTheme="minorBidi" w:cstheme="minorBidi"/>
                <w:position w:val="1"/>
              </w:rPr>
              <w:t>fo</w:t>
            </w:r>
            <w:r w:rsidRPr="00134956">
              <w:rPr>
                <w:rFonts w:asciiTheme="minorBidi" w:hAnsiTheme="minorBidi" w:cstheme="minorBidi"/>
                <w:spacing w:val="1"/>
                <w:position w:val="1"/>
              </w:rPr>
              <w:t>und</w:t>
            </w:r>
          </w:p>
        </w:tc>
      </w:tr>
      <w:tr w:rsidR="00980032" w:rsidRPr="00134956" w:rsidTr="001A4A0A">
        <w:tc>
          <w:tcPr>
            <w:tcW w:w="2126"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Normal Flow</w:t>
            </w:r>
          </w:p>
        </w:tc>
        <w:tc>
          <w:tcPr>
            <w:tcW w:w="7088" w:type="dxa"/>
            <w:shd w:val="clear" w:color="auto" w:fill="auto"/>
          </w:tcPr>
          <w:p w:rsidR="00980032" w:rsidRPr="00134956" w:rsidRDefault="00980032" w:rsidP="005E61D6">
            <w:pPr>
              <w:widowControl w:val="0"/>
              <w:numPr>
                <w:ilvl w:val="0"/>
                <w:numId w:val="175"/>
              </w:numPr>
              <w:autoSpaceDE w:val="0"/>
              <w:autoSpaceDN w:val="0"/>
              <w:adjustRightInd w:val="0"/>
              <w:spacing w:line="268" w:lineRule="exact"/>
              <w:rPr>
                <w:rFonts w:asciiTheme="minorBidi" w:hAnsiTheme="minorBidi" w:cstheme="minorBidi"/>
              </w:rPr>
            </w:pPr>
            <w:r w:rsidRPr="00134956">
              <w:rPr>
                <w:rFonts w:asciiTheme="minorBidi" w:hAnsiTheme="minorBidi" w:cstheme="minorBidi"/>
                <w:spacing w:val="1"/>
                <w:position w:val="1"/>
              </w:rPr>
              <w:t>U</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r</w:t>
            </w:r>
            <w:r w:rsidRPr="00134956">
              <w:rPr>
                <w:rFonts w:asciiTheme="minorBidi" w:hAnsiTheme="minorBidi" w:cstheme="minorBidi"/>
                <w:spacing w:val="-4"/>
                <w:position w:val="1"/>
              </w:rPr>
              <w:t xml:space="preserve"> </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ts</w:t>
            </w:r>
            <w:r w:rsidRPr="00134956">
              <w:rPr>
                <w:rFonts w:asciiTheme="minorBidi" w:hAnsiTheme="minorBidi" w:cstheme="minorBidi"/>
                <w:spacing w:val="-2"/>
                <w:position w:val="1"/>
              </w:rPr>
              <w:t xml:space="preserve"> </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a</w:t>
            </w:r>
            <w:r w:rsidRPr="00134956">
              <w:rPr>
                <w:rFonts w:asciiTheme="minorBidi" w:hAnsiTheme="minorBidi" w:cstheme="minorBidi"/>
                <w:spacing w:val="-3"/>
                <w:position w:val="1"/>
              </w:rPr>
              <w:t>r</w:t>
            </w:r>
            <w:r w:rsidRPr="00134956">
              <w:rPr>
                <w:rFonts w:asciiTheme="minorBidi" w:hAnsiTheme="minorBidi" w:cstheme="minorBidi"/>
                <w:position w:val="1"/>
              </w:rPr>
              <w:t>ch</w:t>
            </w:r>
            <w:r w:rsidRPr="00134956">
              <w:rPr>
                <w:rFonts w:asciiTheme="minorBidi" w:hAnsiTheme="minorBidi" w:cstheme="minorBidi"/>
                <w:spacing w:val="-6"/>
                <w:position w:val="1"/>
              </w:rPr>
              <w:t xml:space="preserve"> </w:t>
            </w:r>
            <w:r w:rsidRPr="00134956">
              <w:rPr>
                <w:rFonts w:asciiTheme="minorBidi" w:hAnsiTheme="minorBidi" w:cstheme="minorBidi"/>
                <w:position w:val="1"/>
              </w:rPr>
              <w:t>crit</w:t>
            </w:r>
            <w:r w:rsidRPr="00134956">
              <w:rPr>
                <w:rFonts w:asciiTheme="minorBidi" w:hAnsiTheme="minorBidi" w:cstheme="minorBidi"/>
                <w:spacing w:val="1"/>
                <w:position w:val="1"/>
              </w:rPr>
              <w:t>er</w:t>
            </w:r>
            <w:r w:rsidRPr="00134956">
              <w:rPr>
                <w:rFonts w:asciiTheme="minorBidi" w:hAnsiTheme="minorBidi" w:cstheme="minorBidi"/>
                <w:position w:val="1"/>
              </w:rPr>
              <w:t>ia</w:t>
            </w:r>
            <w:r w:rsidRPr="00134956">
              <w:rPr>
                <w:rFonts w:asciiTheme="minorBidi" w:hAnsiTheme="minorBidi" w:cstheme="minorBidi"/>
                <w:spacing w:val="-6"/>
                <w:position w:val="1"/>
              </w:rPr>
              <w:t xml:space="preserve"> </w:t>
            </w:r>
            <w:r w:rsidRPr="00134956">
              <w:rPr>
                <w:rFonts w:asciiTheme="minorBidi" w:hAnsiTheme="minorBidi" w:cstheme="minorBidi"/>
                <w:spacing w:val="1"/>
                <w:position w:val="1"/>
              </w:rPr>
              <w:t>a</w:t>
            </w:r>
            <w:r w:rsidRPr="00134956">
              <w:rPr>
                <w:rFonts w:asciiTheme="minorBidi" w:hAnsiTheme="minorBidi" w:cstheme="minorBidi"/>
                <w:position w:val="1"/>
              </w:rPr>
              <w:t>nd</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s</w:t>
            </w:r>
            <w:r w:rsidRPr="00134956">
              <w:rPr>
                <w:rFonts w:asciiTheme="minorBidi" w:hAnsiTheme="minorBidi" w:cstheme="minorBidi"/>
                <w:position w:val="1"/>
              </w:rPr>
              <w:t>ubm</w:t>
            </w:r>
            <w:r w:rsidRPr="00134956">
              <w:rPr>
                <w:rFonts w:asciiTheme="minorBidi" w:hAnsiTheme="minorBidi" w:cstheme="minorBidi"/>
                <w:spacing w:val="1"/>
                <w:position w:val="1"/>
              </w:rPr>
              <w:t>i</w:t>
            </w:r>
            <w:r w:rsidRPr="00134956">
              <w:rPr>
                <w:rFonts w:asciiTheme="minorBidi" w:hAnsiTheme="minorBidi" w:cstheme="minorBidi"/>
                <w:position w:val="1"/>
              </w:rPr>
              <w:t>ts</w:t>
            </w:r>
            <w:r w:rsidRPr="00134956">
              <w:rPr>
                <w:rFonts w:asciiTheme="minorBidi" w:hAnsiTheme="minorBidi" w:cstheme="minorBidi"/>
                <w:spacing w:val="-7"/>
                <w:position w:val="1"/>
              </w:rPr>
              <w:t xml:space="preserve"> </w:t>
            </w:r>
            <w:r w:rsidRPr="00134956">
              <w:rPr>
                <w:rFonts w:asciiTheme="minorBidi" w:hAnsiTheme="minorBidi" w:cstheme="minorBidi"/>
                <w:spacing w:val="1"/>
                <w:position w:val="1"/>
              </w:rPr>
              <w:t>(</w:t>
            </w:r>
            <w:r w:rsidRPr="00134956">
              <w:rPr>
                <w:rFonts w:asciiTheme="minorBidi" w:hAnsiTheme="minorBidi" w:cstheme="minorBidi"/>
                <w:position w:val="1"/>
              </w:rPr>
              <w:t>A</w:t>
            </w:r>
            <w:r w:rsidRPr="00134956">
              <w:rPr>
                <w:rFonts w:asciiTheme="minorBidi" w:hAnsiTheme="minorBidi" w:cstheme="minorBidi"/>
                <w:spacing w:val="1"/>
                <w:position w:val="1"/>
              </w:rPr>
              <w:t>1</w:t>
            </w:r>
            <w:r w:rsidRPr="00134956">
              <w:rPr>
                <w:rFonts w:asciiTheme="minorBidi" w:hAnsiTheme="minorBidi" w:cstheme="minorBidi"/>
                <w:position w:val="1"/>
              </w:rPr>
              <w:t>)</w:t>
            </w:r>
          </w:p>
          <w:p w:rsidR="00980032" w:rsidRPr="00134956" w:rsidRDefault="00980032" w:rsidP="005E61D6">
            <w:pPr>
              <w:widowControl w:val="0"/>
              <w:numPr>
                <w:ilvl w:val="0"/>
                <w:numId w:val="175"/>
              </w:numPr>
              <w:autoSpaceDE w:val="0"/>
              <w:autoSpaceDN w:val="0"/>
              <w:adjustRightInd w:val="0"/>
              <w:spacing w:before="9"/>
              <w:rPr>
                <w:rFonts w:asciiTheme="minorBidi" w:hAnsiTheme="minorBidi" w:cstheme="minorBidi"/>
              </w:rPr>
            </w:pPr>
            <w:r w:rsidRPr="00134956">
              <w:rPr>
                <w:rFonts w:asciiTheme="minorBidi" w:hAnsiTheme="minorBidi" w:cstheme="minorBidi"/>
              </w:rPr>
              <w:t>C</w:t>
            </w:r>
            <w:r w:rsidRPr="00134956">
              <w:rPr>
                <w:rFonts w:asciiTheme="minorBidi" w:hAnsiTheme="minorBidi" w:cstheme="minorBidi"/>
                <w:spacing w:val="1"/>
              </w:rPr>
              <w:t>S</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rPr>
              <w:t>Port</w:t>
            </w:r>
            <w:r w:rsidRPr="00134956">
              <w:rPr>
                <w:rFonts w:asciiTheme="minorBidi" w:hAnsiTheme="minorBidi" w:cstheme="minorBidi"/>
                <w:spacing w:val="1"/>
              </w:rPr>
              <w:t>a</w:t>
            </w:r>
            <w:r w:rsidRPr="00134956">
              <w:rPr>
                <w:rFonts w:asciiTheme="minorBidi" w:hAnsiTheme="minorBidi" w:cstheme="minorBidi"/>
              </w:rPr>
              <w:t>l</w:t>
            </w:r>
            <w:r w:rsidRPr="00134956">
              <w:rPr>
                <w:rFonts w:asciiTheme="minorBidi" w:hAnsiTheme="minorBidi" w:cstheme="minorBidi"/>
                <w:spacing w:val="-5"/>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10"/>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6"/>
              </w:rPr>
              <w:t xml:space="preserve"> </w:t>
            </w:r>
            <w:r w:rsidRPr="00134956">
              <w:rPr>
                <w:rFonts w:asciiTheme="minorBidi" w:hAnsiTheme="minorBidi" w:cstheme="minorBidi"/>
              </w:rPr>
              <w:t>l</w:t>
            </w:r>
            <w:r w:rsidRPr="00134956">
              <w:rPr>
                <w:rFonts w:asciiTheme="minorBidi" w:hAnsiTheme="minorBidi" w:cstheme="minorBidi"/>
                <w:spacing w:val="1"/>
              </w:rPr>
              <w:t>i</w:t>
            </w:r>
            <w:r w:rsidRPr="00134956">
              <w:rPr>
                <w:rFonts w:asciiTheme="minorBidi" w:hAnsiTheme="minorBidi" w:cstheme="minorBidi"/>
              </w:rPr>
              <w:t>st</w:t>
            </w:r>
            <w:r w:rsidRPr="00134956">
              <w:rPr>
                <w:rFonts w:asciiTheme="minorBidi" w:hAnsiTheme="minorBidi" w:cstheme="minorBidi"/>
                <w:spacing w:val="-3"/>
              </w:rPr>
              <w:t xml:space="preserve"> </w:t>
            </w:r>
            <w:r w:rsidRPr="00134956">
              <w:rPr>
                <w:rFonts w:asciiTheme="minorBidi" w:hAnsiTheme="minorBidi" w:cstheme="minorBidi"/>
              </w:rPr>
              <w:t>of</w:t>
            </w:r>
            <w:r w:rsidRPr="00134956">
              <w:rPr>
                <w:rFonts w:asciiTheme="minorBidi" w:hAnsiTheme="minorBidi" w:cstheme="minorBidi"/>
                <w:spacing w:val="-2"/>
              </w:rPr>
              <w:t xml:space="preserve"> </w:t>
            </w:r>
            <w:r w:rsidRPr="00134956">
              <w:rPr>
                <w:rFonts w:asciiTheme="minorBidi" w:hAnsiTheme="minorBidi" w:cstheme="minorBidi"/>
                <w:spacing w:val="1"/>
              </w:rPr>
              <w:t>se</w:t>
            </w:r>
            <w:r w:rsidRPr="00134956">
              <w:rPr>
                <w:rFonts w:asciiTheme="minorBidi" w:hAnsiTheme="minorBidi" w:cstheme="minorBidi"/>
              </w:rPr>
              <w:t>lected</w:t>
            </w:r>
            <w:r w:rsidRPr="00134956">
              <w:rPr>
                <w:rFonts w:asciiTheme="minorBidi" w:hAnsiTheme="minorBidi" w:cstheme="minorBidi"/>
                <w:spacing w:val="-7"/>
              </w:rPr>
              <w:t xml:space="preserve"> </w:t>
            </w:r>
            <w:r w:rsidRPr="00134956">
              <w:rPr>
                <w:rFonts w:asciiTheme="minorBidi" w:hAnsiTheme="minorBidi" w:cstheme="minorBidi"/>
              </w:rPr>
              <w:t>o</w:t>
            </w:r>
            <w:r w:rsidRPr="00134956">
              <w:rPr>
                <w:rFonts w:asciiTheme="minorBidi" w:hAnsiTheme="minorBidi" w:cstheme="minorBidi"/>
                <w:spacing w:val="-3"/>
              </w:rPr>
              <w:t>r</w:t>
            </w:r>
            <w:r w:rsidRPr="00134956">
              <w:rPr>
                <w:rFonts w:asciiTheme="minorBidi" w:hAnsiTheme="minorBidi" w:cstheme="minorBidi"/>
                <w:spacing w:val="1"/>
              </w:rPr>
              <w:t>de</w:t>
            </w:r>
            <w:r w:rsidRPr="00134956">
              <w:rPr>
                <w:rFonts w:asciiTheme="minorBidi" w:hAnsiTheme="minorBidi" w:cstheme="minorBidi"/>
              </w:rPr>
              <w:t xml:space="preserve">rs </w:t>
            </w:r>
            <w:r w:rsidRPr="00134956">
              <w:rPr>
                <w:rFonts w:asciiTheme="minorBidi" w:hAnsiTheme="minorBidi" w:cstheme="minorBidi"/>
                <w:spacing w:val="1"/>
                <w:position w:val="1"/>
              </w:rPr>
              <w:t>(</w:t>
            </w:r>
            <w:r w:rsidRPr="00134956">
              <w:rPr>
                <w:rFonts w:asciiTheme="minorBidi" w:hAnsiTheme="minorBidi" w:cstheme="minorBidi"/>
                <w:position w:val="1"/>
              </w:rPr>
              <w:t>A</w:t>
            </w:r>
            <w:r w:rsidRPr="00134956">
              <w:rPr>
                <w:rFonts w:asciiTheme="minorBidi" w:hAnsiTheme="minorBidi" w:cstheme="minorBidi"/>
                <w:spacing w:val="1"/>
                <w:position w:val="1"/>
              </w:rPr>
              <w:t>2</w:t>
            </w:r>
            <w:r w:rsidRPr="00134956">
              <w:rPr>
                <w:rFonts w:asciiTheme="minorBidi" w:hAnsiTheme="minorBidi" w:cstheme="minorBidi"/>
                <w:position w:val="1"/>
              </w:rPr>
              <w:t>)</w:t>
            </w:r>
            <w:r w:rsidRPr="00134956">
              <w:rPr>
                <w:rFonts w:asciiTheme="minorBidi" w:hAnsiTheme="minorBidi" w:cstheme="minorBidi"/>
                <w:spacing w:val="1"/>
                <w:position w:val="1"/>
              </w:rPr>
              <w:t>(</w:t>
            </w:r>
            <w:r w:rsidRPr="00134956">
              <w:rPr>
                <w:rFonts w:asciiTheme="minorBidi" w:hAnsiTheme="minorBidi" w:cstheme="minorBidi"/>
                <w:position w:val="1"/>
              </w:rPr>
              <w:t>A</w:t>
            </w:r>
            <w:r w:rsidRPr="00134956">
              <w:rPr>
                <w:rFonts w:asciiTheme="minorBidi" w:hAnsiTheme="minorBidi" w:cstheme="minorBidi"/>
                <w:spacing w:val="1"/>
                <w:position w:val="1"/>
              </w:rPr>
              <w:t>3)</w:t>
            </w:r>
            <w:r w:rsidRPr="00134956">
              <w:rPr>
                <w:rFonts w:asciiTheme="minorBidi" w:hAnsiTheme="minorBidi" w:cstheme="minorBidi"/>
                <w:position w:val="1"/>
              </w:rPr>
              <w:t>(</w:t>
            </w:r>
            <w:r w:rsidRPr="00134956">
              <w:rPr>
                <w:rFonts w:asciiTheme="minorBidi" w:hAnsiTheme="minorBidi" w:cstheme="minorBidi"/>
                <w:spacing w:val="1"/>
                <w:position w:val="1"/>
              </w:rPr>
              <w:t>A4)</w:t>
            </w:r>
            <w:r w:rsidRPr="00134956">
              <w:rPr>
                <w:rFonts w:asciiTheme="minorBidi" w:hAnsiTheme="minorBidi" w:cstheme="minorBidi"/>
                <w:color w:val="FF0000"/>
                <w:spacing w:val="1"/>
                <w:position w:val="1"/>
              </w:rPr>
              <w:t>(A5)</w:t>
            </w:r>
          </w:p>
        </w:tc>
      </w:tr>
      <w:tr w:rsidR="00980032" w:rsidRPr="00134956" w:rsidTr="001A4A0A">
        <w:tc>
          <w:tcPr>
            <w:tcW w:w="2126" w:type="dxa"/>
            <w:shd w:val="clear" w:color="auto" w:fill="auto"/>
          </w:tcPr>
          <w:p w:rsidR="00980032" w:rsidRPr="00134956" w:rsidRDefault="00980032" w:rsidP="001A4A0A">
            <w:pPr>
              <w:rPr>
                <w:rFonts w:asciiTheme="minorBidi" w:hAnsiTheme="minorBidi" w:cstheme="minorBidi"/>
              </w:rPr>
            </w:pPr>
            <w:r w:rsidRPr="00134956">
              <w:rPr>
                <w:rFonts w:asciiTheme="minorBidi" w:hAnsiTheme="minorBidi" w:cstheme="minorBidi"/>
              </w:rPr>
              <w:t>Alternative Flow</w:t>
            </w:r>
          </w:p>
        </w:tc>
        <w:tc>
          <w:tcPr>
            <w:tcW w:w="7088" w:type="dxa"/>
            <w:shd w:val="clear" w:color="auto" w:fill="auto"/>
          </w:tcPr>
          <w:p w:rsidR="00980032" w:rsidRPr="00134956" w:rsidRDefault="00980032" w:rsidP="001A4A0A">
            <w:pPr>
              <w:widowControl w:val="0"/>
              <w:autoSpaceDE w:val="0"/>
              <w:autoSpaceDN w:val="0"/>
              <w:adjustRightInd w:val="0"/>
              <w:spacing w:line="268" w:lineRule="exact"/>
              <w:ind w:left="113"/>
              <w:rPr>
                <w:rFonts w:asciiTheme="minorBidi" w:hAnsiTheme="minorBidi" w:cstheme="minorBidi"/>
              </w:rPr>
            </w:pPr>
            <w:r w:rsidRPr="00134956">
              <w:rPr>
                <w:rFonts w:asciiTheme="minorBidi" w:hAnsiTheme="minorBidi" w:cstheme="minorBidi"/>
                <w:spacing w:val="1"/>
                <w:position w:val="1"/>
              </w:rPr>
              <w:t>A1</w:t>
            </w:r>
            <w:r w:rsidRPr="00134956">
              <w:rPr>
                <w:rFonts w:asciiTheme="minorBidi" w:hAnsiTheme="minorBidi" w:cstheme="minorBidi"/>
                <w:position w:val="1"/>
              </w:rPr>
              <w:t>:</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Use</w:t>
            </w:r>
            <w:r w:rsidRPr="00134956">
              <w:rPr>
                <w:rFonts w:asciiTheme="minorBidi" w:hAnsiTheme="minorBidi" w:cstheme="minorBidi"/>
                <w:position w:val="1"/>
              </w:rPr>
              <w:t>r</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se</w:t>
            </w:r>
            <w:r w:rsidRPr="00134956">
              <w:rPr>
                <w:rFonts w:asciiTheme="minorBidi" w:hAnsiTheme="minorBidi" w:cstheme="minorBidi"/>
                <w:position w:val="1"/>
              </w:rPr>
              <w:t>l</w:t>
            </w:r>
            <w:r w:rsidRPr="00134956">
              <w:rPr>
                <w:rFonts w:asciiTheme="minorBidi" w:hAnsiTheme="minorBidi" w:cstheme="minorBidi"/>
                <w:spacing w:val="1"/>
                <w:position w:val="1"/>
              </w:rPr>
              <w:t>ect</w:t>
            </w:r>
            <w:r w:rsidRPr="00134956">
              <w:rPr>
                <w:rFonts w:asciiTheme="minorBidi" w:hAnsiTheme="minorBidi" w:cstheme="minorBidi"/>
                <w:position w:val="1"/>
              </w:rPr>
              <w:t>s</w:t>
            </w:r>
            <w:r w:rsidRPr="00134956">
              <w:rPr>
                <w:rFonts w:asciiTheme="minorBidi" w:hAnsiTheme="minorBidi" w:cstheme="minorBidi"/>
                <w:spacing w:val="-6"/>
                <w:position w:val="1"/>
              </w:rPr>
              <w:t xml:space="preserve"> </w:t>
            </w:r>
            <w:r w:rsidRPr="00134956">
              <w:rPr>
                <w:rFonts w:asciiTheme="minorBidi" w:hAnsiTheme="minorBidi" w:cstheme="minorBidi"/>
                <w:spacing w:val="1"/>
                <w:position w:val="1"/>
              </w:rPr>
              <w:t>th</w:t>
            </w:r>
            <w:r w:rsidRPr="00134956">
              <w:rPr>
                <w:rFonts w:asciiTheme="minorBidi" w:hAnsiTheme="minorBidi" w:cstheme="minorBidi"/>
                <w:position w:val="1"/>
              </w:rPr>
              <w:t>e</w:t>
            </w:r>
            <w:r w:rsidRPr="00134956">
              <w:rPr>
                <w:rFonts w:asciiTheme="minorBidi" w:hAnsiTheme="minorBidi" w:cstheme="minorBidi"/>
                <w:spacing w:val="-3"/>
                <w:position w:val="1"/>
              </w:rPr>
              <w:t xml:space="preserve"> r</w:t>
            </w:r>
            <w:r w:rsidRPr="00134956">
              <w:rPr>
                <w:rFonts w:asciiTheme="minorBidi" w:hAnsiTheme="minorBidi" w:cstheme="minorBidi"/>
                <w:spacing w:val="1"/>
                <w:position w:val="1"/>
              </w:rPr>
              <w:t>e</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t</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option</w:t>
            </w:r>
          </w:p>
          <w:p w:rsidR="00980032" w:rsidRPr="00134956" w:rsidRDefault="00980032" w:rsidP="001A4A0A">
            <w:pPr>
              <w:widowControl w:val="0"/>
              <w:autoSpaceDE w:val="0"/>
              <w:autoSpaceDN w:val="0"/>
              <w:adjustRightInd w:val="0"/>
              <w:spacing w:before="48" w:line="240" w:lineRule="exact"/>
              <w:ind w:left="574" w:right="207" w:hanging="280"/>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C</w:t>
            </w:r>
            <w:r w:rsidRPr="00134956">
              <w:rPr>
                <w:rFonts w:asciiTheme="minorBidi" w:hAnsiTheme="minorBidi" w:cstheme="minorBidi"/>
                <w:spacing w:val="1"/>
              </w:rPr>
              <w:t>S</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rPr>
              <w:t>Port</w:t>
            </w:r>
            <w:r w:rsidRPr="00134956">
              <w:rPr>
                <w:rFonts w:asciiTheme="minorBidi" w:hAnsiTheme="minorBidi" w:cstheme="minorBidi"/>
                <w:spacing w:val="1"/>
              </w:rPr>
              <w:t>a</w:t>
            </w:r>
            <w:r w:rsidRPr="00134956">
              <w:rPr>
                <w:rFonts w:asciiTheme="minorBidi" w:hAnsiTheme="minorBidi" w:cstheme="minorBidi"/>
              </w:rPr>
              <w:t>l</w:t>
            </w:r>
            <w:r w:rsidRPr="00134956">
              <w:rPr>
                <w:rFonts w:asciiTheme="minorBidi" w:hAnsiTheme="minorBidi" w:cstheme="minorBidi"/>
                <w:spacing w:val="-5"/>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9"/>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spacing w:val="1"/>
              </w:rPr>
              <w:t>i</w:t>
            </w:r>
            <w:r w:rsidRPr="00134956">
              <w:rPr>
                <w:rFonts w:asciiTheme="minorBidi" w:hAnsiTheme="minorBidi" w:cstheme="minorBidi"/>
              </w:rPr>
              <w:t>ni</w:t>
            </w:r>
            <w:r w:rsidRPr="00134956">
              <w:rPr>
                <w:rFonts w:asciiTheme="minorBidi" w:hAnsiTheme="minorBidi" w:cstheme="minorBidi"/>
                <w:spacing w:val="1"/>
              </w:rPr>
              <w:t>t</w:t>
            </w:r>
            <w:r w:rsidRPr="00134956">
              <w:rPr>
                <w:rFonts w:asciiTheme="minorBidi" w:hAnsiTheme="minorBidi" w:cstheme="minorBidi"/>
              </w:rPr>
              <w:t>ia</w:t>
            </w:r>
            <w:r w:rsidRPr="00134956">
              <w:rPr>
                <w:rFonts w:asciiTheme="minorBidi" w:hAnsiTheme="minorBidi" w:cstheme="minorBidi"/>
                <w:spacing w:val="1"/>
              </w:rPr>
              <w:t>l</w:t>
            </w:r>
            <w:r w:rsidRPr="00134956">
              <w:rPr>
                <w:rFonts w:asciiTheme="minorBidi" w:hAnsiTheme="minorBidi" w:cstheme="minorBidi"/>
              </w:rPr>
              <w:t>i</w:t>
            </w:r>
            <w:r w:rsidRPr="00134956">
              <w:rPr>
                <w:rFonts w:asciiTheme="minorBidi" w:hAnsiTheme="minorBidi" w:cstheme="minorBidi"/>
                <w:spacing w:val="1"/>
              </w:rPr>
              <w:t>z</w:t>
            </w:r>
            <w:r w:rsidRPr="00134956">
              <w:rPr>
                <w:rFonts w:asciiTheme="minorBidi" w:hAnsiTheme="minorBidi" w:cstheme="minorBidi"/>
                <w:spacing w:val="-1"/>
              </w:rPr>
              <w:t>e</w:t>
            </w:r>
            <w:r w:rsidRPr="00134956">
              <w:rPr>
                <w:rFonts w:asciiTheme="minorBidi" w:hAnsiTheme="minorBidi" w:cstheme="minorBidi"/>
              </w:rPr>
              <w:t>s</w:t>
            </w:r>
            <w:r w:rsidRPr="00134956">
              <w:rPr>
                <w:rFonts w:asciiTheme="minorBidi" w:hAnsiTheme="minorBidi" w:cstheme="minorBidi"/>
                <w:spacing w:val="-9"/>
              </w:rPr>
              <w:t xml:space="preserve"> </w:t>
            </w:r>
            <w:r w:rsidRPr="00134956">
              <w:rPr>
                <w:rFonts w:asciiTheme="minorBidi" w:hAnsiTheme="minorBidi" w:cstheme="minorBidi"/>
              </w:rPr>
              <w:t>sea</w:t>
            </w:r>
            <w:r w:rsidRPr="00134956">
              <w:rPr>
                <w:rFonts w:asciiTheme="minorBidi" w:hAnsiTheme="minorBidi" w:cstheme="minorBidi"/>
                <w:spacing w:val="-3"/>
              </w:rPr>
              <w:t>r</w:t>
            </w:r>
            <w:r w:rsidRPr="00134956">
              <w:rPr>
                <w:rFonts w:asciiTheme="minorBidi" w:hAnsiTheme="minorBidi" w:cstheme="minorBidi"/>
              </w:rPr>
              <w:t>ch</w:t>
            </w:r>
            <w:r w:rsidRPr="00134956">
              <w:rPr>
                <w:rFonts w:asciiTheme="minorBidi" w:hAnsiTheme="minorBidi" w:cstheme="minorBidi"/>
                <w:spacing w:val="-5"/>
              </w:rPr>
              <w:t xml:space="preserve"> </w:t>
            </w:r>
            <w:r w:rsidRPr="00134956">
              <w:rPr>
                <w:rFonts w:asciiTheme="minorBidi" w:hAnsiTheme="minorBidi" w:cstheme="minorBidi"/>
              </w:rPr>
              <w:t>criteria</w:t>
            </w:r>
            <w:r w:rsidRPr="00134956">
              <w:rPr>
                <w:rFonts w:asciiTheme="minorBidi" w:hAnsiTheme="minorBidi" w:cstheme="minorBidi"/>
                <w:spacing w:val="-6"/>
              </w:rPr>
              <w:t xml:space="preserve"> </w:t>
            </w:r>
            <w:r w:rsidRPr="00134956">
              <w:rPr>
                <w:rFonts w:asciiTheme="minorBidi" w:hAnsiTheme="minorBidi" w:cstheme="minorBidi"/>
                <w:spacing w:val="1"/>
              </w:rPr>
              <w:t>v</w:t>
            </w:r>
            <w:r w:rsidRPr="00134956">
              <w:rPr>
                <w:rFonts w:asciiTheme="minorBidi" w:hAnsiTheme="minorBidi" w:cstheme="minorBidi"/>
              </w:rPr>
              <w:t>al</w:t>
            </w:r>
            <w:r w:rsidRPr="00134956">
              <w:rPr>
                <w:rFonts w:asciiTheme="minorBidi" w:hAnsiTheme="minorBidi" w:cstheme="minorBidi"/>
                <w:spacing w:val="1"/>
              </w:rPr>
              <w:t>u</w:t>
            </w:r>
            <w:r w:rsidRPr="00134956">
              <w:rPr>
                <w:rFonts w:asciiTheme="minorBidi" w:hAnsiTheme="minorBidi" w:cstheme="minorBidi"/>
              </w:rPr>
              <w:t>e</w:t>
            </w:r>
            <w:r w:rsidRPr="00134956">
              <w:rPr>
                <w:rFonts w:asciiTheme="minorBidi" w:hAnsiTheme="minorBidi" w:cstheme="minorBidi"/>
                <w:spacing w:val="-6"/>
              </w:rPr>
              <w:t xml:space="preserve"> </w:t>
            </w:r>
            <w:r w:rsidRPr="00134956">
              <w:rPr>
                <w:rFonts w:asciiTheme="minorBidi" w:hAnsiTheme="minorBidi" w:cstheme="minorBidi"/>
                <w:spacing w:val="1"/>
              </w:rPr>
              <w:t>wi</w:t>
            </w:r>
            <w:r w:rsidRPr="00134956">
              <w:rPr>
                <w:rFonts w:asciiTheme="minorBidi" w:hAnsiTheme="minorBidi" w:cstheme="minorBidi"/>
              </w:rPr>
              <w:t>th last</w:t>
            </w:r>
            <w:r w:rsidRPr="00134956">
              <w:rPr>
                <w:rFonts w:asciiTheme="minorBidi" w:hAnsiTheme="minorBidi" w:cstheme="minorBidi"/>
                <w:spacing w:val="-2"/>
              </w:rPr>
              <w:t xml:space="preserve"> </w:t>
            </w:r>
            <w:r w:rsidRPr="00134956">
              <w:rPr>
                <w:rFonts w:asciiTheme="minorBidi" w:hAnsiTheme="minorBidi" w:cstheme="minorBidi"/>
              </w:rPr>
              <w:t>val</w:t>
            </w:r>
            <w:r w:rsidRPr="00134956">
              <w:rPr>
                <w:rFonts w:asciiTheme="minorBidi" w:hAnsiTheme="minorBidi" w:cstheme="minorBidi"/>
                <w:spacing w:val="1"/>
              </w:rPr>
              <w:t>u</w:t>
            </w:r>
            <w:r w:rsidRPr="00134956">
              <w:rPr>
                <w:rFonts w:asciiTheme="minorBidi" w:hAnsiTheme="minorBidi" w:cstheme="minorBidi"/>
              </w:rPr>
              <w:t>es</w:t>
            </w:r>
            <w:r w:rsidRPr="00134956">
              <w:rPr>
                <w:rFonts w:asciiTheme="minorBidi" w:hAnsiTheme="minorBidi" w:cstheme="minorBidi"/>
                <w:spacing w:val="-6"/>
              </w:rPr>
              <w:t xml:space="preserve"> </w:t>
            </w:r>
            <w:r w:rsidRPr="00134956">
              <w:rPr>
                <w:rFonts w:asciiTheme="minorBidi" w:hAnsiTheme="minorBidi" w:cstheme="minorBidi"/>
              </w:rPr>
              <w:t>used</w:t>
            </w:r>
            <w:r w:rsidRPr="00134956">
              <w:rPr>
                <w:rFonts w:asciiTheme="minorBidi" w:hAnsiTheme="minorBidi" w:cstheme="minorBidi"/>
                <w:spacing w:val="-4"/>
              </w:rPr>
              <w:t xml:space="preserve"> </w:t>
            </w:r>
            <w:r w:rsidRPr="00134956">
              <w:rPr>
                <w:rFonts w:asciiTheme="minorBidi" w:hAnsiTheme="minorBidi" w:cstheme="minorBidi"/>
              </w:rPr>
              <w:t>in</w:t>
            </w:r>
            <w:r w:rsidRPr="00134956">
              <w:rPr>
                <w:rFonts w:asciiTheme="minorBidi" w:hAnsiTheme="minorBidi" w:cstheme="minorBidi"/>
                <w:spacing w:val="-2"/>
              </w:rPr>
              <w:t xml:space="preserve"> </w:t>
            </w:r>
            <w:r w:rsidRPr="00134956">
              <w:rPr>
                <w:rFonts w:asciiTheme="minorBidi" w:hAnsiTheme="minorBidi" w:cstheme="minorBidi"/>
              </w:rPr>
              <w:t>last</w:t>
            </w:r>
            <w:r w:rsidRPr="00134956">
              <w:rPr>
                <w:rFonts w:asciiTheme="minorBidi" w:hAnsiTheme="minorBidi" w:cstheme="minorBidi"/>
                <w:spacing w:val="-2"/>
              </w:rPr>
              <w:t xml:space="preserve"> </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a</w:t>
            </w:r>
            <w:r w:rsidRPr="00134956">
              <w:rPr>
                <w:rFonts w:asciiTheme="minorBidi" w:hAnsiTheme="minorBidi" w:cstheme="minorBidi"/>
                <w:spacing w:val="-3"/>
              </w:rPr>
              <w:t>r</w:t>
            </w:r>
            <w:r w:rsidRPr="00134956">
              <w:rPr>
                <w:rFonts w:asciiTheme="minorBidi" w:hAnsiTheme="minorBidi" w:cstheme="minorBidi"/>
              </w:rPr>
              <w:t>ch.</w:t>
            </w:r>
          </w:p>
          <w:p w:rsidR="00980032" w:rsidRPr="00134956" w:rsidRDefault="00980032" w:rsidP="001A4A0A">
            <w:pPr>
              <w:widowControl w:val="0"/>
              <w:autoSpaceDE w:val="0"/>
              <w:autoSpaceDN w:val="0"/>
              <w:adjustRightInd w:val="0"/>
              <w:spacing w:before="42"/>
              <w:ind w:left="114"/>
              <w:rPr>
                <w:rFonts w:asciiTheme="minorBidi" w:hAnsiTheme="minorBidi" w:cstheme="minorBidi"/>
              </w:rPr>
            </w:pPr>
            <w:r w:rsidRPr="00134956">
              <w:rPr>
                <w:rFonts w:asciiTheme="minorBidi" w:hAnsiTheme="minorBidi" w:cstheme="minorBidi"/>
              </w:rPr>
              <w:t>A2:</w:t>
            </w:r>
            <w:r w:rsidRPr="00134956">
              <w:rPr>
                <w:rFonts w:asciiTheme="minorBidi" w:hAnsiTheme="minorBidi" w:cstheme="minorBidi"/>
                <w:spacing w:val="-2"/>
              </w:rPr>
              <w:t xml:space="preserve"> </w:t>
            </w:r>
            <w:r w:rsidRPr="00134956">
              <w:rPr>
                <w:rFonts w:asciiTheme="minorBidi" w:hAnsiTheme="minorBidi" w:cstheme="minorBidi"/>
              </w:rPr>
              <w:t>Th</w:t>
            </w:r>
            <w:r w:rsidRPr="00134956">
              <w:rPr>
                <w:rFonts w:asciiTheme="minorBidi" w:hAnsiTheme="minorBidi" w:cstheme="minorBidi"/>
                <w:spacing w:val="-1"/>
              </w:rPr>
              <w:t>e</w:t>
            </w:r>
            <w:r w:rsidRPr="00134956">
              <w:rPr>
                <w:rFonts w:asciiTheme="minorBidi" w:hAnsiTheme="minorBidi" w:cstheme="minorBidi"/>
                <w:spacing w:val="-3"/>
              </w:rPr>
              <w:t>r</w:t>
            </w:r>
            <w:r w:rsidRPr="00134956">
              <w:rPr>
                <w:rFonts w:asciiTheme="minorBidi" w:hAnsiTheme="minorBidi" w:cstheme="minorBidi"/>
              </w:rPr>
              <w:t>e</w:t>
            </w:r>
            <w:r w:rsidRPr="00134956">
              <w:rPr>
                <w:rFonts w:asciiTheme="minorBidi" w:hAnsiTheme="minorBidi" w:cstheme="minorBidi"/>
                <w:spacing w:val="-4"/>
              </w:rPr>
              <w:t xml:space="preserve"> </w:t>
            </w:r>
            <w:r w:rsidRPr="00134956">
              <w:rPr>
                <w:rFonts w:asciiTheme="minorBidi" w:hAnsiTheme="minorBidi" w:cstheme="minorBidi"/>
              </w:rPr>
              <w:t>is</w:t>
            </w:r>
            <w:r w:rsidRPr="00134956">
              <w:rPr>
                <w:rFonts w:asciiTheme="minorBidi" w:hAnsiTheme="minorBidi" w:cstheme="minorBidi"/>
                <w:spacing w:val="-1"/>
              </w:rPr>
              <w:t xml:space="preserve"> </w:t>
            </w:r>
            <w:r w:rsidRPr="00134956">
              <w:rPr>
                <w:rFonts w:asciiTheme="minorBidi" w:hAnsiTheme="minorBidi" w:cstheme="minorBidi"/>
              </w:rPr>
              <w:t>no</w:t>
            </w:r>
            <w:r w:rsidRPr="00134956">
              <w:rPr>
                <w:rFonts w:asciiTheme="minorBidi" w:hAnsiTheme="minorBidi" w:cstheme="minorBidi"/>
                <w:spacing w:val="-1"/>
              </w:rPr>
              <w:t xml:space="preserve"> </w:t>
            </w:r>
            <w:r w:rsidRPr="00134956">
              <w:rPr>
                <w:rFonts w:asciiTheme="minorBidi" w:hAnsiTheme="minorBidi" w:cstheme="minorBidi"/>
              </w:rPr>
              <w:t>o</w:t>
            </w:r>
            <w:r w:rsidRPr="00134956">
              <w:rPr>
                <w:rFonts w:asciiTheme="minorBidi" w:hAnsiTheme="minorBidi" w:cstheme="minorBidi"/>
                <w:spacing w:val="-3"/>
              </w:rPr>
              <w:t>r</w:t>
            </w:r>
            <w:r w:rsidRPr="00134956">
              <w:rPr>
                <w:rFonts w:asciiTheme="minorBidi" w:hAnsiTheme="minorBidi" w:cstheme="minorBidi"/>
              </w:rPr>
              <w:t>d</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rPr>
              <w:t>found</w:t>
            </w:r>
          </w:p>
          <w:p w:rsidR="00980032" w:rsidRPr="00134956" w:rsidRDefault="00980032" w:rsidP="001A4A0A">
            <w:pPr>
              <w:widowControl w:val="0"/>
              <w:autoSpaceDE w:val="0"/>
              <w:autoSpaceDN w:val="0"/>
              <w:adjustRightInd w:val="0"/>
              <w:spacing w:before="48" w:line="240" w:lineRule="exact"/>
              <w:ind w:left="574" w:right="360" w:hanging="280"/>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C</w:t>
            </w:r>
            <w:r w:rsidRPr="00134956">
              <w:rPr>
                <w:rFonts w:asciiTheme="minorBidi" w:hAnsiTheme="minorBidi" w:cstheme="minorBidi"/>
                <w:spacing w:val="1"/>
              </w:rPr>
              <w:t>S</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rPr>
              <w:t>Port</w:t>
            </w:r>
            <w:r w:rsidRPr="00134956">
              <w:rPr>
                <w:rFonts w:asciiTheme="minorBidi" w:hAnsiTheme="minorBidi" w:cstheme="minorBidi"/>
                <w:spacing w:val="1"/>
              </w:rPr>
              <w:t>a</w:t>
            </w:r>
            <w:r w:rsidRPr="00134956">
              <w:rPr>
                <w:rFonts w:asciiTheme="minorBidi" w:hAnsiTheme="minorBidi" w:cstheme="minorBidi"/>
              </w:rPr>
              <w:t>l</w:t>
            </w:r>
            <w:r w:rsidRPr="00134956">
              <w:rPr>
                <w:rFonts w:asciiTheme="minorBidi" w:hAnsiTheme="minorBidi" w:cstheme="minorBidi"/>
                <w:spacing w:val="-5"/>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9"/>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w:t>
            </w:r>
            <w:r w:rsidRPr="00134956">
              <w:rPr>
                <w:rFonts w:asciiTheme="minorBidi" w:hAnsiTheme="minorBidi" w:cstheme="minorBidi"/>
                <w:spacing w:val="-6"/>
              </w:rPr>
              <w:t xml:space="preserve"> </w:t>
            </w:r>
            <w:r w:rsidRPr="00134956">
              <w:rPr>
                <w:rFonts w:asciiTheme="minorBidi" w:hAnsiTheme="minorBidi" w:cstheme="minorBidi"/>
              </w:rPr>
              <w:t>an</w:t>
            </w:r>
            <w:r w:rsidRPr="00134956">
              <w:rPr>
                <w:rFonts w:asciiTheme="minorBidi" w:hAnsiTheme="minorBidi" w:cstheme="minorBidi"/>
                <w:spacing w:val="-1"/>
              </w:rPr>
              <w:t xml:space="preserve"> </w:t>
            </w:r>
            <w:r w:rsidRPr="00134956">
              <w:rPr>
                <w:rFonts w:asciiTheme="minorBidi" w:hAnsiTheme="minorBidi" w:cstheme="minorBidi"/>
              </w:rPr>
              <w:t>er</w:t>
            </w:r>
            <w:r w:rsidRPr="00134956">
              <w:rPr>
                <w:rFonts w:asciiTheme="minorBidi" w:hAnsiTheme="minorBidi" w:cstheme="minorBidi"/>
                <w:spacing w:val="-3"/>
              </w:rPr>
              <w:t>r</w:t>
            </w:r>
            <w:r w:rsidRPr="00134956">
              <w:rPr>
                <w:rFonts w:asciiTheme="minorBidi" w:hAnsiTheme="minorBidi" w:cstheme="minorBidi"/>
              </w:rPr>
              <w:t>or</w:t>
            </w:r>
            <w:r w:rsidRPr="00134956">
              <w:rPr>
                <w:rFonts w:asciiTheme="minorBidi" w:hAnsiTheme="minorBidi" w:cstheme="minorBidi"/>
                <w:spacing w:val="-3"/>
              </w:rPr>
              <w:t xml:space="preserve"> </w:t>
            </w:r>
            <w:r w:rsidRPr="00134956">
              <w:rPr>
                <w:rFonts w:asciiTheme="minorBidi" w:hAnsiTheme="minorBidi" w:cstheme="minorBidi"/>
              </w:rPr>
              <w:t>me</w:t>
            </w:r>
            <w:r w:rsidRPr="00134956">
              <w:rPr>
                <w:rFonts w:asciiTheme="minorBidi" w:hAnsiTheme="minorBidi" w:cstheme="minorBidi"/>
                <w:spacing w:val="1"/>
              </w:rPr>
              <w:t>ss</w:t>
            </w:r>
            <w:r w:rsidRPr="00134956">
              <w:rPr>
                <w:rFonts w:asciiTheme="minorBidi" w:hAnsiTheme="minorBidi" w:cstheme="minorBidi"/>
              </w:rPr>
              <w:t>a</w:t>
            </w:r>
            <w:r w:rsidRPr="00134956">
              <w:rPr>
                <w:rFonts w:asciiTheme="minorBidi" w:hAnsiTheme="minorBidi" w:cstheme="minorBidi"/>
                <w:spacing w:val="1"/>
              </w:rPr>
              <w:t>g</w:t>
            </w:r>
            <w:r w:rsidRPr="00134956">
              <w:rPr>
                <w:rFonts w:asciiTheme="minorBidi" w:hAnsiTheme="minorBidi" w:cstheme="minorBidi"/>
              </w:rPr>
              <w:t>e</w:t>
            </w:r>
            <w:r w:rsidRPr="00134956">
              <w:rPr>
                <w:rFonts w:asciiTheme="minorBidi" w:hAnsiTheme="minorBidi" w:cstheme="minorBidi"/>
                <w:spacing w:val="-7"/>
              </w:rPr>
              <w:t xml:space="preserve"> </w:t>
            </w:r>
            <w:r w:rsidRPr="00134956">
              <w:rPr>
                <w:rFonts w:asciiTheme="minorBidi" w:hAnsiTheme="minorBidi" w:cstheme="minorBidi"/>
                <w:spacing w:val="1"/>
              </w:rPr>
              <w:t>i</w:t>
            </w:r>
            <w:r w:rsidRPr="00134956">
              <w:rPr>
                <w:rFonts w:asciiTheme="minorBidi" w:hAnsiTheme="minorBidi" w:cstheme="minorBidi"/>
              </w:rPr>
              <w:t xml:space="preserve">nforming </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spacing w:val="1"/>
              </w:rPr>
              <w:t>the</w:t>
            </w:r>
            <w:r w:rsidRPr="00134956">
              <w:rPr>
                <w:rFonts w:asciiTheme="minorBidi" w:hAnsiTheme="minorBidi" w:cstheme="minorBidi"/>
                <w:spacing w:val="-4"/>
              </w:rPr>
              <w:t>r</w:t>
            </w:r>
            <w:r w:rsidRPr="00134956">
              <w:rPr>
                <w:rFonts w:asciiTheme="minorBidi" w:hAnsiTheme="minorBidi" w:cstheme="minorBidi"/>
              </w:rPr>
              <w:t>e</w:t>
            </w:r>
            <w:r w:rsidRPr="00134956">
              <w:rPr>
                <w:rFonts w:asciiTheme="minorBidi" w:hAnsiTheme="minorBidi" w:cstheme="minorBidi"/>
                <w:spacing w:val="-4"/>
              </w:rPr>
              <w:t xml:space="preserve"> </w:t>
            </w:r>
            <w:r w:rsidRPr="00134956">
              <w:rPr>
                <w:rFonts w:asciiTheme="minorBidi" w:hAnsiTheme="minorBidi" w:cstheme="minorBidi"/>
                <w:spacing w:val="1"/>
              </w:rPr>
              <w:t>i</w:t>
            </w:r>
            <w:r w:rsidRPr="00134956">
              <w:rPr>
                <w:rFonts w:asciiTheme="minorBidi" w:hAnsiTheme="minorBidi" w:cstheme="minorBidi"/>
              </w:rPr>
              <w:t xml:space="preserve">s </w:t>
            </w:r>
            <w:r w:rsidRPr="00134956">
              <w:rPr>
                <w:rFonts w:asciiTheme="minorBidi" w:hAnsiTheme="minorBidi" w:cstheme="minorBidi"/>
                <w:spacing w:val="1"/>
              </w:rPr>
              <w:t>n</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o</w:t>
            </w:r>
            <w:r w:rsidRPr="00134956">
              <w:rPr>
                <w:rFonts w:asciiTheme="minorBidi" w:hAnsiTheme="minorBidi" w:cstheme="minorBidi"/>
                <w:spacing w:val="-3"/>
              </w:rPr>
              <w:t>r</w:t>
            </w:r>
            <w:r w:rsidRPr="00134956">
              <w:rPr>
                <w:rFonts w:asciiTheme="minorBidi" w:hAnsiTheme="minorBidi" w:cstheme="minorBidi"/>
                <w:spacing w:val="1"/>
              </w:rPr>
              <w:t>d</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spacing w:val="1"/>
              </w:rPr>
              <w:t>found</w:t>
            </w:r>
          </w:p>
          <w:p w:rsidR="00980032" w:rsidRPr="00134956" w:rsidRDefault="00980032" w:rsidP="001A4A0A">
            <w:pPr>
              <w:widowControl w:val="0"/>
              <w:autoSpaceDE w:val="0"/>
              <w:autoSpaceDN w:val="0"/>
              <w:adjustRightInd w:val="0"/>
              <w:spacing w:before="42"/>
              <w:ind w:left="114"/>
              <w:rPr>
                <w:rFonts w:asciiTheme="minorBidi" w:hAnsiTheme="minorBidi" w:cstheme="minorBidi"/>
              </w:rPr>
            </w:pPr>
            <w:r w:rsidRPr="00134956">
              <w:rPr>
                <w:rFonts w:asciiTheme="minorBidi" w:hAnsiTheme="minorBidi" w:cstheme="minorBidi"/>
              </w:rPr>
              <w:t>A3:</w:t>
            </w:r>
            <w:r w:rsidRPr="00134956">
              <w:rPr>
                <w:rFonts w:asciiTheme="minorBidi" w:hAnsiTheme="minorBidi" w:cstheme="minorBidi"/>
                <w:spacing w:val="-2"/>
              </w:rPr>
              <w:t xml:space="preserve"> </w:t>
            </w:r>
            <w:r w:rsidRPr="00134956">
              <w:rPr>
                <w:rFonts w:asciiTheme="minorBidi" w:hAnsiTheme="minorBidi" w:cstheme="minorBidi"/>
              </w:rPr>
              <w:t>Th</w:t>
            </w:r>
            <w:r w:rsidRPr="00134956">
              <w:rPr>
                <w:rFonts w:asciiTheme="minorBidi" w:hAnsiTheme="minorBidi" w:cstheme="minorBidi"/>
                <w:spacing w:val="-1"/>
              </w:rPr>
              <w:t>e</w:t>
            </w:r>
            <w:r w:rsidRPr="00134956">
              <w:rPr>
                <w:rFonts w:asciiTheme="minorBidi" w:hAnsiTheme="minorBidi" w:cstheme="minorBidi"/>
                <w:spacing w:val="-3"/>
              </w:rPr>
              <w:t>r</w:t>
            </w:r>
            <w:r w:rsidRPr="00134956">
              <w:rPr>
                <w:rFonts w:asciiTheme="minorBidi" w:hAnsiTheme="minorBidi" w:cstheme="minorBidi"/>
              </w:rPr>
              <w:t>e</w:t>
            </w:r>
            <w:r w:rsidRPr="00134956">
              <w:rPr>
                <w:rFonts w:asciiTheme="minorBidi" w:hAnsiTheme="minorBidi" w:cstheme="minorBidi"/>
                <w:spacing w:val="-4"/>
              </w:rPr>
              <w:t xml:space="preserve"> </w:t>
            </w:r>
            <w:r w:rsidRPr="00134956">
              <w:rPr>
                <w:rFonts w:asciiTheme="minorBidi" w:hAnsiTheme="minorBidi" w:cstheme="minorBidi"/>
              </w:rPr>
              <w:t>a</w:t>
            </w:r>
            <w:r w:rsidRPr="00134956">
              <w:rPr>
                <w:rFonts w:asciiTheme="minorBidi" w:hAnsiTheme="minorBidi" w:cstheme="minorBidi"/>
                <w:spacing w:val="-3"/>
              </w:rPr>
              <w:t>r</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rPr>
              <w:t>too</w:t>
            </w:r>
            <w:r w:rsidRPr="00134956">
              <w:rPr>
                <w:rFonts w:asciiTheme="minorBidi" w:hAnsiTheme="minorBidi" w:cstheme="minorBidi"/>
                <w:spacing w:val="-3"/>
              </w:rPr>
              <w:t xml:space="preserve"> </w:t>
            </w:r>
            <w:r w:rsidRPr="00134956">
              <w:rPr>
                <w:rFonts w:asciiTheme="minorBidi" w:hAnsiTheme="minorBidi" w:cstheme="minorBidi"/>
              </w:rPr>
              <w:t>many</w:t>
            </w:r>
            <w:r w:rsidRPr="00134956">
              <w:rPr>
                <w:rFonts w:asciiTheme="minorBidi" w:hAnsiTheme="minorBidi" w:cstheme="minorBidi"/>
                <w:spacing w:val="-4"/>
              </w:rPr>
              <w:t xml:space="preserve"> </w:t>
            </w:r>
            <w:r w:rsidRPr="00134956">
              <w:rPr>
                <w:rFonts w:asciiTheme="minorBidi" w:hAnsiTheme="minorBidi" w:cstheme="minorBidi"/>
              </w:rPr>
              <w:t>o</w:t>
            </w:r>
            <w:r w:rsidRPr="00134956">
              <w:rPr>
                <w:rFonts w:asciiTheme="minorBidi" w:hAnsiTheme="minorBidi" w:cstheme="minorBidi"/>
                <w:spacing w:val="-4"/>
              </w:rPr>
              <w:t>r</w:t>
            </w:r>
            <w:r w:rsidRPr="00134956">
              <w:rPr>
                <w:rFonts w:asciiTheme="minorBidi" w:hAnsiTheme="minorBidi" w:cstheme="minorBidi"/>
              </w:rPr>
              <w:t>ders</w:t>
            </w:r>
            <w:r w:rsidRPr="00134956">
              <w:rPr>
                <w:rFonts w:asciiTheme="minorBidi" w:hAnsiTheme="minorBidi" w:cstheme="minorBidi"/>
                <w:spacing w:val="-6"/>
              </w:rPr>
              <w:t xml:space="preserve"> </w:t>
            </w:r>
            <w:r w:rsidRPr="00134956">
              <w:rPr>
                <w:rFonts w:asciiTheme="minorBidi" w:hAnsiTheme="minorBidi" w:cstheme="minorBidi"/>
              </w:rPr>
              <w:t>found</w:t>
            </w:r>
          </w:p>
          <w:p w:rsidR="00980032" w:rsidRPr="00134956" w:rsidRDefault="00980032" w:rsidP="001A4A0A">
            <w:pPr>
              <w:widowControl w:val="0"/>
              <w:autoSpaceDE w:val="0"/>
              <w:autoSpaceDN w:val="0"/>
              <w:adjustRightInd w:val="0"/>
              <w:spacing w:before="48" w:line="240" w:lineRule="exact"/>
              <w:ind w:left="574" w:right="194" w:hanging="280"/>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C</w:t>
            </w:r>
            <w:r w:rsidRPr="00134956">
              <w:rPr>
                <w:rFonts w:asciiTheme="minorBidi" w:hAnsiTheme="minorBidi" w:cstheme="minorBidi"/>
                <w:spacing w:val="1"/>
              </w:rPr>
              <w:t>S</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rPr>
              <w:t>Port</w:t>
            </w:r>
            <w:r w:rsidRPr="00134956">
              <w:rPr>
                <w:rFonts w:asciiTheme="minorBidi" w:hAnsiTheme="minorBidi" w:cstheme="minorBidi"/>
                <w:spacing w:val="1"/>
              </w:rPr>
              <w:t>a</w:t>
            </w:r>
            <w:r w:rsidRPr="00134956">
              <w:rPr>
                <w:rFonts w:asciiTheme="minorBidi" w:hAnsiTheme="minorBidi" w:cstheme="minorBidi"/>
              </w:rPr>
              <w:t>l</w:t>
            </w:r>
            <w:r w:rsidRPr="00134956">
              <w:rPr>
                <w:rFonts w:asciiTheme="minorBidi" w:hAnsiTheme="minorBidi" w:cstheme="minorBidi"/>
                <w:spacing w:val="-5"/>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9"/>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6"/>
              </w:rPr>
              <w:t xml:space="preserve"> </w:t>
            </w:r>
            <w:r w:rsidRPr="00134956">
              <w:rPr>
                <w:rFonts w:asciiTheme="minorBidi" w:hAnsiTheme="minorBidi" w:cstheme="minorBidi"/>
              </w:rPr>
              <w:t>o</w:t>
            </w:r>
            <w:r w:rsidRPr="00134956">
              <w:rPr>
                <w:rFonts w:asciiTheme="minorBidi" w:hAnsiTheme="minorBidi" w:cstheme="minorBidi"/>
                <w:spacing w:val="-4"/>
              </w:rPr>
              <w:t>r</w:t>
            </w:r>
            <w:r w:rsidRPr="00134956">
              <w:rPr>
                <w:rFonts w:asciiTheme="minorBidi" w:hAnsiTheme="minorBidi" w:cstheme="minorBidi"/>
                <w:spacing w:val="1"/>
              </w:rPr>
              <w:t>de</w:t>
            </w:r>
            <w:r w:rsidRPr="00134956">
              <w:rPr>
                <w:rFonts w:asciiTheme="minorBidi" w:hAnsiTheme="minorBidi" w:cstheme="minorBidi"/>
              </w:rPr>
              <w:t>rs</w:t>
            </w:r>
            <w:r w:rsidRPr="00134956">
              <w:rPr>
                <w:rFonts w:asciiTheme="minorBidi" w:hAnsiTheme="minorBidi" w:cstheme="minorBidi"/>
                <w:spacing w:val="-5"/>
              </w:rPr>
              <w:t xml:space="preserve"> </w:t>
            </w:r>
            <w:r w:rsidRPr="00134956">
              <w:rPr>
                <w:rFonts w:asciiTheme="minorBidi" w:hAnsiTheme="minorBidi" w:cstheme="minorBidi"/>
              </w:rPr>
              <w:t>l</w:t>
            </w:r>
            <w:r w:rsidRPr="00134956">
              <w:rPr>
                <w:rFonts w:asciiTheme="minorBidi" w:hAnsiTheme="minorBidi" w:cstheme="minorBidi"/>
                <w:spacing w:val="1"/>
              </w:rPr>
              <w:t>is</w:t>
            </w:r>
            <w:r w:rsidRPr="00134956">
              <w:rPr>
                <w:rFonts w:asciiTheme="minorBidi" w:hAnsiTheme="minorBidi" w:cstheme="minorBidi"/>
              </w:rPr>
              <w:t>t</w:t>
            </w:r>
            <w:r w:rsidRPr="00134956">
              <w:rPr>
                <w:rFonts w:asciiTheme="minorBidi" w:hAnsiTheme="minorBidi" w:cstheme="minorBidi"/>
                <w:spacing w:val="-4"/>
              </w:rPr>
              <w:t xml:space="preserve"> </w:t>
            </w:r>
            <w:r w:rsidRPr="00134956">
              <w:rPr>
                <w:rFonts w:asciiTheme="minorBidi" w:hAnsiTheme="minorBidi" w:cstheme="minorBidi"/>
                <w:spacing w:val="1"/>
              </w:rPr>
              <w:t>wi</w:t>
            </w:r>
            <w:r w:rsidRPr="00134956">
              <w:rPr>
                <w:rFonts w:asciiTheme="minorBidi" w:hAnsiTheme="minorBidi" w:cstheme="minorBidi"/>
              </w:rPr>
              <w:t>th</w:t>
            </w:r>
            <w:r w:rsidRPr="00134956">
              <w:rPr>
                <w:rFonts w:asciiTheme="minorBidi" w:hAnsiTheme="minorBidi" w:cstheme="minorBidi"/>
                <w:spacing w:val="-3"/>
              </w:rPr>
              <w:t xml:space="preserve"> </w:t>
            </w:r>
            <w:r w:rsidRPr="00134956">
              <w:rPr>
                <w:rFonts w:asciiTheme="minorBidi" w:hAnsiTheme="minorBidi" w:cstheme="minorBidi"/>
              </w:rPr>
              <w:t>max</w:t>
            </w:r>
            <w:r w:rsidRPr="00134956">
              <w:rPr>
                <w:rFonts w:asciiTheme="minorBidi" w:hAnsiTheme="minorBidi" w:cstheme="minorBidi"/>
                <w:spacing w:val="1"/>
              </w:rPr>
              <w:t>i</w:t>
            </w:r>
            <w:r w:rsidRPr="00134956">
              <w:rPr>
                <w:rFonts w:asciiTheme="minorBidi" w:hAnsiTheme="minorBidi" w:cstheme="minorBidi"/>
              </w:rPr>
              <w:t>mum</w:t>
            </w:r>
            <w:r w:rsidRPr="00134956">
              <w:rPr>
                <w:rFonts w:asciiTheme="minorBidi" w:hAnsiTheme="minorBidi" w:cstheme="minorBidi"/>
                <w:spacing w:val="-8"/>
              </w:rPr>
              <w:t xml:space="preserve"> </w:t>
            </w:r>
            <w:r w:rsidRPr="00134956">
              <w:rPr>
                <w:rFonts w:asciiTheme="minorBidi" w:hAnsiTheme="minorBidi" w:cstheme="minorBidi"/>
              </w:rPr>
              <w:t>of o</w:t>
            </w:r>
            <w:r w:rsidRPr="00134956">
              <w:rPr>
                <w:rFonts w:asciiTheme="minorBidi" w:hAnsiTheme="minorBidi" w:cstheme="minorBidi"/>
                <w:spacing w:val="-3"/>
              </w:rPr>
              <w:t>r</w:t>
            </w:r>
            <w:r w:rsidRPr="00134956">
              <w:rPr>
                <w:rFonts w:asciiTheme="minorBidi" w:hAnsiTheme="minorBidi" w:cstheme="minorBidi"/>
              </w:rPr>
              <w:t>ders</w:t>
            </w:r>
            <w:r w:rsidRPr="00134956">
              <w:rPr>
                <w:rFonts w:asciiTheme="minorBidi" w:hAnsiTheme="minorBidi" w:cstheme="minorBidi"/>
                <w:spacing w:val="-5"/>
              </w:rPr>
              <w:t xml:space="preserve"> </w:t>
            </w:r>
            <w:r w:rsidRPr="00134956">
              <w:rPr>
                <w:rFonts w:asciiTheme="minorBidi" w:hAnsiTheme="minorBidi" w:cstheme="minorBidi"/>
              </w:rPr>
              <w:t>allowed</w:t>
            </w:r>
            <w:r w:rsidRPr="00134956">
              <w:rPr>
                <w:rFonts w:asciiTheme="minorBidi" w:hAnsiTheme="minorBidi" w:cstheme="minorBidi"/>
                <w:spacing w:val="-6"/>
              </w:rPr>
              <w:t xml:space="preserve"> </w:t>
            </w:r>
            <w:r w:rsidRPr="00134956">
              <w:rPr>
                <w:rFonts w:asciiTheme="minorBidi" w:hAnsiTheme="minorBidi" w:cstheme="minorBidi"/>
              </w:rPr>
              <w:t>in</w:t>
            </w:r>
            <w:r w:rsidRPr="00134956">
              <w:rPr>
                <w:rFonts w:asciiTheme="minorBidi" w:hAnsiTheme="minorBidi" w:cstheme="minorBidi"/>
                <w:spacing w:val="-1"/>
              </w:rPr>
              <w:t xml:space="preserve"> </w:t>
            </w:r>
            <w:r w:rsidRPr="00134956">
              <w:rPr>
                <w:rFonts w:asciiTheme="minorBidi" w:hAnsiTheme="minorBidi" w:cstheme="minorBidi"/>
              </w:rPr>
              <w:t>a se</w:t>
            </w:r>
            <w:r w:rsidRPr="00134956">
              <w:rPr>
                <w:rFonts w:asciiTheme="minorBidi" w:hAnsiTheme="minorBidi" w:cstheme="minorBidi"/>
                <w:spacing w:val="1"/>
              </w:rPr>
              <w:t>a</w:t>
            </w:r>
            <w:r w:rsidRPr="00134956">
              <w:rPr>
                <w:rFonts w:asciiTheme="minorBidi" w:hAnsiTheme="minorBidi" w:cstheme="minorBidi"/>
                <w:spacing w:val="-3"/>
              </w:rPr>
              <w:t>r</w:t>
            </w:r>
            <w:r w:rsidRPr="00134956">
              <w:rPr>
                <w:rFonts w:asciiTheme="minorBidi" w:hAnsiTheme="minorBidi" w:cstheme="minorBidi"/>
              </w:rPr>
              <w:t>ch</w:t>
            </w:r>
          </w:p>
          <w:p w:rsidR="00980032" w:rsidRPr="00134956" w:rsidRDefault="00980032" w:rsidP="001A4A0A">
            <w:pPr>
              <w:widowControl w:val="0"/>
              <w:autoSpaceDE w:val="0"/>
              <w:autoSpaceDN w:val="0"/>
              <w:adjustRightInd w:val="0"/>
              <w:spacing w:before="39" w:line="240" w:lineRule="exact"/>
              <w:ind w:left="574" w:right="114" w:hanging="280"/>
              <w:rPr>
                <w:rFonts w:asciiTheme="minorBidi" w:hAnsiTheme="minorBidi" w:cstheme="minorBidi"/>
              </w:rPr>
            </w:pPr>
            <w:r w:rsidRPr="00134956">
              <w:rPr>
                <w:rFonts w:asciiTheme="minorBidi" w:hAnsiTheme="minorBidi" w:cstheme="minorBidi"/>
              </w:rPr>
              <w:t xml:space="preserve">2. </w:t>
            </w:r>
            <w:r w:rsidRPr="00134956">
              <w:rPr>
                <w:rFonts w:asciiTheme="minorBidi" w:hAnsiTheme="minorBidi" w:cstheme="minorBidi"/>
                <w:spacing w:val="28"/>
              </w:rPr>
              <w:t xml:space="preserve"> </w:t>
            </w:r>
            <w:r w:rsidRPr="00134956">
              <w:rPr>
                <w:rFonts w:asciiTheme="minorBidi" w:hAnsiTheme="minorBidi" w:cstheme="minorBidi"/>
              </w:rPr>
              <w:t>C</w:t>
            </w:r>
            <w:r w:rsidRPr="00134956">
              <w:rPr>
                <w:rFonts w:asciiTheme="minorBidi" w:hAnsiTheme="minorBidi" w:cstheme="minorBidi"/>
                <w:spacing w:val="1"/>
              </w:rPr>
              <w:t>S</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rPr>
              <w:t>Port</w:t>
            </w:r>
            <w:r w:rsidRPr="00134956">
              <w:rPr>
                <w:rFonts w:asciiTheme="minorBidi" w:hAnsiTheme="minorBidi" w:cstheme="minorBidi"/>
                <w:spacing w:val="1"/>
              </w:rPr>
              <w:t>a</w:t>
            </w:r>
            <w:r w:rsidRPr="00134956">
              <w:rPr>
                <w:rFonts w:asciiTheme="minorBidi" w:hAnsiTheme="minorBidi" w:cstheme="minorBidi"/>
              </w:rPr>
              <w:t>l</w:t>
            </w:r>
            <w:r w:rsidRPr="00134956">
              <w:rPr>
                <w:rFonts w:asciiTheme="minorBidi" w:hAnsiTheme="minorBidi" w:cstheme="minorBidi"/>
                <w:spacing w:val="-5"/>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9"/>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6"/>
              </w:rPr>
              <w:t xml:space="preserve"> </w:t>
            </w:r>
            <w:r w:rsidRPr="00134956">
              <w:rPr>
                <w:rFonts w:asciiTheme="minorBidi" w:hAnsiTheme="minorBidi" w:cstheme="minorBidi"/>
              </w:rPr>
              <w:t>an</w:t>
            </w:r>
            <w:r w:rsidRPr="00134956">
              <w:rPr>
                <w:rFonts w:asciiTheme="minorBidi" w:hAnsiTheme="minorBidi" w:cstheme="minorBidi"/>
                <w:spacing w:val="-3"/>
              </w:rPr>
              <w:t xml:space="preserve"> </w:t>
            </w:r>
            <w:r w:rsidRPr="00134956">
              <w:rPr>
                <w:rFonts w:asciiTheme="minorBidi" w:hAnsiTheme="minorBidi" w:cstheme="minorBidi"/>
              </w:rPr>
              <w:t>er</w:t>
            </w:r>
            <w:r w:rsidRPr="00134956">
              <w:rPr>
                <w:rFonts w:asciiTheme="minorBidi" w:hAnsiTheme="minorBidi" w:cstheme="minorBidi"/>
                <w:spacing w:val="-3"/>
              </w:rPr>
              <w:t>r</w:t>
            </w:r>
            <w:r w:rsidRPr="00134956">
              <w:rPr>
                <w:rFonts w:asciiTheme="minorBidi" w:hAnsiTheme="minorBidi" w:cstheme="minorBidi"/>
              </w:rPr>
              <w:t>or</w:t>
            </w:r>
            <w:r w:rsidRPr="00134956">
              <w:rPr>
                <w:rFonts w:asciiTheme="minorBidi" w:hAnsiTheme="minorBidi" w:cstheme="minorBidi"/>
                <w:spacing w:val="-5"/>
              </w:rPr>
              <w:t xml:space="preserve"> </w:t>
            </w:r>
            <w:r w:rsidRPr="00134956">
              <w:rPr>
                <w:rFonts w:asciiTheme="minorBidi" w:hAnsiTheme="minorBidi" w:cstheme="minorBidi"/>
              </w:rPr>
              <w:t>me</w:t>
            </w:r>
            <w:r w:rsidRPr="00134956">
              <w:rPr>
                <w:rFonts w:asciiTheme="minorBidi" w:hAnsiTheme="minorBidi" w:cstheme="minorBidi"/>
                <w:spacing w:val="1"/>
              </w:rPr>
              <w:t>s</w:t>
            </w:r>
            <w:r w:rsidRPr="00134956">
              <w:rPr>
                <w:rFonts w:asciiTheme="minorBidi" w:hAnsiTheme="minorBidi" w:cstheme="minorBidi"/>
              </w:rPr>
              <w:t>s</w:t>
            </w:r>
            <w:r w:rsidRPr="00134956">
              <w:rPr>
                <w:rFonts w:asciiTheme="minorBidi" w:hAnsiTheme="minorBidi" w:cstheme="minorBidi"/>
                <w:spacing w:val="1"/>
              </w:rPr>
              <w:t>a</w:t>
            </w:r>
            <w:r w:rsidRPr="00134956">
              <w:rPr>
                <w:rFonts w:asciiTheme="minorBidi" w:hAnsiTheme="minorBidi" w:cstheme="minorBidi"/>
              </w:rPr>
              <w:t>ge</w:t>
            </w:r>
            <w:r w:rsidRPr="00134956">
              <w:rPr>
                <w:rFonts w:asciiTheme="minorBidi" w:hAnsiTheme="minorBidi" w:cstheme="minorBidi"/>
                <w:spacing w:val="-6"/>
              </w:rPr>
              <w:t xml:space="preserve"> </w:t>
            </w:r>
            <w:r w:rsidRPr="00134956">
              <w:rPr>
                <w:rFonts w:asciiTheme="minorBidi" w:hAnsiTheme="minorBidi" w:cstheme="minorBidi"/>
              </w:rPr>
              <w:t>in</w:t>
            </w:r>
            <w:r w:rsidRPr="00134956">
              <w:rPr>
                <w:rFonts w:asciiTheme="minorBidi" w:hAnsiTheme="minorBidi" w:cstheme="minorBidi"/>
                <w:spacing w:val="1"/>
              </w:rPr>
              <w:t>f</w:t>
            </w:r>
            <w:r w:rsidRPr="00134956">
              <w:rPr>
                <w:rFonts w:asciiTheme="minorBidi" w:hAnsiTheme="minorBidi" w:cstheme="minorBidi"/>
              </w:rPr>
              <w:t>orm</w:t>
            </w:r>
            <w:r w:rsidRPr="00134956">
              <w:rPr>
                <w:rFonts w:asciiTheme="minorBidi" w:hAnsiTheme="minorBidi" w:cstheme="minorBidi"/>
                <w:spacing w:val="1"/>
              </w:rPr>
              <w:t>i</w:t>
            </w:r>
            <w:r w:rsidRPr="00134956">
              <w:rPr>
                <w:rFonts w:asciiTheme="minorBidi" w:hAnsiTheme="minorBidi" w:cstheme="minorBidi"/>
              </w:rPr>
              <w:t>ng user</w:t>
            </w:r>
            <w:r w:rsidRPr="00134956">
              <w:rPr>
                <w:rFonts w:asciiTheme="minorBidi" w:hAnsiTheme="minorBidi" w:cstheme="minorBidi"/>
                <w:spacing w:val="-3"/>
              </w:rPr>
              <w:t xml:space="preserve"> </w:t>
            </w:r>
            <w:r w:rsidRPr="00134956">
              <w:rPr>
                <w:rFonts w:asciiTheme="minorBidi" w:hAnsiTheme="minorBidi" w:cstheme="minorBidi"/>
              </w:rPr>
              <w:t>the</w:t>
            </w:r>
            <w:r w:rsidRPr="00134956">
              <w:rPr>
                <w:rFonts w:asciiTheme="minorBidi" w:hAnsiTheme="minorBidi" w:cstheme="minorBidi"/>
                <w:spacing w:val="-4"/>
              </w:rPr>
              <w:t>r</w:t>
            </w:r>
            <w:r w:rsidRPr="00134956">
              <w:rPr>
                <w:rFonts w:asciiTheme="minorBidi" w:hAnsiTheme="minorBidi" w:cstheme="minorBidi"/>
              </w:rPr>
              <w:t>e</w:t>
            </w:r>
            <w:r w:rsidRPr="00134956">
              <w:rPr>
                <w:rFonts w:asciiTheme="minorBidi" w:hAnsiTheme="minorBidi" w:cstheme="minorBidi"/>
                <w:spacing w:val="-4"/>
              </w:rPr>
              <w:t xml:space="preserve"> </w:t>
            </w:r>
            <w:r w:rsidRPr="00134956">
              <w:rPr>
                <w:rFonts w:asciiTheme="minorBidi" w:hAnsiTheme="minorBidi" w:cstheme="minorBidi"/>
              </w:rPr>
              <w:t>a</w:t>
            </w:r>
            <w:r w:rsidRPr="00134956">
              <w:rPr>
                <w:rFonts w:asciiTheme="minorBidi" w:hAnsiTheme="minorBidi" w:cstheme="minorBidi"/>
                <w:spacing w:val="-3"/>
              </w:rPr>
              <w:t>r</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rPr>
              <w:t>too</w:t>
            </w:r>
            <w:r w:rsidRPr="00134956">
              <w:rPr>
                <w:rFonts w:asciiTheme="minorBidi" w:hAnsiTheme="minorBidi" w:cstheme="minorBidi"/>
                <w:spacing w:val="-3"/>
              </w:rPr>
              <w:t xml:space="preserve"> </w:t>
            </w:r>
            <w:r w:rsidRPr="00134956">
              <w:rPr>
                <w:rFonts w:asciiTheme="minorBidi" w:hAnsiTheme="minorBidi" w:cstheme="minorBidi"/>
              </w:rPr>
              <w:t>many</w:t>
            </w:r>
            <w:r w:rsidRPr="00134956">
              <w:rPr>
                <w:rFonts w:asciiTheme="minorBidi" w:hAnsiTheme="minorBidi" w:cstheme="minorBidi"/>
                <w:spacing w:val="-4"/>
              </w:rPr>
              <w:t xml:space="preserve"> </w:t>
            </w:r>
            <w:r w:rsidRPr="00134956">
              <w:rPr>
                <w:rFonts w:asciiTheme="minorBidi" w:hAnsiTheme="minorBidi" w:cstheme="minorBidi"/>
              </w:rPr>
              <w:t>o</w:t>
            </w:r>
            <w:r w:rsidRPr="00134956">
              <w:rPr>
                <w:rFonts w:asciiTheme="minorBidi" w:hAnsiTheme="minorBidi" w:cstheme="minorBidi"/>
                <w:spacing w:val="-3"/>
              </w:rPr>
              <w:t>r</w:t>
            </w:r>
            <w:r w:rsidRPr="00134956">
              <w:rPr>
                <w:rFonts w:asciiTheme="minorBidi" w:hAnsiTheme="minorBidi" w:cstheme="minorBidi"/>
                <w:spacing w:val="-1"/>
              </w:rPr>
              <w:t>d</w:t>
            </w:r>
            <w:r w:rsidRPr="00134956">
              <w:rPr>
                <w:rFonts w:asciiTheme="minorBidi" w:hAnsiTheme="minorBidi" w:cstheme="minorBidi"/>
                <w:spacing w:val="1"/>
              </w:rPr>
              <w:t>e</w:t>
            </w:r>
            <w:r w:rsidRPr="00134956">
              <w:rPr>
                <w:rFonts w:asciiTheme="minorBidi" w:hAnsiTheme="minorBidi" w:cstheme="minorBidi"/>
              </w:rPr>
              <w:t>rs</w:t>
            </w:r>
            <w:r w:rsidRPr="00134956">
              <w:rPr>
                <w:rFonts w:asciiTheme="minorBidi" w:hAnsiTheme="minorBidi" w:cstheme="minorBidi"/>
                <w:spacing w:val="-6"/>
              </w:rPr>
              <w:t xml:space="preserve"> </w:t>
            </w:r>
            <w:r w:rsidRPr="00134956">
              <w:rPr>
                <w:rFonts w:asciiTheme="minorBidi" w:hAnsiTheme="minorBidi" w:cstheme="minorBidi"/>
              </w:rPr>
              <w:t>selected</w:t>
            </w:r>
            <w:r w:rsidRPr="00134956">
              <w:rPr>
                <w:rFonts w:asciiTheme="minorBidi" w:hAnsiTheme="minorBidi" w:cstheme="minorBidi"/>
                <w:spacing w:val="-7"/>
              </w:rPr>
              <w:t xml:space="preserve"> </w:t>
            </w:r>
            <w:r w:rsidRPr="00134956">
              <w:rPr>
                <w:rFonts w:asciiTheme="minorBidi" w:hAnsiTheme="minorBidi" w:cstheme="minorBidi"/>
              </w:rPr>
              <w:t>and</w:t>
            </w:r>
            <w:r w:rsidRPr="00134956">
              <w:rPr>
                <w:rFonts w:asciiTheme="minorBidi" w:hAnsiTheme="minorBidi" w:cstheme="minorBidi"/>
                <w:spacing w:val="-3"/>
              </w:rPr>
              <w:t xml:space="preserve"> </w:t>
            </w:r>
            <w:r w:rsidRPr="00134956">
              <w:rPr>
                <w:rFonts w:asciiTheme="minorBidi" w:hAnsiTheme="minorBidi" w:cstheme="minorBidi"/>
              </w:rPr>
              <w:t>he</w:t>
            </w:r>
            <w:r w:rsidRPr="00134956">
              <w:rPr>
                <w:rFonts w:asciiTheme="minorBidi" w:hAnsiTheme="minorBidi" w:cstheme="minorBidi"/>
                <w:spacing w:val="-2"/>
              </w:rPr>
              <w:t xml:space="preserve"> </w:t>
            </w:r>
            <w:r w:rsidRPr="00134956">
              <w:rPr>
                <w:rFonts w:asciiTheme="minorBidi" w:hAnsiTheme="minorBidi" w:cstheme="minorBidi"/>
              </w:rPr>
              <w:t>should</w:t>
            </w:r>
            <w:r w:rsidRPr="00134956">
              <w:rPr>
                <w:rFonts w:asciiTheme="minorBidi" w:hAnsiTheme="minorBidi" w:cstheme="minorBidi"/>
                <w:spacing w:val="-6"/>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fined his</w:t>
            </w:r>
            <w:r w:rsidRPr="00134956">
              <w:rPr>
                <w:rFonts w:asciiTheme="minorBidi" w:hAnsiTheme="minorBidi" w:cstheme="minorBidi"/>
                <w:spacing w:val="-2"/>
              </w:rPr>
              <w:t xml:space="preserve"> </w:t>
            </w:r>
            <w:r w:rsidRPr="00134956">
              <w:rPr>
                <w:rFonts w:asciiTheme="minorBidi" w:hAnsiTheme="minorBidi" w:cstheme="minorBidi"/>
              </w:rPr>
              <w:t>crit</w:t>
            </w:r>
            <w:r w:rsidRPr="00134956">
              <w:rPr>
                <w:rFonts w:asciiTheme="minorBidi" w:hAnsiTheme="minorBidi" w:cstheme="minorBidi"/>
                <w:spacing w:val="-1"/>
              </w:rPr>
              <w:t>e</w:t>
            </w:r>
            <w:r w:rsidRPr="00134956">
              <w:rPr>
                <w:rFonts w:asciiTheme="minorBidi" w:hAnsiTheme="minorBidi" w:cstheme="minorBidi"/>
                <w:spacing w:val="1"/>
              </w:rPr>
              <w:t>r</w:t>
            </w:r>
            <w:r w:rsidRPr="00134956">
              <w:rPr>
                <w:rFonts w:asciiTheme="minorBidi" w:hAnsiTheme="minorBidi" w:cstheme="minorBidi"/>
              </w:rPr>
              <w:t>ia</w:t>
            </w:r>
          </w:p>
          <w:p w:rsidR="00980032" w:rsidRPr="00134956" w:rsidRDefault="00980032" w:rsidP="001A4A0A">
            <w:pPr>
              <w:widowControl w:val="0"/>
              <w:autoSpaceDE w:val="0"/>
              <w:autoSpaceDN w:val="0"/>
              <w:adjustRightInd w:val="0"/>
              <w:spacing w:before="42"/>
              <w:ind w:left="114"/>
              <w:rPr>
                <w:rFonts w:asciiTheme="minorBidi" w:hAnsiTheme="minorBidi" w:cstheme="minorBidi"/>
              </w:rPr>
            </w:pPr>
            <w:r w:rsidRPr="00134956">
              <w:rPr>
                <w:rFonts w:asciiTheme="minorBidi" w:hAnsiTheme="minorBidi" w:cstheme="minorBidi"/>
              </w:rPr>
              <w:t>A4:</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sets</w:t>
            </w:r>
            <w:r w:rsidRPr="00134956">
              <w:rPr>
                <w:rFonts w:asciiTheme="minorBidi" w:hAnsiTheme="minorBidi" w:cstheme="minorBidi"/>
                <w:spacing w:val="-3"/>
              </w:rPr>
              <w:t xml:space="preserve"> </w:t>
            </w:r>
            <w:r w:rsidRPr="00134956">
              <w:rPr>
                <w:rFonts w:asciiTheme="minorBidi" w:hAnsiTheme="minorBidi" w:cstheme="minorBidi"/>
              </w:rPr>
              <w:t>new</w:t>
            </w:r>
            <w:r w:rsidRPr="00134956">
              <w:rPr>
                <w:rFonts w:asciiTheme="minorBidi" w:hAnsiTheme="minorBidi" w:cstheme="minorBidi"/>
                <w:spacing w:val="-4"/>
              </w:rPr>
              <w:t xml:space="preserve"> </w:t>
            </w:r>
            <w:r w:rsidRPr="00134956">
              <w:rPr>
                <w:rFonts w:asciiTheme="minorBidi" w:hAnsiTheme="minorBidi" w:cstheme="minorBidi"/>
              </w:rPr>
              <w:t>sea</w:t>
            </w:r>
            <w:r w:rsidRPr="00134956">
              <w:rPr>
                <w:rFonts w:asciiTheme="minorBidi" w:hAnsiTheme="minorBidi" w:cstheme="minorBidi"/>
                <w:spacing w:val="-3"/>
              </w:rPr>
              <w:t>r</w:t>
            </w:r>
            <w:r w:rsidRPr="00134956">
              <w:rPr>
                <w:rFonts w:asciiTheme="minorBidi" w:hAnsiTheme="minorBidi" w:cstheme="minorBidi"/>
              </w:rPr>
              <w:t>ch</w:t>
            </w:r>
            <w:r w:rsidRPr="00134956">
              <w:rPr>
                <w:rFonts w:asciiTheme="minorBidi" w:hAnsiTheme="minorBidi" w:cstheme="minorBidi"/>
                <w:spacing w:val="-6"/>
              </w:rPr>
              <w:t xml:space="preserve"> </w:t>
            </w:r>
            <w:r w:rsidRPr="00134956">
              <w:rPr>
                <w:rFonts w:asciiTheme="minorBidi" w:hAnsiTheme="minorBidi" w:cstheme="minorBidi"/>
              </w:rPr>
              <w:t>criteria</w:t>
            </w:r>
            <w:r w:rsidRPr="00134956">
              <w:rPr>
                <w:rFonts w:asciiTheme="minorBidi" w:hAnsiTheme="minorBidi" w:cstheme="minorBidi"/>
                <w:spacing w:val="-5"/>
              </w:rPr>
              <w:t xml:space="preserve"> </w:t>
            </w:r>
            <w:r w:rsidRPr="00134956">
              <w:rPr>
                <w:rFonts w:asciiTheme="minorBidi" w:hAnsiTheme="minorBidi" w:cstheme="minorBidi"/>
              </w:rPr>
              <w:t>and</w:t>
            </w:r>
            <w:r w:rsidRPr="00134956">
              <w:rPr>
                <w:rFonts w:asciiTheme="minorBidi" w:hAnsiTheme="minorBidi" w:cstheme="minorBidi"/>
                <w:spacing w:val="-2"/>
              </w:rPr>
              <w:t xml:space="preserve"> </w:t>
            </w:r>
            <w:r w:rsidRPr="00134956">
              <w:rPr>
                <w:rFonts w:asciiTheme="minorBidi" w:hAnsiTheme="minorBidi" w:cstheme="minorBidi"/>
              </w:rPr>
              <w:t>s</w:t>
            </w:r>
            <w:r w:rsidRPr="00134956">
              <w:rPr>
                <w:rFonts w:asciiTheme="minorBidi" w:hAnsiTheme="minorBidi" w:cstheme="minorBidi"/>
                <w:spacing w:val="1"/>
              </w:rPr>
              <w:t>u</w:t>
            </w:r>
            <w:r w:rsidRPr="00134956">
              <w:rPr>
                <w:rFonts w:asciiTheme="minorBidi" w:hAnsiTheme="minorBidi" w:cstheme="minorBidi"/>
              </w:rPr>
              <w:t>bmits</w:t>
            </w:r>
          </w:p>
          <w:p w:rsidR="00980032" w:rsidRPr="00134956" w:rsidRDefault="00980032" w:rsidP="005E61D6">
            <w:pPr>
              <w:widowControl w:val="0"/>
              <w:numPr>
                <w:ilvl w:val="0"/>
                <w:numId w:val="176"/>
              </w:numPr>
              <w:autoSpaceDE w:val="0"/>
              <w:autoSpaceDN w:val="0"/>
              <w:adjustRightInd w:val="0"/>
              <w:spacing w:line="268" w:lineRule="exact"/>
              <w:rPr>
                <w:rFonts w:asciiTheme="minorBidi" w:hAnsiTheme="minorBidi" w:cstheme="minorBidi"/>
                <w:spacing w:val="1"/>
                <w:w w:val="99"/>
              </w:rPr>
            </w:pPr>
            <w:r w:rsidRPr="00134956">
              <w:rPr>
                <w:rFonts w:asciiTheme="minorBidi" w:hAnsiTheme="minorBidi" w:cstheme="minorBidi"/>
                <w:spacing w:val="1"/>
              </w:rPr>
              <w:t>N</w:t>
            </w:r>
            <w:r w:rsidRPr="00134956">
              <w:rPr>
                <w:rFonts w:asciiTheme="minorBidi" w:hAnsiTheme="minorBidi" w:cstheme="minorBidi"/>
                <w:spacing w:val="-1"/>
              </w:rPr>
              <w:t>e</w:t>
            </w:r>
            <w:r w:rsidRPr="00134956">
              <w:rPr>
                <w:rFonts w:asciiTheme="minorBidi" w:hAnsiTheme="minorBidi" w:cstheme="minorBidi"/>
                <w:spacing w:val="1"/>
              </w:rPr>
              <w:t>x</w:t>
            </w:r>
            <w:r w:rsidRPr="00134956">
              <w:rPr>
                <w:rFonts w:asciiTheme="minorBidi" w:hAnsiTheme="minorBidi" w:cstheme="minorBidi"/>
              </w:rPr>
              <w:t>t</w:t>
            </w:r>
            <w:r w:rsidRPr="00134956">
              <w:rPr>
                <w:rFonts w:asciiTheme="minorBidi" w:hAnsiTheme="minorBidi" w:cstheme="minorBidi"/>
                <w:spacing w:val="-4"/>
              </w:rPr>
              <w:t xml:space="preserve"> </w:t>
            </w:r>
            <w:r w:rsidRPr="00134956">
              <w:rPr>
                <w:rFonts w:asciiTheme="minorBidi" w:hAnsiTheme="minorBidi" w:cstheme="minorBidi"/>
                <w:spacing w:val="1"/>
              </w:rPr>
              <w:t>step</w:t>
            </w:r>
            <w:r w:rsidRPr="00134956">
              <w:rPr>
                <w:rFonts w:asciiTheme="minorBidi" w:hAnsiTheme="minorBidi" w:cstheme="minorBidi"/>
              </w:rPr>
              <w:t>s</w:t>
            </w:r>
            <w:r w:rsidRPr="00134956">
              <w:rPr>
                <w:rFonts w:asciiTheme="minorBidi" w:hAnsiTheme="minorBidi" w:cstheme="minorBidi"/>
                <w:spacing w:val="-3"/>
              </w:rPr>
              <w:t xml:space="preserve"> </w:t>
            </w:r>
            <w:r w:rsidRPr="00134956">
              <w:rPr>
                <w:rFonts w:asciiTheme="minorBidi" w:hAnsiTheme="minorBidi" w:cstheme="minorBidi"/>
                <w:spacing w:val="1"/>
              </w:rPr>
              <w:t>a</w:t>
            </w:r>
            <w:r w:rsidRPr="00134956">
              <w:rPr>
                <w:rFonts w:asciiTheme="minorBidi" w:hAnsiTheme="minorBidi" w:cstheme="minorBidi"/>
                <w:spacing w:val="-3"/>
              </w:rPr>
              <w:t>r</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s</w:t>
            </w:r>
            <w:r w:rsidRPr="00134956">
              <w:rPr>
                <w:rFonts w:asciiTheme="minorBidi" w:hAnsiTheme="minorBidi" w:cstheme="minorBidi"/>
              </w:rPr>
              <w:t>i</w:t>
            </w:r>
            <w:r w:rsidRPr="00134956">
              <w:rPr>
                <w:rFonts w:asciiTheme="minorBidi" w:hAnsiTheme="minorBidi" w:cstheme="minorBidi"/>
                <w:spacing w:val="1"/>
              </w:rPr>
              <w:t>mi</w:t>
            </w:r>
            <w:r w:rsidRPr="00134956">
              <w:rPr>
                <w:rFonts w:asciiTheme="minorBidi" w:hAnsiTheme="minorBidi" w:cstheme="minorBidi"/>
              </w:rPr>
              <w:t>lar</w:t>
            </w:r>
            <w:r w:rsidRPr="00134956">
              <w:rPr>
                <w:rFonts w:asciiTheme="minorBidi" w:hAnsiTheme="minorBidi" w:cstheme="minorBidi"/>
                <w:spacing w:val="-5"/>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1"/>
              </w:rPr>
              <w:t xml:space="preserve"> </w:t>
            </w:r>
            <w:r w:rsidRPr="00134956">
              <w:rPr>
                <w:rFonts w:asciiTheme="minorBidi" w:hAnsiTheme="minorBidi" w:cstheme="minorBidi"/>
                <w:spacing w:val="1"/>
              </w:rPr>
              <w:t>nom</w:t>
            </w:r>
            <w:r w:rsidRPr="00134956">
              <w:rPr>
                <w:rFonts w:asciiTheme="minorBidi" w:hAnsiTheme="minorBidi" w:cstheme="minorBidi"/>
              </w:rPr>
              <w:t>i</w:t>
            </w:r>
            <w:r w:rsidRPr="00134956">
              <w:rPr>
                <w:rFonts w:asciiTheme="minorBidi" w:hAnsiTheme="minorBidi" w:cstheme="minorBidi"/>
                <w:spacing w:val="1"/>
              </w:rPr>
              <w:t>na</w:t>
            </w:r>
            <w:r w:rsidRPr="00134956">
              <w:rPr>
                <w:rFonts w:asciiTheme="minorBidi" w:hAnsiTheme="minorBidi" w:cstheme="minorBidi"/>
              </w:rPr>
              <w:t>l</w:t>
            </w:r>
            <w:r w:rsidRPr="00134956">
              <w:rPr>
                <w:rFonts w:asciiTheme="minorBidi" w:hAnsiTheme="minorBidi" w:cstheme="minorBidi"/>
                <w:spacing w:val="-7"/>
              </w:rPr>
              <w:t xml:space="preserve"> </w:t>
            </w:r>
            <w:r w:rsidRPr="00134956">
              <w:rPr>
                <w:rFonts w:asciiTheme="minorBidi" w:hAnsiTheme="minorBidi" w:cstheme="minorBidi"/>
                <w:spacing w:val="1"/>
                <w:w w:val="99"/>
              </w:rPr>
              <w:t>case</w:t>
            </w:r>
          </w:p>
          <w:p w:rsidR="00980032" w:rsidRPr="00134956" w:rsidRDefault="00980032" w:rsidP="001A4A0A">
            <w:pPr>
              <w:widowControl w:val="0"/>
              <w:autoSpaceDE w:val="0"/>
              <w:autoSpaceDN w:val="0"/>
              <w:adjustRightInd w:val="0"/>
              <w:spacing w:before="42"/>
              <w:ind w:left="114"/>
              <w:rPr>
                <w:rFonts w:asciiTheme="minorBidi" w:hAnsiTheme="minorBidi" w:cstheme="minorBidi"/>
                <w:color w:val="FF0000"/>
              </w:rPr>
            </w:pPr>
            <w:r w:rsidRPr="00134956">
              <w:rPr>
                <w:rFonts w:asciiTheme="minorBidi" w:hAnsiTheme="minorBidi" w:cstheme="minorBidi"/>
                <w:color w:val="FF0000"/>
              </w:rPr>
              <w:t>A5:</w:t>
            </w:r>
            <w:r w:rsidRPr="00134956">
              <w:rPr>
                <w:rFonts w:asciiTheme="minorBidi" w:hAnsiTheme="minorBidi" w:cstheme="minorBidi"/>
                <w:color w:val="FF0000"/>
                <w:spacing w:val="-2"/>
              </w:rPr>
              <w:t xml:space="preserve"> </w:t>
            </w:r>
            <w:r w:rsidRPr="00134956">
              <w:rPr>
                <w:rFonts w:asciiTheme="minorBidi" w:hAnsiTheme="minorBidi" w:cstheme="minorBidi"/>
                <w:color w:val="FF0000"/>
              </w:rPr>
              <w:t>The order has generated an order in the billing system</w:t>
            </w:r>
          </w:p>
          <w:p w:rsidR="00980032" w:rsidRPr="00134956" w:rsidRDefault="00980032" w:rsidP="005E61D6">
            <w:pPr>
              <w:widowControl w:val="0"/>
              <w:numPr>
                <w:ilvl w:val="0"/>
                <w:numId w:val="177"/>
              </w:numPr>
              <w:autoSpaceDE w:val="0"/>
              <w:autoSpaceDN w:val="0"/>
              <w:adjustRightInd w:val="0"/>
              <w:spacing w:line="268" w:lineRule="exact"/>
              <w:rPr>
                <w:rFonts w:asciiTheme="minorBidi" w:hAnsiTheme="minorBidi" w:cstheme="minorBidi"/>
                <w:color w:val="FF0000"/>
                <w:spacing w:val="1"/>
                <w:w w:val="99"/>
              </w:rPr>
            </w:pPr>
            <w:r w:rsidRPr="00134956">
              <w:rPr>
                <w:rFonts w:asciiTheme="minorBidi" w:hAnsiTheme="minorBidi" w:cstheme="minorBidi"/>
                <w:color w:val="FF0000"/>
                <w:spacing w:val="1"/>
              </w:rPr>
              <w:t>The application displays a link allowing the user to view the billing order</w:t>
            </w:r>
          </w:p>
          <w:p w:rsidR="00980032" w:rsidRPr="00134956" w:rsidRDefault="00980032" w:rsidP="005E61D6">
            <w:pPr>
              <w:widowControl w:val="0"/>
              <w:numPr>
                <w:ilvl w:val="0"/>
                <w:numId w:val="177"/>
              </w:numPr>
              <w:autoSpaceDE w:val="0"/>
              <w:autoSpaceDN w:val="0"/>
              <w:adjustRightInd w:val="0"/>
              <w:spacing w:line="268" w:lineRule="exact"/>
              <w:rPr>
                <w:rFonts w:asciiTheme="minorBidi" w:hAnsiTheme="minorBidi" w:cstheme="minorBidi"/>
                <w:color w:val="FF0000"/>
                <w:spacing w:val="1"/>
                <w:w w:val="99"/>
              </w:rPr>
            </w:pPr>
            <w:r w:rsidRPr="00134956">
              <w:rPr>
                <w:rFonts w:asciiTheme="minorBidi" w:hAnsiTheme="minorBidi" w:cstheme="minorBidi"/>
                <w:color w:val="FF0000"/>
                <w:spacing w:val="1"/>
              </w:rPr>
              <w:t>The user clicks on the billing order link</w:t>
            </w:r>
          </w:p>
          <w:p w:rsidR="00980032" w:rsidRPr="00134956" w:rsidRDefault="00980032" w:rsidP="005E61D6">
            <w:pPr>
              <w:widowControl w:val="0"/>
              <w:numPr>
                <w:ilvl w:val="0"/>
                <w:numId w:val="177"/>
              </w:numPr>
              <w:autoSpaceDE w:val="0"/>
              <w:autoSpaceDN w:val="0"/>
              <w:adjustRightInd w:val="0"/>
              <w:spacing w:line="268" w:lineRule="exact"/>
              <w:rPr>
                <w:rFonts w:asciiTheme="minorBidi" w:hAnsiTheme="minorBidi" w:cstheme="minorBidi"/>
                <w:spacing w:val="1"/>
                <w:w w:val="99"/>
              </w:rPr>
            </w:pPr>
            <w:r w:rsidRPr="00134956">
              <w:rPr>
                <w:rFonts w:asciiTheme="minorBidi" w:hAnsiTheme="minorBidi" w:cstheme="minorBidi"/>
                <w:color w:val="FF0000"/>
                <w:spacing w:val="1"/>
              </w:rPr>
              <w:t xml:space="preserve">Redirects the user to the UC </w:t>
            </w:r>
            <w:r w:rsidRPr="00134956">
              <w:rPr>
                <w:rFonts w:asciiTheme="minorBidi" w:hAnsiTheme="minorBidi" w:cstheme="minorBidi"/>
                <w:color w:val="FF0000"/>
              </w:rPr>
              <w:t>OFU0030 - View order details</w:t>
            </w:r>
          </w:p>
        </w:tc>
      </w:tr>
    </w:tbl>
    <w:p w:rsidR="00980032" w:rsidRDefault="00980032" w:rsidP="00980032">
      <w:pPr>
        <w:pStyle w:val="BodyText"/>
      </w:pPr>
    </w:p>
    <w:p w:rsidR="00980032" w:rsidRDefault="00980032" w:rsidP="00980032">
      <w:pPr>
        <w:pStyle w:val="BodyText"/>
      </w:pPr>
    </w:p>
    <w:p w:rsidR="00980032" w:rsidRDefault="00980032" w:rsidP="00980032">
      <w:pPr>
        <w:pStyle w:val="Capability"/>
      </w:pPr>
      <w:bookmarkStart w:id="454" w:name="_Toc364961223"/>
      <w:r>
        <w:t xml:space="preserve">Capability </w:t>
      </w:r>
      <w:r w:rsidR="005A525E">
        <w:fldChar w:fldCharType="begin"/>
      </w:r>
      <w:r w:rsidR="008D68A0">
        <w:instrText xml:space="preserve"> LISTNUM "business req" \* MERGEFORMAT </w:instrText>
      </w:r>
      <w:r w:rsidR="005A525E">
        <w:fldChar w:fldCharType="separate"/>
      </w:r>
      <w:r>
        <w:rPr>
          <w:noProof/>
        </w:rPr>
        <w:t>1</w:t>
      </w:r>
      <w:r w:rsidR="005A525E">
        <w:fldChar w:fldCharType="end">
          <w:numberingChange w:id="455" w:author="Comverse" w:date="2013-06-13T14:42:00Z" w:original="8."/>
        </w:fldChar>
      </w:r>
      <w:r>
        <w:t xml:space="preserve"> </w:t>
      </w:r>
      <w:r w:rsidRPr="00CC689A">
        <w:t>Problem management and CIT</w:t>
      </w:r>
      <w:bookmarkEnd w:id="454"/>
    </w:p>
    <w:p w:rsidR="00980032" w:rsidRDefault="00121C8C" w:rsidP="00121C8C">
      <w:pPr>
        <w:pStyle w:val="Heading4"/>
      </w:pPr>
      <w:bookmarkStart w:id="456" w:name="_Toc364961224"/>
      <w:r>
        <w:t xml:space="preserve">CM0001 </w:t>
      </w:r>
      <w:r w:rsidR="00980032">
        <w:t xml:space="preserve">- </w:t>
      </w:r>
      <w:r w:rsidR="00980032" w:rsidRPr="00DA4364">
        <w:t>List Cases</w:t>
      </w:r>
      <w:r w:rsidR="00183C56">
        <w:t xml:space="preserve"> -</w:t>
      </w:r>
      <w:r w:rsidR="00980032">
        <w:t xml:space="preserve"> for Channel and CSR Portal (New)</w:t>
      </w:r>
      <w:bookmarkEnd w:id="456"/>
    </w:p>
    <w:tbl>
      <w:tblPr>
        <w:tblW w:w="9214" w:type="dxa"/>
        <w:tblInd w:w="2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BF"/>
      </w:tblPr>
      <w:tblGrid>
        <w:gridCol w:w="2126"/>
        <w:gridCol w:w="7088"/>
      </w:tblGrid>
      <w:tr w:rsidR="00980032" w:rsidRPr="00DA4364" w:rsidTr="001A4A0A">
        <w:tc>
          <w:tcPr>
            <w:tcW w:w="2126" w:type="dxa"/>
            <w:shd w:val="clear" w:color="auto" w:fill="D9D9D9" w:themeFill="background1" w:themeFillShade="D9"/>
          </w:tcPr>
          <w:p w:rsidR="00980032" w:rsidRPr="00DA4364" w:rsidRDefault="00980032" w:rsidP="001A4A0A">
            <w:r w:rsidRPr="00DA4364">
              <w:t>List Cases</w:t>
            </w:r>
            <w:r>
              <w:t xml:space="preserve"> for Channel and CSR Portal</w:t>
            </w:r>
          </w:p>
        </w:tc>
        <w:tc>
          <w:tcPr>
            <w:tcW w:w="7088" w:type="dxa"/>
            <w:shd w:val="clear" w:color="auto" w:fill="D9D9D9" w:themeFill="background1" w:themeFillShade="D9"/>
          </w:tcPr>
          <w:p w:rsidR="00980032" w:rsidRPr="00DA4364" w:rsidRDefault="00980032" w:rsidP="001A4A0A">
            <w:pPr>
              <w:jc w:val="right"/>
            </w:pPr>
            <w:r>
              <w:t>CM0001</w:t>
            </w:r>
          </w:p>
        </w:tc>
      </w:tr>
      <w:tr w:rsidR="00980032" w:rsidRPr="00DA4364" w:rsidTr="001A4A0A">
        <w:tc>
          <w:tcPr>
            <w:tcW w:w="2126" w:type="dxa"/>
            <w:shd w:val="clear" w:color="auto" w:fill="auto"/>
          </w:tcPr>
          <w:p w:rsidR="00980032" w:rsidRPr="00DA4364" w:rsidRDefault="00980032" w:rsidP="001A4A0A">
            <w:r w:rsidRPr="00DA4364">
              <w:t>Primary actors</w:t>
            </w:r>
          </w:p>
        </w:tc>
        <w:tc>
          <w:tcPr>
            <w:tcW w:w="7088" w:type="dxa"/>
            <w:shd w:val="clear" w:color="auto" w:fill="auto"/>
          </w:tcPr>
          <w:p w:rsidR="00980032" w:rsidRDefault="00980032" w:rsidP="001A4A0A">
            <w:r w:rsidRPr="00DA4364">
              <w:t>CSR User</w:t>
            </w:r>
          </w:p>
          <w:p w:rsidR="00980032" w:rsidRPr="00DA4364" w:rsidRDefault="00980032" w:rsidP="001A4A0A">
            <w:r>
              <w:t>Dealer User</w:t>
            </w:r>
          </w:p>
        </w:tc>
      </w:tr>
      <w:tr w:rsidR="00980032" w:rsidRPr="00DA4364" w:rsidTr="001A4A0A">
        <w:tc>
          <w:tcPr>
            <w:tcW w:w="2126" w:type="dxa"/>
            <w:shd w:val="clear" w:color="auto" w:fill="auto"/>
          </w:tcPr>
          <w:p w:rsidR="00980032" w:rsidRPr="00DA4364" w:rsidRDefault="00980032" w:rsidP="001A4A0A">
            <w:r w:rsidRPr="00DA4364">
              <w:t>Summary Goal</w:t>
            </w:r>
          </w:p>
        </w:tc>
        <w:tc>
          <w:tcPr>
            <w:tcW w:w="7088" w:type="dxa"/>
            <w:shd w:val="clear" w:color="auto" w:fill="auto"/>
          </w:tcPr>
          <w:p w:rsidR="00980032" w:rsidRPr="00DA4364" w:rsidRDefault="00980032" w:rsidP="001A4A0A">
            <w:r w:rsidRPr="00DA4364">
              <w:t>This use case allows a user to search and list the cases associated to an account or a subscriber</w:t>
            </w:r>
            <w:r>
              <w:t xml:space="preserve"> or a person</w:t>
            </w:r>
          </w:p>
        </w:tc>
      </w:tr>
      <w:tr w:rsidR="00980032" w:rsidRPr="00DA4364" w:rsidTr="001A4A0A">
        <w:tc>
          <w:tcPr>
            <w:tcW w:w="2126" w:type="dxa"/>
            <w:shd w:val="clear" w:color="auto" w:fill="auto"/>
          </w:tcPr>
          <w:p w:rsidR="00980032" w:rsidRPr="00DA4364" w:rsidRDefault="00980032" w:rsidP="001A4A0A">
            <w:r w:rsidRPr="00DA4364">
              <w:t>Pre-conditions</w:t>
            </w:r>
          </w:p>
        </w:tc>
        <w:tc>
          <w:tcPr>
            <w:tcW w:w="7088" w:type="dxa"/>
            <w:shd w:val="clear" w:color="auto" w:fill="auto"/>
          </w:tcPr>
          <w:p w:rsidR="00980032" w:rsidRPr="00DA4364" w:rsidRDefault="00980032" w:rsidP="001A4A0A"/>
        </w:tc>
      </w:tr>
      <w:tr w:rsidR="00980032" w:rsidRPr="00DA4364" w:rsidTr="001A4A0A">
        <w:tc>
          <w:tcPr>
            <w:tcW w:w="2126" w:type="dxa"/>
            <w:shd w:val="clear" w:color="auto" w:fill="auto"/>
          </w:tcPr>
          <w:p w:rsidR="00980032" w:rsidRPr="00DA4364" w:rsidRDefault="00980032" w:rsidP="001A4A0A">
            <w:r w:rsidRPr="00DA4364">
              <w:t>Trigger</w:t>
            </w:r>
          </w:p>
        </w:tc>
        <w:tc>
          <w:tcPr>
            <w:tcW w:w="7088" w:type="dxa"/>
            <w:shd w:val="clear" w:color="auto" w:fill="auto"/>
          </w:tcPr>
          <w:p w:rsidR="00980032" w:rsidRPr="00DA4364" w:rsidRDefault="00980032" w:rsidP="001A4A0A">
            <w:r w:rsidRPr="00DA4364">
              <w:t>The user has chosen the search or more menu on cases</w:t>
            </w:r>
          </w:p>
        </w:tc>
      </w:tr>
      <w:tr w:rsidR="00980032" w:rsidRPr="00DA4364" w:rsidTr="001A4A0A">
        <w:tc>
          <w:tcPr>
            <w:tcW w:w="2126" w:type="dxa"/>
            <w:shd w:val="clear" w:color="auto" w:fill="auto"/>
          </w:tcPr>
          <w:p w:rsidR="00980032" w:rsidRPr="00DA4364" w:rsidRDefault="00980032" w:rsidP="001A4A0A">
            <w:r w:rsidRPr="00DA4364">
              <w:t>Minimum guarantees</w:t>
            </w:r>
          </w:p>
        </w:tc>
        <w:tc>
          <w:tcPr>
            <w:tcW w:w="7088" w:type="dxa"/>
            <w:shd w:val="clear" w:color="auto" w:fill="auto"/>
          </w:tcPr>
          <w:p w:rsidR="00980032" w:rsidRPr="00DA4364" w:rsidRDefault="00980032" w:rsidP="001A4A0A">
            <w:r w:rsidRPr="00DA4364">
              <w:t>A message indicate to the user the reason why the case list can't be access</w:t>
            </w:r>
          </w:p>
        </w:tc>
      </w:tr>
      <w:tr w:rsidR="00980032" w:rsidRPr="00DA4364" w:rsidTr="001A4A0A">
        <w:tc>
          <w:tcPr>
            <w:tcW w:w="2126" w:type="dxa"/>
            <w:shd w:val="clear" w:color="auto" w:fill="auto"/>
          </w:tcPr>
          <w:p w:rsidR="00980032" w:rsidRPr="00DA4364" w:rsidRDefault="00980032" w:rsidP="001A4A0A">
            <w:r w:rsidRPr="00DA4364">
              <w:t>Success guarantees</w:t>
            </w:r>
          </w:p>
        </w:tc>
        <w:tc>
          <w:tcPr>
            <w:tcW w:w="7088" w:type="dxa"/>
            <w:shd w:val="clear" w:color="auto" w:fill="auto"/>
          </w:tcPr>
          <w:p w:rsidR="00980032" w:rsidRPr="00DA4364" w:rsidRDefault="00980032" w:rsidP="001A4A0A">
            <w:r w:rsidRPr="00DA4364">
              <w:t>The list of cases corresponding to the user search criteria is displayed</w:t>
            </w:r>
          </w:p>
        </w:tc>
      </w:tr>
      <w:tr w:rsidR="00980032" w:rsidRPr="00DA4364" w:rsidTr="001A4A0A">
        <w:tc>
          <w:tcPr>
            <w:tcW w:w="2126" w:type="dxa"/>
            <w:shd w:val="clear" w:color="auto" w:fill="auto"/>
          </w:tcPr>
          <w:p w:rsidR="00980032" w:rsidRPr="00DA4364" w:rsidRDefault="00980032" w:rsidP="001A4A0A">
            <w:r w:rsidRPr="00DA4364">
              <w:t>Normal Flow</w:t>
            </w:r>
          </w:p>
        </w:tc>
        <w:tc>
          <w:tcPr>
            <w:tcW w:w="7088" w:type="dxa"/>
            <w:shd w:val="clear" w:color="auto" w:fill="auto"/>
          </w:tcPr>
          <w:p w:rsidR="00980032" w:rsidRDefault="00980032" w:rsidP="00970393">
            <w:pPr>
              <w:pStyle w:val="Body"/>
              <w:numPr>
                <w:ilvl w:val="0"/>
                <w:numId w:val="75"/>
              </w:numPr>
            </w:pPr>
            <w:r>
              <w:t>The application displays a search page allowing the user to search cases by :</w:t>
            </w:r>
          </w:p>
          <w:p w:rsidR="00980032" w:rsidRDefault="00980032" w:rsidP="00970393">
            <w:pPr>
              <w:pStyle w:val="Body"/>
              <w:numPr>
                <w:ilvl w:val="1"/>
                <w:numId w:val="75"/>
              </w:numPr>
            </w:pPr>
            <w:r>
              <w:t>Contextual persona</w:t>
            </w:r>
          </w:p>
          <w:p w:rsidR="00980032" w:rsidRDefault="00980032" w:rsidP="00970393">
            <w:pPr>
              <w:pStyle w:val="Body"/>
              <w:numPr>
                <w:ilvl w:val="1"/>
                <w:numId w:val="75"/>
              </w:numPr>
            </w:pPr>
            <w:r>
              <w:t>Case Id</w:t>
            </w:r>
          </w:p>
          <w:p w:rsidR="00980032" w:rsidRDefault="00980032" w:rsidP="00970393">
            <w:pPr>
              <w:pStyle w:val="Body"/>
              <w:numPr>
                <w:ilvl w:val="1"/>
                <w:numId w:val="75"/>
              </w:numPr>
            </w:pPr>
            <w:r>
              <w:t>Case Type</w:t>
            </w:r>
          </w:p>
          <w:p w:rsidR="00980032" w:rsidRDefault="00980032" w:rsidP="00970393">
            <w:pPr>
              <w:pStyle w:val="Body"/>
              <w:numPr>
                <w:ilvl w:val="1"/>
                <w:numId w:val="75"/>
              </w:numPr>
            </w:pPr>
            <w:r>
              <w:t>Problem Area</w:t>
            </w:r>
          </w:p>
          <w:p w:rsidR="00980032" w:rsidRDefault="00980032" w:rsidP="00970393">
            <w:pPr>
              <w:pStyle w:val="Body"/>
              <w:numPr>
                <w:ilvl w:val="1"/>
                <w:numId w:val="75"/>
              </w:numPr>
            </w:pPr>
            <w:r>
              <w:t>From/To creation date</w:t>
            </w:r>
          </w:p>
          <w:p w:rsidR="00980032" w:rsidRDefault="00980032" w:rsidP="00970393">
            <w:pPr>
              <w:pStyle w:val="Body"/>
              <w:numPr>
                <w:ilvl w:val="1"/>
                <w:numId w:val="75"/>
              </w:numPr>
            </w:pPr>
            <w:r>
              <w:t>Status</w:t>
            </w:r>
          </w:p>
          <w:p w:rsidR="00980032" w:rsidRDefault="00980032" w:rsidP="00970393">
            <w:pPr>
              <w:pStyle w:val="Body"/>
              <w:numPr>
                <w:ilvl w:val="1"/>
                <w:numId w:val="75"/>
              </w:numPr>
            </w:pPr>
            <w:r>
              <w:t>Justification Status</w:t>
            </w:r>
          </w:p>
          <w:p w:rsidR="00980032" w:rsidRDefault="00980032" w:rsidP="00970393">
            <w:pPr>
              <w:pStyle w:val="Body"/>
              <w:numPr>
                <w:ilvl w:val="1"/>
                <w:numId w:val="75"/>
              </w:numPr>
            </w:pPr>
            <w:r>
              <w:t>Account Only</w:t>
            </w:r>
          </w:p>
          <w:p w:rsidR="00980032" w:rsidRDefault="00980032" w:rsidP="00970393">
            <w:pPr>
              <w:pStyle w:val="Body"/>
              <w:numPr>
                <w:ilvl w:val="1"/>
                <w:numId w:val="75"/>
              </w:numPr>
            </w:pPr>
            <w:r>
              <w:t>Extended Cases</w:t>
            </w:r>
          </w:p>
          <w:p w:rsidR="00980032" w:rsidRDefault="00980032" w:rsidP="00970393">
            <w:pPr>
              <w:pStyle w:val="Body"/>
              <w:numPr>
                <w:ilvl w:val="1"/>
                <w:numId w:val="75"/>
              </w:numPr>
            </w:pPr>
            <w:r>
              <w:t xml:space="preserve"> External ID</w:t>
            </w:r>
          </w:p>
          <w:p w:rsidR="00980032" w:rsidRDefault="00980032" w:rsidP="00970393">
            <w:pPr>
              <w:pStyle w:val="Body"/>
              <w:numPr>
                <w:ilvl w:val="0"/>
                <w:numId w:val="75"/>
              </w:numPr>
            </w:pPr>
            <w:r>
              <w:t>The user enters his search criteria and validate</w:t>
            </w:r>
          </w:p>
          <w:p w:rsidR="00980032" w:rsidRPr="00DA4364" w:rsidRDefault="00980032" w:rsidP="00970393">
            <w:pPr>
              <w:pStyle w:val="Body"/>
              <w:numPr>
                <w:ilvl w:val="0"/>
                <w:numId w:val="75"/>
              </w:numPr>
            </w:pPr>
            <w:r w:rsidRPr="00DA4364">
              <w:t>The application displays sorted by date with latest modify cases at the top a list of case related to the current account with the following information (A1):</w:t>
            </w:r>
          </w:p>
          <w:p w:rsidR="00980032" w:rsidRDefault="00980032" w:rsidP="001A4A0A">
            <w:pPr>
              <w:ind w:left="1152"/>
            </w:pPr>
            <w:r w:rsidRPr="00DA4364">
              <w:rPr>
                <w:rFonts w:ascii="Symbol" w:hAnsi="Symbol" w:cs="Symbol"/>
              </w:rPr>
              <w:t></w:t>
            </w:r>
            <w:r w:rsidRPr="00DA4364">
              <w:rPr>
                <w:rFonts w:ascii="Symbol" w:hAnsi="Symbol" w:cs="Symbol"/>
              </w:rPr>
              <w:tab/>
            </w:r>
            <w:r w:rsidRPr="00DA4364">
              <w:t>Case reference</w:t>
            </w:r>
          </w:p>
          <w:p w:rsidR="00980032" w:rsidRDefault="00980032" w:rsidP="00970393">
            <w:pPr>
              <w:numPr>
                <w:ilvl w:val="0"/>
                <w:numId w:val="72"/>
              </w:numPr>
              <w:ind w:left="1512"/>
            </w:pPr>
            <w:r>
              <w:t xml:space="preserve">Attachment icon </w:t>
            </w:r>
          </w:p>
          <w:p w:rsidR="00980032" w:rsidRPr="00DA4364" w:rsidRDefault="00980032" w:rsidP="00970393">
            <w:pPr>
              <w:numPr>
                <w:ilvl w:val="0"/>
                <w:numId w:val="72"/>
              </w:numPr>
              <w:ind w:left="1512"/>
            </w:pPr>
            <w:r w:rsidRPr="00DA4364">
              <w:t xml:space="preserve">Case External reference </w:t>
            </w:r>
            <w:proofErr w:type="gramStart"/>
            <w:r w:rsidRPr="00DA4364">
              <w:t>Id</w:t>
            </w:r>
            <w:r>
              <w:t xml:space="preserve"> ??</w:t>
            </w:r>
            <w:proofErr w:type="gramEnd"/>
          </w:p>
          <w:p w:rsidR="00980032" w:rsidRPr="00DA4364" w:rsidRDefault="00980032" w:rsidP="001A4A0A">
            <w:pPr>
              <w:ind w:left="1152"/>
            </w:pPr>
            <w:r w:rsidRPr="00DA4364">
              <w:rPr>
                <w:rFonts w:ascii="Symbol" w:hAnsi="Symbol" w:cs="Symbol"/>
              </w:rPr>
              <w:t></w:t>
            </w:r>
            <w:r w:rsidRPr="00DA4364">
              <w:rPr>
                <w:rFonts w:ascii="Symbol" w:hAnsi="Symbol" w:cs="Symbol"/>
              </w:rPr>
              <w:tab/>
            </w:r>
            <w:r w:rsidRPr="00DA4364">
              <w:t xml:space="preserve">Case creation </w:t>
            </w:r>
            <w:proofErr w:type="gramStart"/>
            <w:r w:rsidRPr="00DA4364">
              <w:t>date</w:t>
            </w:r>
            <w:r>
              <w:t xml:space="preserve"> ??</w:t>
            </w:r>
            <w:proofErr w:type="gramEnd"/>
          </w:p>
          <w:p w:rsidR="00980032" w:rsidRPr="00DA4364" w:rsidRDefault="00980032" w:rsidP="001A4A0A">
            <w:pPr>
              <w:ind w:left="1152"/>
            </w:pPr>
            <w:r w:rsidRPr="00DA4364">
              <w:rPr>
                <w:rFonts w:ascii="Symbol" w:hAnsi="Symbol" w:cs="Symbol"/>
              </w:rPr>
              <w:t></w:t>
            </w:r>
            <w:r w:rsidRPr="00DA4364">
              <w:rPr>
                <w:rFonts w:ascii="Symbol" w:hAnsi="Symbol" w:cs="Symbol"/>
              </w:rPr>
              <w:tab/>
            </w:r>
            <w:r w:rsidRPr="00DA4364">
              <w:t>Case modification date</w:t>
            </w:r>
          </w:p>
          <w:p w:rsidR="00980032" w:rsidRPr="00DA4364" w:rsidRDefault="00980032" w:rsidP="001A4A0A">
            <w:pPr>
              <w:ind w:left="1152"/>
            </w:pPr>
            <w:r w:rsidRPr="00DA4364">
              <w:rPr>
                <w:rFonts w:ascii="Symbol" w:hAnsi="Symbol" w:cs="Symbol"/>
              </w:rPr>
              <w:t></w:t>
            </w:r>
            <w:r w:rsidRPr="00DA4364">
              <w:rPr>
                <w:rFonts w:ascii="Symbol" w:hAnsi="Symbol" w:cs="Symbol"/>
              </w:rPr>
              <w:tab/>
            </w:r>
            <w:r w:rsidRPr="00DA4364">
              <w:t>Case type</w:t>
            </w:r>
          </w:p>
          <w:p w:rsidR="00980032" w:rsidRPr="00DA4364" w:rsidRDefault="00980032" w:rsidP="001A4A0A">
            <w:pPr>
              <w:ind w:left="1152"/>
            </w:pPr>
            <w:r w:rsidRPr="00DA4364">
              <w:rPr>
                <w:rFonts w:ascii="Symbol" w:hAnsi="Symbol" w:cs="Symbol"/>
              </w:rPr>
              <w:t></w:t>
            </w:r>
            <w:r w:rsidRPr="00DA4364">
              <w:rPr>
                <w:rFonts w:ascii="Symbol" w:hAnsi="Symbol" w:cs="Symbol"/>
              </w:rPr>
              <w:tab/>
            </w:r>
            <w:r w:rsidRPr="00E66F3D">
              <w:rPr>
                <w:strike/>
              </w:rPr>
              <w:t>Case problem area</w:t>
            </w:r>
          </w:p>
          <w:p w:rsidR="00980032" w:rsidRDefault="00980032" w:rsidP="001A4A0A">
            <w:pPr>
              <w:ind w:left="1152"/>
              <w:rPr>
                <w:strike/>
              </w:rPr>
            </w:pPr>
            <w:r w:rsidRPr="00DA4364">
              <w:rPr>
                <w:rFonts w:ascii="Symbol" w:hAnsi="Symbol" w:cs="Symbol"/>
              </w:rPr>
              <w:t></w:t>
            </w:r>
            <w:r w:rsidRPr="00DA4364">
              <w:t xml:space="preserve"> </w:t>
            </w:r>
            <w:r>
              <w:t xml:space="preserve">  </w:t>
            </w:r>
            <w:r w:rsidRPr="008756F4">
              <w:rPr>
                <w:strike/>
              </w:rPr>
              <w:t>Account Id</w:t>
            </w:r>
          </w:p>
          <w:p w:rsidR="00980032" w:rsidRPr="00E66F3D" w:rsidRDefault="00980032" w:rsidP="00970393">
            <w:pPr>
              <w:numPr>
                <w:ilvl w:val="0"/>
                <w:numId w:val="76"/>
              </w:numPr>
            </w:pPr>
            <w:r w:rsidRPr="00E66F3D">
              <w:t>Reported By person</w:t>
            </w:r>
          </w:p>
          <w:p w:rsidR="00980032" w:rsidRPr="00E66F3D" w:rsidRDefault="00980032" w:rsidP="00970393">
            <w:pPr>
              <w:numPr>
                <w:ilvl w:val="0"/>
                <w:numId w:val="76"/>
              </w:numPr>
              <w:rPr>
                <w:rFonts w:ascii="Symbol" w:hAnsi="Symbol" w:cs="Symbol"/>
              </w:rPr>
            </w:pPr>
            <w:r w:rsidRPr="00E66F3D">
              <w:t>Affected person</w:t>
            </w:r>
            <w:r w:rsidRPr="00E66F3D">
              <w:rPr>
                <w:rFonts w:ascii="Symbol" w:hAnsi="Symbol" w:cs="Symbol"/>
              </w:rPr>
              <w:tab/>
            </w:r>
          </w:p>
          <w:p w:rsidR="00980032" w:rsidRDefault="00980032" w:rsidP="00970393">
            <w:pPr>
              <w:numPr>
                <w:ilvl w:val="0"/>
                <w:numId w:val="74"/>
              </w:numPr>
              <w:ind w:left="1512"/>
            </w:pPr>
            <w:r w:rsidRPr="00DA4364">
              <w:t xml:space="preserve">Subscriber Id(A2) </w:t>
            </w:r>
          </w:p>
          <w:p w:rsidR="00980032" w:rsidRPr="00DA4364" w:rsidRDefault="00980032" w:rsidP="00970393">
            <w:pPr>
              <w:numPr>
                <w:ilvl w:val="0"/>
                <w:numId w:val="73"/>
              </w:numPr>
              <w:ind w:left="1512"/>
            </w:pPr>
            <w:r w:rsidRPr="00DA4364">
              <w:t>Associated case items flag</w:t>
            </w:r>
          </w:p>
          <w:p w:rsidR="00980032" w:rsidRPr="00DA4364" w:rsidRDefault="00980032" w:rsidP="001A4A0A">
            <w:pPr>
              <w:ind w:left="1152"/>
            </w:pPr>
            <w:r w:rsidRPr="00DA4364">
              <w:rPr>
                <w:rFonts w:ascii="Symbol" w:hAnsi="Symbol" w:cs="Symbol"/>
              </w:rPr>
              <w:t></w:t>
            </w:r>
            <w:r w:rsidRPr="00DA4364">
              <w:rPr>
                <w:rFonts w:ascii="Symbol" w:hAnsi="Symbol" w:cs="Symbol"/>
              </w:rPr>
              <w:tab/>
            </w:r>
            <w:r w:rsidRPr="00DA4364">
              <w:t>Case description</w:t>
            </w:r>
          </w:p>
          <w:p w:rsidR="00980032" w:rsidRPr="00DA4364" w:rsidRDefault="00980032" w:rsidP="001A4A0A">
            <w:pPr>
              <w:ind w:left="1152"/>
            </w:pPr>
            <w:r w:rsidRPr="00DA4364">
              <w:rPr>
                <w:rFonts w:ascii="Symbol" w:hAnsi="Symbol" w:cs="Symbol"/>
              </w:rPr>
              <w:t></w:t>
            </w:r>
            <w:r w:rsidRPr="00DA4364">
              <w:rPr>
                <w:rFonts w:ascii="Symbol" w:hAnsi="Symbol" w:cs="Symbol"/>
              </w:rPr>
              <w:tab/>
            </w:r>
            <w:r w:rsidRPr="00DA4364">
              <w:t>Case Status</w:t>
            </w:r>
          </w:p>
          <w:p w:rsidR="00980032" w:rsidRDefault="00980032" w:rsidP="001A4A0A">
            <w:pPr>
              <w:ind w:left="1152"/>
            </w:pPr>
            <w:r w:rsidRPr="00DA4364">
              <w:rPr>
                <w:rFonts w:ascii="Symbol" w:hAnsi="Symbol" w:cs="Symbol"/>
              </w:rPr>
              <w:t></w:t>
            </w:r>
            <w:r w:rsidRPr="00DA4364">
              <w:rPr>
                <w:rFonts w:ascii="Symbol" w:hAnsi="Symbol" w:cs="Symbol"/>
              </w:rPr>
              <w:tab/>
            </w:r>
            <w:r w:rsidRPr="00DA4364">
              <w:t>Case justification status</w:t>
            </w:r>
          </w:p>
          <w:p w:rsidR="00980032" w:rsidRPr="00A37B7C" w:rsidRDefault="00980032" w:rsidP="00970393">
            <w:pPr>
              <w:numPr>
                <w:ilvl w:val="0"/>
                <w:numId w:val="75"/>
              </w:numPr>
              <w:rPr>
                <w:color w:val="000000"/>
              </w:rPr>
            </w:pPr>
            <w:r w:rsidRPr="00A37B7C">
              <w:rPr>
                <w:color w:val="000000"/>
              </w:rPr>
              <w:t>The user selects a problem</w:t>
            </w:r>
          </w:p>
          <w:p w:rsidR="00980032" w:rsidRPr="00DA4364" w:rsidRDefault="00980032" w:rsidP="00970393">
            <w:pPr>
              <w:numPr>
                <w:ilvl w:val="0"/>
                <w:numId w:val="75"/>
              </w:numPr>
            </w:pPr>
            <w:r w:rsidRPr="00A37B7C">
              <w:rPr>
                <w:color w:val="000000"/>
              </w:rPr>
              <w:t>The application displays the selected case according the view case Use case</w:t>
            </w:r>
          </w:p>
        </w:tc>
      </w:tr>
      <w:tr w:rsidR="00980032" w:rsidRPr="00DA4364" w:rsidTr="001A4A0A">
        <w:tc>
          <w:tcPr>
            <w:tcW w:w="2126" w:type="dxa"/>
            <w:shd w:val="clear" w:color="auto" w:fill="auto"/>
          </w:tcPr>
          <w:p w:rsidR="00980032" w:rsidRPr="00DA4364" w:rsidRDefault="00980032" w:rsidP="001A4A0A">
            <w:r w:rsidRPr="00DA4364">
              <w:t>Alternative Flow</w:t>
            </w:r>
          </w:p>
        </w:tc>
        <w:tc>
          <w:tcPr>
            <w:tcW w:w="7088" w:type="dxa"/>
            <w:shd w:val="clear" w:color="auto" w:fill="auto"/>
          </w:tcPr>
          <w:p w:rsidR="00980032" w:rsidRPr="00DA4364" w:rsidRDefault="00980032" w:rsidP="001A4A0A">
            <w:r w:rsidRPr="00DA4364">
              <w:t>A1 : The CRM is not available</w:t>
            </w:r>
          </w:p>
          <w:p w:rsidR="00980032" w:rsidRPr="00DA4364" w:rsidRDefault="00980032" w:rsidP="001A4A0A">
            <w:pPr>
              <w:ind w:left="720"/>
            </w:pPr>
            <w:r w:rsidRPr="00DA4364">
              <w:t>1.</w:t>
            </w:r>
            <w:r w:rsidRPr="00DA4364">
              <w:tab/>
              <w:t>The application displays a message indicating to the user fact that for a technical reason it is not able to retrieve the list of cases</w:t>
            </w:r>
          </w:p>
          <w:p w:rsidR="00980032" w:rsidRPr="00DA4364" w:rsidRDefault="00980032" w:rsidP="001A4A0A">
            <w:pPr>
              <w:ind w:left="720"/>
            </w:pPr>
            <w:r w:rsidRPr="00DA4364">
              <w:t>2.</w:t>
            </w:r>
            <w:r w:rsidRPr="00DA4364">
              <w:tab/>
              <w:t>The user click OK</w:t>
            </w:r>
          </w:p>
          <w:p w:rsidR="00980032" w:rsidRPr="00DA4364" w:rsidRDefault="00980032" w:rsidP="001A4A0A">
            <w:pPr>
              <w:ind w:left="720"/>
            </w:pPr>
            <w:r w:rsidRPr="00DA4364">
              <w:t>3.</w:t>
            </w:r>
            <w:r w:rsidRPr="00DA4364">
              <w:tab/>
              <w:t>The application redirects the user to step 1</w:t>
            </w:r>
          </w:p>
          <w:p w:rsidR="00980032" w:rsidRPr="00DA4364" w:rsidRDefault="00980032" w:rsidP="001A4A0A">
            <w:r w:rsidRPr="00DA4364">
              <w:t>A2 : More than one subscriber is attached to the case</w:t>
            </w:r>
          </w:p>
          <w:p w:rsidR="00980032" w:rsidRPr="00DA4364" w:rsidRDefault="00980032" w:rsidP="001A4A0A">
            <w:pPr>
              <w:ind w:left="720"/>
            </w:pPr>
            <w:r w:rsidRPr="00DA4364">
              <w:t>1.</w:t>
            </w:r>
            <w:r w:rsidRPr="00DA4364">
              <w:tab/>
              <w:t xml:space="preserve">The application display a "multiple" label instead of the subscriber primary external id </w:t>
            </w:r>
          </w:p>
        </w:tc>
      </w:tr>
    </w:tbl>
    <w:p w:rsidR="00980032" w:rsidRDefault="00980032" w:rsidP="00A974DD">
      <w:pPr>
        <w:pStyle w:val="Heading4"/>
      </w:pPr>
      <w:bookmarkStart w:id="457" w:name="_Toc364961225"/>
      <w:r>
        <w:t>CM</w:t>
      </w:r>
      <w:ins w:id="458" w:author="Comverse" w:date="2013-06-27T20:27:00Z">
        <w:r w:rsidR="00A974DD">
          <w:t>0005</w:t>
        </w:r>
      </w:ins>
      <w:del w:id="459" w:author="Comverse" w:date="2013-06-27T20:27:00Z">
        <w:r w:rsidDel="00A974DD">
          <w:delText>-6.1</w:delText>
        </w:r>
      </w:del>
      <w:r>
        <w:t xml:space="preserve"> - </w:t>
      </w:r>
      <w:r w:rsidRPr="00DA4364">
        <w:t>List Cases</w:t>
      </w:r>
      <w:r w:rsidR="00183C56">
        <w:t xml:space="preserve"> - for Business</w:t>
      </w:r>
      <w:bookmarkEnd w:id="45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BF"/>
      </w:tblPr>
      <w:tblGrid>
        <w:gridCol w:w="2225"/>
        <w:gridCol w:w="7201"/>
      </w:tblGrid>
      <w:tr w:rsidR="00980032" w:rsidRPr="00DA4364" w:rsidTr="001A4A0A">
        <w:tc>
          <w:tcPr>
            <w:tcW w:w="2225" w:type="dxa"/>
            <w:shd w:val="clear" w:color="auto" w:fill="auto"/>
          </w:tcPr>
          <w:p w:rsidR="00980032" w:rsidRPr="00DA4364" w:rsidRDefault="00980032" w:rsidP="001A4A0A">
            <w:r w:rsidRPr="00DA4364">
              <w:t>List Cases</w:t>
            </w:r>
          </w:p>
        </w:tc>
        <w:tc>
          <w:tcPr>
            <w:tcW w:w="7201" w:type="dxa"/>
            <w:shd w:val="clear" w:color="auto" w:fill="auto"/>
          </w:tcPr>
          <w:p w:rsidR="00980032" w:rsidRPr="00DA4364" w:rsidRDefault="00980032" w:rsidP="00A974DD">
            <w:r w:rsidRPr="00DA4364">
              <w:t>CM</w:t>
            </w:r>
            <w:ins w:id="460" w:author="Comverse" w:date="2013-06-27T20:28:00Z">
              <w:r w:rsidR="00A974DD">
                <w:t>0005</w:t>
              </w:r>
            </w:ins>
            <w:del w:id="461" w:author="Comverse" w:date="2013-06-27T20:28:00Z">
              <w:r w:rsidRPr="00DA4364" w:rsidDel="00A974DD">
                <w:delText>-6.1</w:delText>
              </w:r>
            </w:del>
            <w:r w:rsidRPr="00DA4364">
              <w:t xml:space="preserve"> </w:t>
            </w:r>
          </w:p>
        </w:tc>
      </w:tr>
      <w:tr w:rsidR="00980032" w:rsidRPr="00DA4364" w:rsidTr="001A4A0A">
        <w:tc>
          <w:tcPr>
            <w:tcW w:w="2225" w:type="dxa"/>
            <w:shd w:val="clear" w:color="auto" w:fill="auto"/>
          </w:tcPr>
          <w:p w:rsidR="00980032" w:rsidRPr="00DA4364" w:rsidRDefault="00980032" w:rsidP="001A4A0A">
            <w:r w:rsidRPr="00DA4364">
              <w:t>Primary actors</w:t>
            </w:r>
          </w:p>
        </w:tc>
        <w:tc>
          <w:tcPr>
            <w:tcW w:w="7201" w:type="dxa"/>
            <w:shd w:val="clear" w:color="auto" w:fill="auto"/>
          </w:tcPr>
          <w:p w:rsidR="00980032" w:rsidRPr="00F22EB9" w:rsidRDefault="00980032" w:rsidP="001A4A0A">
            <w:pPr>
              <w:rPr>
                <w:strike/>
                <w:color w:val="FF0000"/>
              </w:rPr>
            </w:pPr>
            <w:r w:rsidRPr="00F22EB9">
              <w:rPr>
                <w:strike/>
                <w:color w:val="FF0000"/>
              </w:rPr>
              <w:t>CSR User</w:t>
            </w:r>
          </w:p>
          <w:p w:rsidR="00980032" w:rsidRDefault="00980032" w:rsidP="001A4A0A">
            <w:r w:rsidRPr="00DA4364">
              <w:t>B2B User</w:t>
            </w:r>
          </w:p>
          <w:p w:rsidR="00980032" w:rsidRPr="00F22EB9" w:rsidRDefault="00980032" w:rsidP="001A4A0A">
            <w:pPr>
              <w:rPr>
                <w:strike/>
                <w:color w:val="FF0000"/>
              </w:rPr>
            </w:pPr>
            <w:r w:rsidRPr="00F22EB9">
              <w:rPr>
                <w:strike/>
                <w:color w:val="FF0000"/>
              </w:rPr>
              <w:t>Dealer User</w:t>
            </w:r>
          </w:p>
        </w:tc>
      </w:tr>
      <w:tr w:rsidR="00980032" w:rsidRPr="00DA4364" w:rsidTr="001A4A0A">
        <w:tc>
          <w:tcPr>
            <w:tcW w:w="2225" w:type="dxa"/>
            <w:shd w:val="clear" w:color="auto" w:fill="auto"/>
          </w:tcPr>
          <w:p w:rsidR="00980032" w:rsidRPr="00DA4364" w:rsidRDefault="00980032" w:rsidP="001A4A0A">
            <w:r w:rsidRPr="00DA4364">
              <w:t>Summary Goal</w:t>
            </w:r>
          </w:p>
        </w:tc>
        <w:tc>
          <w:tcPr>
            <w:tcW w:w="7201" w:type="dxa"/>
            <w:shd w:val="clear" w:color="auto" w:fill="auto"/>
          </w:tcPr>
          <w:p w:rsidR="00980032" w:rsidRPr="00DA4364" w:rsidRDefault="00980032" w:rsidP="001A4A0A">
            <w:r w:rsidRPr="00DA4364">
              <w:t>This use case allows a user to search and list the cases associated to an account or a subscriber</w:t>
            </w:r>
          </w:p>
        </w:tc>
      </w:tr>
      <w:tr w:rsidR="00980032" w:rsidRPr="00DA4364" w:rsidTr="001A4A0A">
        <w:tc>
          <w:tcPr>
            <w:tcW w:w="2225" w:type="dxa"/>
            <w:shd w:val="clear" w:color="auto" w:fill="auto"/>
          </w:tcPr>
          <w:p w:rsidR="00980032" w:rsidRPr="00DA4364" w:rsidRDefault="00980032" w:rsidP="001A4A0A">
            <w:r w:rsidRPr="00DA4364">
              <w:t>Pre-conditions</w:t>
            </w:r>
          </w:p>
        </w:tc>
        <w:tc>
          <w:tcPr>
            <w:tcW w:w="7201" w:type="dxa"/>
            <w:shd w:val="clear" w:color="auto" w:fill="auto"/>
          </w:tcPr>
          <w:p w:rsidR="00980032" w:rsidRPr="00DA4364" w:rsidRDefault="00980032" w:rsidP="001A4A0A"/>
        </w:tc>
      </w:tr>
      <w:tr w:rsidR="00980032" w:rsidRPr="00DA4364" w:rsidTr="001A4A0A">
        <w:tc>
          <w:tcPr>
            <w:tcW w:w="2225" w:type="dxa"/>
            <w:shd w:val="clear" w:color="auto" w:fill="auto"/>
          </w:tcPr>
          <w:p w:rsidR="00980032" w:rsidRPr="00DA4364" w:rsidRDefault="00980032" w:rsidP="001A4A0A">
            <w:r w:rsidRPr="00DA4364">
              <w:t>Trigger</w:t>
            </w:r>
          </w:p>
        </w:tc>
        <w:tc>
          <w:tcPr>
            <w:tcW w:w="7201" w:type="dxa"/>
            <w:shd w:val="clear" w:color="auto" w:fill="auto"/>
          </w:tcPr>
          <w:p w:rsidR="00980032" w:rsidRPr="00DA4364" w:rsidRDefault="00980032" w:rsidP="001A4A0A">
            <w:r w:rsidRPr="00DA4364">
              <w:t>The user has chosen the search or more menu on cases</w:t>
            </w:r>
          </w:p>
        </w:tc>
      </w:tr>
      <w:tr w:rsidR="00980032" w:rsidRPr="00DA4364" w:rsidTr="001A4A0A">
        <w:tc>
          <w:tcPr>
            <w:tcW w:w="2225" w:type="dxa"/>
            <w:shd w:val="clear" w:color="auto" w:fill="auto"/>
          </w:tcPr>
          <w:p w:rsidR="00980032" w:rsidRPr="00DA4364" w:rsidRDefault="00980032" w:rsidP="001A4A0A">
            <w:r w:rsidRPr="00DA4364">
              <w:t>Minimum guarantees</w:t>
            </w:r>
          </w:p>
        </w:tc>
        <w:tc>
          <w:tcPr>
            <w:tcW w:w="7201" w:type="dxa"/>
            <w:shd w:val="clear" w:color="auto" w:fill="auto"/>
          </w:tcPr>
          <w:p w:rsidR="00980032" w:rsidRPr="00DA4364" w:rsidRDefault="00980032" w:rsidP="001A4A0A">
            <w:r w:rsidRPr="00DA4364">
              <w:t>A message indicate to the user the reason why the case list can't be access</w:t>
            </w:r>
          </w:p>
        </w:tc>
      </w:tr>
      <w:tr w:rsidR="00980032" w:rsidRPr="00DA4364" w:rsidTr="001A4A0A">
        <w:tc>
          <w:tcPr>
            <w:tcW w:w="2225" w:type="dxa"/>
            <w:shd w:val="clear" w:color="auto" w:fill="auto"/>
          </w:tcPr>
          <w:p w:rsidR="00980032" w:rsidRPr="00DA4364" w:rsidRDefault="00980032" w:rsidP="001A4A0A">
            <w:r w:rsidRPr="00DA4364">
              <w:t>Success guarantees</w:t>
            </w:r>
          </w:p>
        </w:tc>
        <w:tc>
          <w:tcPr>
            <w:tcW w:w="7201" w:type="dxa"/>
            <w:shd w:val="clear" w:color="auto" w:fill="auto"/>
          </w:tcPr>
          <w:p w:rsidR="00980032" w:rsidRPr="00DA4364" w:rsidRDefault="00980032" w:rsidP="001A4A0A">
            <w:r w:rsidRPr="00DA4364">
              <w:t>The list of cases corresponding to the user search criteria is displayed</w:t>
            </w:r>
          </w:p>
        </w:tc>
      </w:tr>
      <w:tr w:rsidR="00980032" w:rsidRPr="00DA4364" w:rsidTr="001A4A0A">
        <w:tc>
          <w:tcPr>
            <w:tcW w:w="2225" w:type="dxa"/>
            <w:shd w:val="clear" w:color="auto" w:fill="auto"/>
          </w:tcPr>
          <w:p w:rsidR="00980032" w:rsidRPr="00DA4364" w:rsidRDefault="00980032" w:rsidP="001A4A0A">
            <w:r w:rsidRPr="00DA4364">
              <w:t>Normal Flow</w:t>
            </w:r>
          </w:p>
        </w:tc>
        <w:tc>
          <w:tcPr>
            <w:tcW w:w="7201" w:type="dxa"/>
            <w:shd w:val="clear" w:color="auto" w:fill="auto"/>
          </w:tcPr>
          <w:p w:rsidR="00980032" w:rsidRPr="00DA4364" w:rsidRDefault="00980032" w:rsidP="001A4A0A">
            <w:pPr>
              <w:ind w:left="1080"/>
            </w:pPr>
            <w:r w:rsidRPr="00DA4364">
              <w:t>1.</w:t>
            </w:r>
            <w:r w:rsidRPr="00DA4364">
              <w:tab/>
              <w:t>The application displays sorted by date with latest modify cases at the top a list of case related to the current account with the following information (A1):</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reference</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External reference Id</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creation date</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modification date</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type</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problem area</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Subscriber Id(A2)</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description</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Status</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Case justification status</w:t>
            </w:r>
          </w:p>
          <w:p w:rsidR="00980032" w:rsidRPr="00DA4364" w:rsidRDefault="00980032" w:rsidP="001A4A0A">
            <w:pPr>
              <w:ind w:left="1512"/>
            </w:pPr>
            <w:r w:rsidRPr="00DA4364">
              <w:rPr>
                <w:rFonts w:ascii="Symbol" w:hAnsi="Symbol" w:cs="Symbol"/>
              </w:rPr>
              <w:t></w:t>
            </w:r>
            <w:r w:rsidRPr="00DA4364">
              <w:rPr>
                <w:rFonts w:ascii="Symbol" w:hAnsi="Symbol" w:cs="Symbol"/>
              </w:rPr>
              <w:tab/>
            </w:r>
            <w:r w:rsidRPr="00DA4364">
              <w:t>Associated case items flag</w:t>
            </w:r>
          </w:p>
          <w:p w:rsidR="00980032" w:rsidRPr="00DA4364" w:rsidRDefault="00980032" w:rsidP="001A4A0A">
            <w:pPr>
              <w:ind w:left="1080"/>
            </w:pPr>
            <w:r w:rsidRPr="00DA4364">
              <w:t>2.</w:t>
            </w:r>
            <w:r w:rsidRPr="00DA4364">
              <w:tab/>
              <w:t>The user selects a problem</w:t>
            </w:r>
          </w:p>
          <w:p w:rsidR="00980032" w:rsidRPr="00DA4364" w:rsidRDefault="00980032" w:rsidP="001A4A0A">
            <w:pPr>
              <w:ind w:left="1080"/>
            </w:pPr>
            <w:r w:rsidRPr="00DA4364">
              <w:t>3.</w:t>
            </w:r>
            <w:r w:rsidRPr="00DA4364">
              <w:tab/>
              <w:t>The application displays the selected case according the view case Use case</w:t>
            </w:r>
          </w:p>
        </w:tc>
      </w:tr>
      <w:tr w:rsidR="00980032" w:rsidRPr="00DA4364" w:rsidTr="001A4A0A">
        <w:tc>
          <w:tcPr>
            <w:tcW w:w="2225" w:type="dxa"/>
            <w:shd w:val="clear" w:color="auto" w:fill="auto"/>
          </w:tcPr>
          <w:p w:rsidR="00980032" w:rsidRPr="00DA4364" w:rsidRDefault="00980032" w:rsidP="001A4A0A">
            <w:r w:rsidRPr="00DA4364">
              <w:t>Alternative Flow</w:t>
            </w:r>
          </w:p>
        </w:tc>
        <w:tc>
          <w:tcPr>
            <w:tcW w:w="7201" w:type="dxa"/>
            <w:shd w:val="clear" w:color="auto" w:fill="auto"/>
          </w:tcPr>
          <w:p w:rsidR="00980032" w:rsidRPr="00DA4364" w:rsidRDefault="00980032" w:rsidP="001A4A0A">
            <w:r w:rsidRPr="00DA4364">
              <w:t>A1 : The CRM is not available</w:t>
            </w:r>
          </w:p>
          <w:p w:rsidR="00980032" w:rsidRPr="00DA4364" w:rsidRDefault="00980032" w:rsidP="001A4A0A">
            <w:pPr>
              <w:ind w:left="720"/>
            </w:pPr>
            <w:r w:rsidRPr="00DA4364">
              <w:t>1.</w:t>
            </w:r>
            <w:r w:rsidRPr="00DA4364">
              <w:tab/>
              <w:t>The application displays a message indicating to the user fact that for a technical reason it is not able to retrieve the list of cases</w:t>
            </w:r>
          </w:p>
          <w:p w:rsidR="00980032" w:rsidRPr="00DA4364" w:rsidRDefault="00980032" w:rsidP="001A4A0A">
            <w:pPr>
              <w:ind w:left="720"/>
            </w:pPr>
            <w:r w:rsidRPr="00DA4364">
              <w:t>2.</w:t>
            </w:r>
            <w:r w:rsidRPr="00DA4364">
              <w:tab/>
              <w:t>The user click OK</w:t>
            </w:r>
          </w:p>
          <w:p w:rsidR="00980032" w:rsidRPr="00DA4364" w:rsidRDefault="00980032" w:rsidP="001A4A0A">
            <w:pPr>
              <w:ind w:left="720"/>
            </w:pPr>
            <w:r w:rsidRPr="00DA4364">
              <w:t>3.</w:t>
            </w:r>
            <w:r w:rsidRPr="00DA4364">
              <w:tab/>
              <w:t>The application redirects the user to step 1</w:t>
            </w:r>
          </w:p>
          <w:p w:rsidR="00980032" w:rsidRPr="00DA4364" w:rsidRDefault="00980032" w:rsidP="001A4A0A">
            <w:r w:rsidRPr="00DA4364">
              <w:t>A2 : More than one subscriber is attached to the case</w:t>
            </w:r>
          </w:p>
          <w:p w:rsidR="00980032" w:rsidRPr="00DA4364" w:rsidRDefault="00980032" w:rsidP="001A4A0A">
            <w:pPr>
              <w:ind w:left="720"/>
            </w:pPr>
            <w:r w:rsidRPr="00DA4364">
              <w:t>1.</w:t>
            </w:r>
            <w:r w:rsidRPr="00DA4364">
              <w:tab/>
              <w:t xml:space="preserve">The application display a "multiple" label instead of the subscriber primary external id </w:t>
            </w:r>
          </w:p>
        </w:tc>
      </w:tr>
    </w:tbl>
    <w:p w:rsidR="00980032" w:rsidRPr="00121C8C" w:rsidRDefault="00FA0314" w:rsidP="00121C8C">
      <w:pPr>
        <w:pStyle w:val="Heading4"/>
      </w:pPr>
      <w:bookmarkStart w:id="462" w:name="_Toc364961226"/>
      <w:r>
        <w:t>CM0010 - Create case</w:t>
      </w:r>
      <w:r w:rsidR="003C669E">
        <w:t xml:space="preserve"> - </w:t>
      </w:r>
      <w:r w:rsidR="003C669E" w:rsidRPr="00121C8C">
        <w:t>for</w:t>
      </w:r>
      <w:r w:rsidR="00980032" w:rsidRPr="00121C8C">
        <w:t xml:space="preserve"> Channel/CSR portal (New)</w:t>
      </w:r>
      <w:bookmarkEnd w:id="462"/>
    </w:p>
    <w:tbl>
      <w:tblPr>
        <w:tblW w:w="94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BF"/>
      </w:tblPr>
      <w:tblGrid>
        <w:gridCol w:w="2338"/>
        <w:gridCol w:w="7088"/>
      </w:tblGrid>
      <w:tr w:rsidR="00980032" w:rsidRPr="00183C56" w:rsidTr="001A4A0A">
        <w:tc>
          <w:tcPr>
            <w:tcW w:w="2338" w:type="dxa"/>
            <w:shd w:val="clear" w:color="auto" w:fill="auto"/>
          </w:tcPr>
          <w:p w:rsidR="00980032" w:rsidRPr="00183C56" w:rsidRDefault="00980032" w:rsidP="008E0B29">
            <w:pPr>
              <w:rPr>
                <w:rFonts w:asciiTheme="minorBidi" w:hAnsiTheme="minorBidi" w:cstheme="minorBidi"/>
              </w:rPr>
            </w:pPr>
            <w:r w:rsidRPr="00183C56">
              <w:rPr>
                <w:rFonts w:asciiTheme="minorBidi" w:hAnsiTheme="minorBidi" w:cstheme="minorBidi"/>
              </w:rPr>
              <w:t xml:space="preserve">Create case </w:t>
            </w:r>
          </w:p>
        </w:tc>
        <w:tc>
          <w:tcPr>
            <w:tcW w:w="708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CM0010</w:t>
            </w:r>
          </w:p>
        </w:tc>
      </w:tr>
      <w:tr w:rsidR="00980032" w:rsidRPr="00183C56" w:rsidTr="001A4A0A">
        <w:tc>
          <w:tcPr>
            <w:tcW w:w="233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Primary actors</w:t>
            </w:r>
          </w:p>
        </w:tc>
        <w:tc>
          <w:tcPr>
            <w:tcW w:w="708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CSR User</w:t>
            </w:r>
          </w:p>
          <w:p w:rsidR="00980032" w:rsidRPr="00183C56" w:rsidRDefault="00980032" w:rsidP="001A4A0A">
            <w:pPr>
              <w:rPr>
                <w:rFonts w:asciiTheme="minorBidi" w:hAnsiTheme="minorBidi" w:cstheme="minorBidi"/>
              </w:rPr>
            </w:pPr>
            <w:r w:rsidRPr="00183C56">
              <w:rPr>
                <w:rFonts w:asciiTheme="minorBidi" w:hAnsiTheme="minorBidi" w:cstheme="minorBidi"/>
              </w:rPr>
              <w:t xml:space="preserve">Dealer User </w:t>
            </w:r>
          </w:p>
          <w:p w:rsidR="00980032" w:rsidRPr="00183C56" w:rsidRDefault="00980032" w:rsidP="001A4A0A">
            <w:pPr>
              <w:rPr>
                <w:rFonts w:asciiTheme="minorBidi" w:hAnsiTheme="minorBidi" w:cstheme="minorBidi"/>
              </w:rPr>
            </w:pPr>
          </w:p>
        </w:tc>
      </w:tr>
      <w:tr w:rsidR="00980032" w:rsidRPr="00183C56" w:rsidTr="001A4A0A">
        <w:tc>
          <w:tcPr>
            <w:tcW w:w="233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Summary Goal</w:t>
            </w:r>
          </w:p>
        </w:tc>
        <w:tc>
          <w:tcPr>
            <w:tcW w:w="7088" w:type="dxa"/>
            <w:shd w:val="clear" w:color="auto" w:fill="auto"/>
          </w:tcPr>
          <w:p w:rsidR="00980032" w:rsidRPr="00183C56" w:rsidRDefault="00980032" w:rsidP="00FA0314">
            <w:pPr>
              <w:rPr>
                <w:rFonts w:asciiTheme="minorBidi" w:hAnsiTheme="minorBidi" w:cstheme="minorBidi"/>
              </w:rPr>
            </w:pPr>
            <w:r w:rsidRPr="00183C56">
              <w:rPr>
                <w:rFonts w:asciiTheme="minorBidi" w:hAnsiTheme="minorBidi" w:cstheme="minorBidi"/>
              </w:rPr>
              <w:t>Create a case in order to resolve the customer’s problem</w:t>
            </w:r>
          </w:p>
        </w:tc>
      </w:tr>
      <w:tr w:rsidR="00980032" w:rsidRPr="00183C56" w:rsidTr="001A4A0A">
        <w:tc>
          <w:tcPr>
            <w:tcW w:w="233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Pre-conditions</w:t>
            </w:r>
          </w:p>
        </w:tc>
        <w:tc>
          <w:tcPr>
            <w:tcW w:w="708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The user is in the context of an account</w:t>
            </w:r>
            <w:r w:rsidR="00FA0314">
              <w:rPr>
                <w:rFonts w:asciiTheme="minorBidi" w:hAnsiTheme="minorBidi" w:cstheme="minorBidi"/>
              </w:rPr>
              <w:t xml:space="preserve"> or subscriber</w:t>
            </w:r>
          </w:p>
        </w:tc>
      </w:tr>
      <w:tr w:rsidR="00980032" w:rsidRPr="00183C56" w:rsidTr="001A4A0A">
        <w:tc>
          <w:tcPr>
            <w:tcW w:w="233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Trigger</w:t>
            </w:r>
          </w:p>
        </w:tc>
        <w:tc>
          <w:tcPr>
            <w:tcW w:w="7088" w:type="dxa"/>
            <w:shd w:val="clear" w:color="auto" w:fill="auto"/>
          </w:tcPr>
          <w:p w:rsidR="00980032" w:rsidRPr="00183C56" w:rsidRDefault="006D6B8B" w:rsidP="00FA0314">
            <w:pPr>
              <w:rPr>
                <w:rFonts w:asciiTheme="minorBidi" w:hAnsiTheme="minorBidi" w:cstheme="minorBidi"/>
              </w:rPr>
            </w:pPr>
            <w:r>
              <w:rPr>
                <w:rFonts w:asciiTheme="minorBidi" w:hAnsiTheme="minorBidi" w:cstheme="minorBidi"/>
              </w:rPr>
              <w:t>User</w:t>
            </w:r>
            <w:r w:rsidR="00980032" w:rsidRPr="00183C56">
              <w:rPr>
                <w:rFonts w:asciiTheme="minorBidi" w:hAnsiTheme="minorBidi" w:cstheme="minorBidi"/>
              </w:rPr>
              <w:t xml:space="preserve"> has chosen </w:t>
            </w:r>
            <w:r w:rsidR="00FA0314">
              <w:rPr>
                <w:rFonts w:asciiTheme="minorBidi" w:hAnsiTheme="minorBidi" w:cstheme="minorBidi"/>
              </w:rPr>
              <w:t>option to create a case</w:t>
            </w:r>
          </w:p>
        </w:tc>
      </w:tr>
      <w:tr w:rsidR="00980032" w:rsidRPr="00183C56" w:rsidTr="001A4A0A">
        <w:tc>
          <w:tcPr>
            <w:tcW w:w="233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Minimum guarantees</w:t>
            </w:r>
          </w:p>
        </w:tc>
        <w:tc>
          <w:tcPr>
            <w:tcW w:w="7088" w:type="dxa"/>
            <w:shd w:val="clear" w:color="auto" w:fill="auto"/>
          </w:tcPr>
          <w:p w:rsidR="00980032" w:rsidRDefault="00980032" w:rsidP="001A4A0A">
            <w:pPr>
              <w:rPr>
                <w:rFonts w:asciiTheme="minorBidi" w:hAnsiTheme="minorBidi" w:cstheme="minorBidi"/>
              </w:rPr>
            </w:pPr>
            <w:r w:rsidRPr="00183C56">
              <w:rPr>
                <w:rFonts w:asciiTheme="minorBidi" w:hAnsiTheme="minorBidi" w:cstheme="minorBidi"/>
              </w:rPr>
              <w:t>A message indicates to the user the reason why the case can't be created</w:t>
            </w:r>
          </w:p>
          <w:p w:rsidR="00FA0314" w:rsidRDefault="00FA0314" w:rsidP="001A4A0A">
            <w:pPr>
              <w:rPr>
                <w:rFonts w:asciiTheme="minorBidi" w:hAnsiTheme="minorBidi" w:cstheme="minorBidi"/>
              </w:rPr>
            </w:pPr>
            <w:r>
              <w:rPr>
                <w:rFonts w:asciiTheme="minorBidi" w:hAnsiTheme="minorBidi" w:cstheme="minorBidi"/>
              </w:rPr>
              <w:t>If user is in context of a subscriber, by default application associate the case to the subscriber</w:t>
            </w:r>
          </w:p>
          <w:p w:rsidR="00FA0314" w:rsidRDefault="00FA0314" w:rsidP="00FA0314">
            <w:pPr>
              <w:rPr>
                <w:rFonts w:asciiTheme="minorBidi" w:hAnsiTheme="minorBidi" w:cstheme="minorBidi"/>
              </w:rPr>
            </w:pPr>
            <w:r>
              <w:rPr>
                <w:rFonts w:asciiTheme="minorBidi" w:hAnsiTheme="minorBidi" w:cstheme="minorBidi"/>
              </w:rPr>
              <w:t>Application proposes to specify affected and reported by persona only if at least a person is owning the root account</w:t>
            </w:r>
          </w:p>
          <w:p w:rsidR="006D6B8B" w:rsidRPr="00183C56" w:rsidRDefault="00FA0314" w:rsidP="00FA0314">
            <w:pPr>
              <w:rPr>
                <w:rFonts w:asciiTheme="minorBidi" w:hAnsiTheme="minorBidi" w:cstheme="minorBidi"/>
              </w:rPr>
            </w:pPr>
            <w:r>
              <w:rPr>
                <w:rFonts w:asciiTheme="minorBidi" w:hAnsiTheme="minorBidi" w:cstheme="minorBidi"/>
              </w:rPr>
              <w:t xml:space="preserve">Application automatically default the affected </w:t>
            </w:r>
            <w:r w:rsidR="00391B38">
              <w:rPr>
                <w:rFonts w:asciiTheme="minorBidi" w:hAnsiTheme="minorBidi" w:cstheme="minorBidi"/>
              </w:rPr>
              <w:t>persona to the person owning the root account</w:t>
            </w:r>
          </w:p>
        </w:tc>
      </w:tr>
      <w:tr w:rsidR="00980032" w:rsidRPr="00183C56" w:rsidTr="001A4A0A">
        <w:tc>
          <w:tcPr>
            <w:tcW w:w="233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Success guarantees</w:t>
            </w:r>
          </w:p>
        </w:tc>
        <w:tc>
          <w:tcPr>
            <w:tcW w:w="7088"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A new case is created</w:t>
            </w:r>
          </w:p>
        </w:tc>
      </w:tr>
      <w:tr w:rsidR="00980032" w:rsidRPr="00183C56" w:rsidTr="001A4A0A">
        <w:tc>
          <w:tcPr>
            <w:tcW w:w="2338" w:type="dxa"/>
            <w:shd w:val="clear" w:color="auto" w:fill="auto"/>
          </w:tcPr>
          <w:p w:rsidR="00980032" w:rsidRPr="00183C56" w:rsidRDefault="00980032" w:rsidP="001A4A0A">
            <w:pPr>
              <w:rPr>
                <w:rFonts w:asciiTheme="minorBidi" w:hAnsiTheme="minorBidi" w:cstheme="minorBidi"/>
                <w:lang w:val="fr-FR"/>
              </w:rPr>
            </w:pPr>
            <w:r w:rsidRPr="00183C56">
              <w:rPr>
                <w:rFonts w:asciiTheme="minorBidi" w:hAnsiTheme="minorBidi" w:cstheme="minorBidi"/>
              </w:rPr>
              <w:t>Normal Flow</w:t>
            </w:r>
          </w:p>
        </w:tc>
        <w:tc>
          <w:tcPr>
            <w:tcW w:w="7088" w:type="dxa"/>
            <w:shd w:val="clear" w:color="auto" w:fill="auto"/>
          </w:tcPr>
          <w:p w:rsidR="00980032" w:rsidRPr="00183C56" w:rsidRDefault="00FA0314" w:rsidP="00FA0314">
            <w:pPr>
              <w:pStyle w:val="ListParagraph"/>
              <w:numPr>
                <w:ilvl w:val="0"/>
                <w:numId w:val="77"/>
              </w:numPr>
              <w:spacing w:after="0" w:line="240" w:lineRule="auto"/>
              <w:ind w:left="360"/>
              <w:contextualSpacing w:val="0"/>
              <w:rPr>
                <w:rFonts w:asciiTheme="minorBidi" w:hAnsiTheme="minorBidi" w:cstheme="minorBidi"/>
              </w:rPr>
            </w:pPr>
            <w:r>
              <w:rPr>
                <w:rFonts w:asciiTheme="minorBidi" w:hAnsiTheme="minorBidi" w:cstheme="minorBidi"/>
                <w:sz w:val="20"/>
                <w:szCs w:val="20"/>
              </w:rPr>
              <w:t>U</w:t>
            </w:r>
            <w:r w:rsidR="00980032" w:rsidRPr="00183C56">
              <w:rPr>
                <w:rFonts w:asciiTheme="minorBidi" w:hAnsiTheme="minorBidi" w:cstheme="minorBidi"/>
                <w:sz w:val="20"/>
                <w:szCs w:val="20"/>
              </w:rPr>
              <w:t xml:space="preserve">ser </w:t>
            </w:r>
            <w:r>
              <w:rPr>
                <w:rFonts w:asciiTheme="minorBidi" w:hAnsiTheme="minorBidi" w:cstheme="minorBidi"/>
                <w:sz w:val="20"/>
                <w:szCs w:val="20"/>
              </w:rPr>
              <w:t>refines context of the case (specify an invoice and/or use navigation bar to change account/subscriber context) (A1)(A2)</w:t>
            </w:r>
          </w:p>
          <w:p w:rsidR="00980032" w:rsidRPr="00183C56" w:rsidRDefault="00980032" w:rsidP="00970393">
            <w:pPr>
              <w:pStyle w:val="ListParagraph"/>
              <w:numPr>
                <w:ilvl w:val="0"/>
                <w:numId w:val="77"/>
              </w:numPr>
              <w:spacing w:after="0" w:line="240" w:lineRule="auto"/>
              <w:ind w:left="360"/>
              <w:contextualSpacing w:val="0"/>
              <w:rPr>
                <w:rFonts w:asciiTheme="minorBidi" w:hAnsiTheme="minorBidi" w:cstheme="minorBidi"/>
                <w:sz w:val="20"/>
                <w:szCs w:val="20"/>
              </w:rPr>
            </w:pPr>
            <w:r w:rsidRPr="00183C56">
              <w:rPr>
                <w:rFonts w:asciiTheme="minorBidi" w:hAnsiTheme="minorBidi" w:cstheme="minorBidi"/>
                <w:sz w:val="20"/>
                <w:szCs w:val="20"/>
              </w:rPr>
              <w:t xml:space="preserve">The user choose the case type and </w:t>
            </w:r>
            <w:r w:rsidR="00391B38">
              <w:rPr>
                <w:rFonts w:asciiTheme="minorBidi" w:hAnsiTheme="minorBidi" w:cstheme="minorBidi"/>
                <w:sz w:val="20"/>
                <w:szCs w:val="20"/>
              </w:rPr>
              <w:t xml:space="preserve">problem </w:t>
            </w:r>
            <w:r w:rsidRPr="00183C56">
              <w:rPr>
                <w:rFonts w:asciiTheme="minorBidi" w:hAnsiTheme="minorBidi" w:cstheme="minorBidi"/>
                <w:sz w:val="20"/>
                <w:szCs w:val="20"/>
              </w:rPr>
              <w:t>area</w:t>
            </w:r>
          </w:p>
          <w:p w:rsidR="00980032" w:rsidRPr="00183C56" w:rsidRDefault="00980032" w:rsidP="00970393">
            <w:pPr>
              <w:pStyle w:val="ListParagraph"/>
              <w:numPr>
                <w:ilvl w:val="0"/>
                <w:numId w:val="77"/>
              </w:numPr>
              <w:spacing w:after="0" w:line="240" w:lineRule="auto"/>
              <w:ind w:left="360"/>
              <w:contextualSpacing w:val="0"/>
              <w:rPr>
                <w:rFonts w:asciiTheme="minorBidi" w:hAnsiTheme="minorBidi" w:cstheme="minorBidi"/>
                <w:sz w:val="20"/>
                <w:szCs w:val="20"/>
              </w:rPr>
            </w:pPr>
            <w:r w:rsidRPr="00183C56">
              <w:rPr>
                <w:rFonts w:asciiTheme="minorBidi" w:hAnsiTheme="minorBidi" w:cstheme="minorBidi"/>
                <w:sz w:val="20"/>
                <w:szCs w:val="20"/>
              </w:rPr>
              <w:t xml:space="preserve">The user </w:t>
            </w:r>
            <w:r w:rsidR="00FA0314">
              <w:rPr>
                <w:rFonts w:asciiTheme="minorBidi" w:hAnsiTheme="minorBidi" w:cstheme="minorBidi"/>
                <w:sz w:val="20"/>
                <w:szCs w:val="20"/>
              </w:rPr>
              <w:t>enters details of the case (description, external id, affected persona and reported by persona)</w:t>
            </w:r>
          </w:p>
          <w:p w:rsidR="00980032" w:rsidRPr="00183C56" w:rsidRDefault="00980032" w:rsidP="00970393">
            <w:pPr>
              <w:pStyle w:val="ListParagraph"/>
              <w:numPr>
                <w:ilvl w:val="0"/>
                <w:numId w:val="77"/>
              </w:numPr>
              <w:spacing w:after="0" w:line="240" w:lineRule="auto"/>
              <w:ind w:left="360"/>
              <w:contextualSpacing w:val="0"/>
              <w:rPr>
                <w:rFonts w:asciiTheme="minorBidi" w:hAnsiTheme="minorBidi" w:cstheme="minorBidi"/>
                <w:sz w:val="20"/>
                <w:szCs w:val="20"/>
              </w:rPr>
            </w:pPr>
            <w:r w:rsidRPr="00183C56">
              <w:rPr>
                <w:rFonts w:asciiTheme="minorBidi" w:hAnsiTheme="minorBidi" w:cstheme="minorBidi"/>
                <w:sz w:val="20"/>
                <w:szCs w:val="20"/>
              </w:rPr>
              <w:t>The user can additionally enter a note (A3)</w:t>
            </w:r>
          </w:p>
          <w:p w:rsidR="00980032" w:rsidRPr="00183C56" w:rsidRDefault="00980032" w:rsidP="00970393">
            <w:pPr>
              <w:pStyle w:val="ListParagraph"/>
              <w:numPr>
                <w:ilvl w:val="0"/>
                <w:numId w:val="77"/>
              </w:numPr>
              <w:spacing w:after="0" w:line="240" w:lineRule="auto"/>
              <w:ind w:left="360"/>
              <w:contextualSpacing w:val="0"/>
              <w:rPr>
                <w:rFonts w:asciiTheme="minorBidi" w:hAnsiTheme="minorBidi" w:cstheme="minorBidi"/>
                <w:sz w:val="20"/>
                <w:szCs w:val="20"/>
              </w:rPr>
            </w:pPr>
            <w:r w:rsidRPr="00183C56">
              <w:rPr>
                <w:rFonts w:asciiTheme="minorBidi" w:hAnsiTheme="minorBidi" w:cstheme="minorBidi"/>
                <w:sz w:val="20"/>
                <w:szCs w:val="20"/>
              </w:rPr>
              <w:t>The use</w:t>
            </w:r>
            <w:r w:rsidR="006D6B8B">
              <w:rPr>
                <w:rFonts w:asciiTheme="minorBidi" w:hAnsiTheme="minorBidi" w:cstheme="minorBidi"/>
                <w:sz w:val="20"/>
                <w:szCs w:val="20"/>
              </w:rPr>
              <w:t>r press the continue button(A9)</w:t>
            </w:r>
          </w:p>
          <w:p w:rsidR="00980032" w:rsidRPr="00183C56" w:rsidRDefault="00980032" w:rsidP="00970393">
            <w:pPr>
              <w:pStyle w:val="ListParagraph"/>
              <w:numPr>
                <w:ilvl w:val="0"/>
                <w:numId w:val="77"/>
              </w:numPr>
              <w:spacing w:after="0" w:line="240" w:lineRule="auto"/>
              <w:ind w:left="360"/>
              <w:contextualSpacing w:val="0"/>
              <w:rPr>
                <w:rFonts w:asciiTheme="minorBidi" w:hAnsiTheme="minorBidi" w:cstheme="minorBidi"/>
                <w:sz w:val="20"/>
                <w:szCs w:val="20"/>
              </w:rPr>
            </w:pPr>
            <w:r w:rsidRPr="00183C56">
              <w:rPr>
                <w:rFonts w:asciiTheme="minorBidi" w:hAnsiTheme="minorBidi" w:cstheme="minorBidi"/>
                <w:sz w:val="20"/>
                <w:szCs w:val="20"/>
              </w:rPr>
              <w:t>The application displays a summary page to the user including the case context, type, area and details.</w:t>
            </w:r>
          </w:p>
          <w:p w:rsidR="00980032" w:rsidRPr="00183C56" w:rsidRDefault="00980032" w:rsidP="00970393">
            <w:pPr>
              <w:pStyle w:val="ListParagraph"/>
              <w:numPr>
                <w:ilvl w:val="0"/>
                <w:numId w:val="77"/>
              </w:numPr>
              <w:spacing w:after="0" w:line="240" w:lineRule="auto"/>
              <w:ind w:left="360"/>
              <w:contextualSpacing w:val="0"/>
              <w:rPr>
                <w:rFonts w:asciiTheme="minorBidi" w:hAnsiTheme="minorBidi" w:cstheme="minorBidi"/>
                <w:sz w:val="20"/>
                <w:szCs w:val="20"/>
              </w:rPr>
            </w:pPr>
            <w:r w:rsidRPr="00183C56">
              <w:rPr>
                <w:rFonts w:asciiTheme="minorBidi" w:hAnsiTheme="minorBidi" w:cstheme="minorBidi"/>
                <w:sz w:val="20"/>
                <w:szCs w:val="20"/>
              </w:rPr>
              <w:t>The user can choose to:</w:t>
            </w:r>
          </w:p>
          <w:p w:rsidR="00980032" w:rsidRPr="00183C56" w:rsidRDefault="00980032" w:rsidP="001A4A0A">
            <w:pPr>
              <w:ind w:left="360"/>
              <w:rPr>
                <w:rFonts w:asciiTheme="minorBidi" w:hAnsiTheme="minorBidi" w:cstheme="minorBidi"/>
              </w:rPr>
            </w:pPr>
            <w:r w:rsidRPr="00183C56">
              <w:rPr>
                <w:rFonts w:asciiTheme="minorBidi" w:hAnsiTheme="minorBidi" w:cstheme="minorBidi"/>
              </w:rPr>
              <w:t></w:t>
            </w:r>
            <w:r w:rsidRPr="00183C56">
              <w:rPr>
                <w:rFonts w:asciiTheme="minorBidi" w:hAnsiTheme="minorBidi" w:cstheme="minorBidi"/>
              </w:rPr>
              <w:tab/>
              <w:t>Modify (A5)</w:t>
            </w:r>
          </w:p>
          <w:p w:rsidR="00980032" w:rsidRPr="00183C56" w:rsidRDefault="00980032" w:rsidP="001A4A0A">
            <w:pPr>
              <w:ind w:left="360"/>
              <w:rPr>
                <w:rFonts w:asciiTheme="minorBidi" w:hAnsiTheme="minorBidi" w:cstheme="minorBidi"/>
              </w:rPr>
            </w:pPr>
            <w:r w:rsidRPr="00183C56">
              <w:rPr>
                <w:rFonts w:asciiTheme="minorBidi" w:hAnsiTheme="minorBidi" w:cstheme="minorBidi"/>
              </w:rPr>
              <w:t></w:t>
            </w:r>
            <w:r w:rsidRPr="00183C56">
              <w:rPr>
                <w:rFonts w:asciiTheme="minorBidi" w:hAnsiTheme="minorBidi" w:cstheme="minorBidi"/>
              </w:rPr>
              <w:tab/>
              <w:t>Cancel (A6)</w:t>
            </w:r>
          </w:p>
          <w:p w:rsidR="00980032" w:rsidRPr="00183C56" w:rsidRDefault="00980032" w:rsidP="001A4A0A">
            <w:pPr>
              <w:ind w:left="360"/>
              <w:rPr>
                <w:rFonts w:asciiTheme="minorBidi" w:hAnsiTheme="minorBidi" w:cstheme="minorBidi"/>
              </w:rPr>
            </w:pPr>
            <w:r w:rsidRPr="00183C56">
              <w:rPr>
                <w:rFonts w:asciiTheme="minorBidi" w:hAnsiTheme="minorBidi" w:cstheme="minorBidi"/>
              </w:rPr>
              <w:t></w:t>
            </w:r>
            <w:r w:rsidRPr="00183C56">
              <w:rPr>
                <w:rFonts w:asciiTheme="minorBidi" w:hAnsiTheme="minorBidi" w:cstheme="minorBidi"/>
              </w:rPr>
              <w:tab/>
              <w:t>Confirm and Close (A7)</w:t>
            </w:r>
          </w:p>
          <w:p w:rsidR="00980032" w:rsidRPr="00183C56" w:rsidRDefault="00980032" w:rsidP="001A4A0A">
            <w:pPr>
              <w:ind w:left="360"/>
              <w:rPr>
                <w:rFonts w:asciiTheme="minorBidi" w:hAnsiTheme="minorBidi" w:cstheme="minorBidi"/>
              </w:rPr>
            </w:pPr>
            <w:r w:rsidRPr="00183C56">
              <w:rPr>
                <w:rFonts w:asciiTheme="minorBidi" w:hAnsiTheme="minorBidi" w:cstheme="minorBidi"/>
              </w:rPr>
              <w:t></w:t>
            </w:r>
            <w:r w:rsidRPr="00183C56">
              <w:rPr>
                <w:rFonts w:asciiTheme="minorBidi" w:hAnsiTheme="minorBidi" w:cstheme="minorBidi"/>
              </w:rPr>
              <w:tab/>
              <w:t>Confirm</w:t>
            </w:r>
          </w:p>
          <w:p w:rsidR="00980032" w:rsidRPr="00391B38" w:rsidRDefault="00980032" w:rsidP="00391B38">
            <w:pPr>
              <w:pStyle w:val="ListParagraph"/>
              <w:numPr>
                <w:ilvl w:val="0"/>
                <w:numId w:val="77"/>
              </w:numPr>
              <w:spacing w:after="0" w:line="240" w:lineRule="auto"/>
              <w:ind w:left="360"/>
              <w:contextualSpacing w:val="0"/>
              <w:rPr>
                <w:rFonts w:asciiTheme="minorBidi" w:hAnsiTheme="minorBidi" w:cstheme="minorBidi"/>
                <w:sz w:val="20"/>
                <w:szCs w:val="20"/>
              </w:rPr>
            </w:pPr>
            <w:r w:rsidRPr="00183C56">
              <w:rPr>
                <w:rFonts w:asciiTheme="minorBidi" w:hAnsiTheme="minorBidi" w:cstheme="minorBidi"/>
                <w:sz w:val="20"/>
                <w:szCs w:val="20"/>
              </w:rPr>
              <w:t>The application displays a confirmation page indicating to the user the case submission and the Case reference.</w:t>
            </w:r>
          </w:p>
        </w:tc>
      </w:tr>
      <w:tr w:rsidR="00980032" w:rsidRPr="00183C56" w:rsidTr="001A4A0A">
        <w:tc>
          <w:tcPr>
            <w:tcW w:w="2338" w:type="dxa"/>
            <w:shd w:val="clear" w:color="auto" w:fill="auto"/>
          </w:tcPr>
          <w:p w:rsidR="00980032" w:rsidRPr="00183C56" w:rsidRDefault="00980032" w:rsidP="001A4A0A">
            <w:pPr>
              <w:rPr>
                <w:rFonts w:asciiTheme="minorBidi" w:hAnsiTheme="minorBidi" w:cstheme="minorBidi"/>
                <w:lang w:val="fr-FR"/>
              </w:rPr>
            </w:pPr>
            <w:r w:rsidRPr="00183C56">
              <w:rPr>
                <w:rFonts w:asciiTheme="minorBidi" w:hAnsiTheme="minorBidi" w:cstheme="minorBidi"/>
              </w:rPr>
              <w:t>Alternative Flow</w:t>
            </w:r>
          </w:p>
        </w:tc>
        <w:tc>
          <w:tcPr>
            <w:tcW w:w="7088" w:type="dxa"/>
            <w:shd w:val="clear" w:color="auto" w:fill="auto"/>
          </w:tcPr>
          <w:p w:rsidR="006D6B8B" w:rsidRDefault="006D6B8B" w:rsidP="001A4A0A">
            <w:pPr>
              <w:rPr>
                <w:rFonts w:asciiTheme="minorBidi" w:hAnsiTheme="minorBidi" w:cstheme="minorBidi"/>
              </w:rPr>
            </w:pPr>
            <w:r>
              <w:rPr>
                <w:rFonts w:asciiTheme="minorBidi" w:hAnsiTheme="minorBidi" w:cstheme="minorBidi"/>
              </w:rPr>
              <w:t xml:space="preserve">A1: Application is configured to create case through </w:t>
            </w:r>
            <w:proofErr w:type="spellStart"/>
            <w:r>
              <w:rPr>
                <w:rFonts w:asciiTheme="minorBidi" w:hAnsiTheme="minorBidi" w:cstheme="minorBidi"/>
              </w:rPr>
              <w:t>Edialog</w:t>
            </w:r>
            <w:proofErr w:type="spellEnd"/>
          </w:p>
          <w:p w:rsidR="006D6B8B" w:rsidRPr="006D6B8B" w:rsidRDefault="006D6B8B" w:rsidP="001A4A0A">
            <w:pPr>
              <w:numPr>
                <w:ilvl w:val="0"/>
                <w:numId w:val="266"/>
              </w:numPr>
              <w:rPr>
                <w:rFonts w:asciiTheme="minorBidi" w:hAnsiTheme="minorBidi" w:cstheme="minorBidi"/>
              </w:rPr>
            </w:pPr>
            <w:r>
              <w:rPr>
                <w:rFonts w:asciiTheme="minorBidi" w:hAnsiTheme="minorBidi" w:cstheme="minorBidi"/>
              </w:rPr>
              <w:t xml:space="preserve">Application redirect user to </w:t>
            </w:r>
            <w:proofErr w:type="spellStart"/>
            <w:r>
              <w:rPr>
                <w:rFonts w:asciiTheme="minorBidi" w:hAnsiTheme="minorBidi" w:cstheme="minorBidi"/>
              </w:rPr>
              <w:t>Edialog</w:t>
            </w:r>
            <w:proofErr w:type="spellEnd"/>
            <w:r>
              <w:rPr>
                <w:rFonts w:asciiTheme="minorBidi" w:hAnsiTheme="minorBidi" w:cstheme="minorBidi"/>
              </w:rPr>
              <w:t xml:space="preserve"> screens with all contextual information</w:t>
            </w:r>
          </w:p>
          <w:p w:rsidR="00980032" w:rsidRDefault="00391B38" w:rsidP="001A4A0A">
            <w:pPr>
              <w:rPr>
                <w:rFonts w:asciiTheme="minorBidi" w:hAnsiTheme="minorBidi" w:cstheme="minorBidi"/>
              </w:rPr>
            </w:pPr>
            <w:r>
              <w:rPr>
                <w:rFonts w:asciiTheme="minorBidi" w:hAnsiTheme="minorBidi" w:cstheme="minorBidi"/>
              </w:rPr>
              <w:t>A2</w:t>
            </w:r>
            <w:r w:rsidR="00980032" w:rsidRPr="00183C56">
              <w:rPr>
                <w:rFonts w:asciiTheme="minorBidi" w:hAnsiTheme="minorBidi" w:cstheme="minorBidi"/>
              </w:rPr>
              <w:t xml:space="preserve"> : the user </w:t>
            </w:r>
            <w:r>
              <w:rPr>
                <w:rFonts w:asciiTheme="minorBidi" w:hAnsiTheme="minorBidi" w:cstheme="minorBidi"/>
              </w:rPr>
              <w:t>has selected the extended case creation option</w:t>
            </w:r>
          </w:p>
          <w:p w:rsidR="00391B38" w:rsidRPr="00183C56" w:rsidRDefault="00391B38" w:rsidP="00391B38">
            <w:pPr>
              <w:numPr>
                <w:ilvl w:val="0"/>
                <w:numId w:val="265"/>
              </w:numPr>
              <w:rPr>
                <w:rFonts w:asciiTheme="minorBidi" w:hAnsiTheme="minorBidi" w:cstheme="minorBidi"/>
              </w:rPr>
            </w:pPr>
            <w:r>
              <w:rPr>
                <w:rFonts w:asciiTheme="minorBidi" w:hAnsiTheme="minorBidi" w:cstheme="minorBidi"/>
              </w:rPr>
              <w:t>User specifies a list of subscribers</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 xml:space="preserve">The user enters a list of subscribers primary external id </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application validates the list of subscribers</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3.</w:t>
            </w:r>
            <w:r w:rsidRPr="00183C56">
              <w:rPr>
                <w:rFonts w:asciiTheme="minorBidi" w:hAnsiTheme="minorBidi" w:cstheme="minorBidi"/>
              </w:rPr>
              <w:tab/>
              <w:t>The application indicates to the user the subscribers not belonging to the current account or in a disconnected rating state</w:t>
            </w:r>
          </w:p>
          <w:p w:rsidR="00980032" w:rsidRPr="00183C56" w:rsidRDefault="00980032" w:rsidP="00391B38">
            <w:pPr>
              <w:ind w:left="720"/>
              <w:rPr>
                <w:rFonts w:asciiTheme="minorBidi" w:hAnsiTheme="minorBidi" w:cstheme="minorBidi"/>
              </w:rPr>
            </w:pPr>
            <w:r w:rsidRPr="00183C56">
              <w:rPr>
                <w:rFonts w:asciiTheme="minorBidi" w:hAnsiTheme="minorBidi" w:cstheme="minorBidi"/>
              </w:rPr>
              <w:t>4.</w:t>
            </w:r>
            <w:r w:rsidRPr="00183C56">
              <w:rPr>
                <w:rFonts w:asciiTheme="minorBidi" w:hAnsiTheme="minorBidi" w:cstheme="minorBidi"/>
              </w:rPr>
              <w:tab/>
              <w:t>The user removes the invalid subscribers (A4)</w:t>
            </w:r>
          </w:p>
          <w:p w:rsidR="00980032" w:rsidRPr="00183C56" w:rsidRDefault="00980032" w:rsidP="00391B38">
            <w:pPr>
              <w:numPr>
                <w:ilvl w:val="0"/>
                <w:numId w:val="265"/>
              </w:numPr>
              <w:rPr>
                <w:rFonts w:asciiTheme="minorBidi" w:hAnsiTheme="minorBidi" w:cstheme="minorBidi"/>
              </w:rPr>
            </w:pPr>
            <w:r w:rsidRPr="00183C56">
              <w:rPr>
                <w:rFonts w:asciiTheme="minorBidi" w:hAnsiTheme="minorBidi" w:cstheme="minorBidi"/>
              </w:rPr>
              <w:t>The user chooses to attach subscriber bundles to the new case</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display the list of subscriber bundle</w:t>
            </w:r>
            <w:r w:rsidR="00391B38">
              <w:rPr>
                <w:rFonts w:asciiTheme="minorBidi" w:hAnsiTheme="minorBidi" w:cstheme="minorBidi"/>
              </w:rPr>
              <w:t>s</w:t>
            </w:r>
            <w:r w:rsidRPr="00183C56">
              <w:rPr>
                <w:rFonts w:asciiTheme="minorBidi" w:hAnsiTheme="minorBidi" w:cstheme="minorBidi"/>
              </w:rPr>
              <w:t xml:space="preserve"> available for the contextual account</w:t>
            </w:r>
          </w:p>
          <w:p w:rsidR="00980032" w:rsidRDefault="00980032" w:rsidP="00391B38">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user select one or more subscriber bundles</w:t>
            </w:r>
          </w:p>
          <w:p w:rsidR="00391B38" w:rsidRPr="00183C56" w:rsidRDefault="00391B38" w:rsidP="00391B38">
            <w:pPr>
              <w:numPr>
                <w:ilvl w:val="0"/>
                <w:numId w:val="265"/>
              </w:numPr>
              <w:rPr>
                <w:rFonts w:asciiTheme="minorBidi" w:hAnsiTheme="minorBidi" w:cstheme="minorBidi"/>
              </w:rPr>
            </w:pPr>
            <w:r w:rsidRPr="00183C56">
              <w:rPr>
                <w:rFonts w:asciiTheme="minorBidi" w:hAnsiTheme="minorBidi" w:cstheme="minorBidi"/>
              </w:rPr>
              <w:t xml:space="preserve">The user chooses to attach </w:t>
            </w:r>
            <w:r>
              <w:rPr>
                <w:rFonts w:asciiTheme="minorBidi" w:hAnsiTheme="minorBidi" w:cstheme="minorBidi"/>
              </w:rPr>
              <w:t>invoices</w:t>
            </w:r>
            <w:r w:rsidRPr="00183C56">
              <w:rPr>
                <w:rFonts w:asciiTheme="minorBidi" w:hAnsiTheme="minorBidi" w:cstheme="minorBidi"/>
              </w:rPr>
              <w:t xml:space="preserve"> to the new case</w:t>
            </w:r>
          </w:p>
          <w:p w:rsidR="00391B38" w:rsidRPr="00183C56" w:rsidRDefault="00391B38" w:rsidP="00391B38">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 xml:space="preserve">The application display the list of </w:t>
            </w:r>
            <w:r>
              <w:rPr>
                <w:rFonts w:asciiTheme="minorBidi" w:hAnsiTheme="minorBidi" w:cstheme="minorBidi"/>
              </w:rPr>
              <w:t>invoices</w:t>
            </w:r>
            <w:r w:rsidRPr="00183C56">
              <w:rPr>
                <w:rFonts w:asciiTheme="minorBidi" w:hAnsiTheme="minorBidi" w:cstheme="minorBidi"/>
              </w:rPr>
              <w:t xml:space="preserve"> available for the contextual account</w:t>
            </w:r>
          </w:p>
          <w:p w:rsidR="00391B38" w:rsidRDefault="00391B38" w:rsidP="00391B38">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 xml:space="preserve">The user select one or more </w:t>
            </w:r>
            <w:r>
              <w:rPr>
                <w:rFonts w:asciiTheme="minorBidi" w:hAnsiTheme="minorBidi" w:cstheme="minorBidi"/>
              </w:rPr>
              <w:t>invoices</w:t>
            </w:r>
          </w:p>
          <w:p w:rsidR="00391B38" w:rsidRDefault="00391B38" w:rsidP="00391B38">
            <w:pPr>
              <w:numPr>
                <w:ilvl w:val="0"/>
                <w:numId w:val="265"/>
              </w:numPr>
              <w:rPr>
                <w:rFonts w:asciiTheme="minorBidi" w:hAnsiTheme="minorBidi" w:cstheme="minorBidi"/>
              </w:rPr>
            </w:pPr>
            <w:r>
              <w:rPr>
                <w:rFonts w:asciiTheme="minorBidi" w:hAnsiTheme="minorBidi" w:cstheme="minorBidi"/>
              </w:rPr>
              <w:t xml:space="preserve">User specifies </w:t>
            </w:r>
            <w:r w:rsidR="006D6B8B">
              <w:rPr>
                <w:rFonts w:asciiTheme="minorBidi" w:hAnsiTheme="minorBidi" w:cstheme="minorBidi"/>
              </w:rPr>
              <w:t>case type and problem area</w:t>
            </w:r>
          </w:p>
          <w:p w:rsidR="006D6B8B" w:rsidRDefault="006D6B8B" w:rsidP="00391B38">
            <w:pPr>
              <w:numPr>
                <w:ilvl w:val="0"/>
                <w:numId w:val="265"/>
              </w:numPr>
              <w:rPr>
                <w:rFonts w:asciiTheme="minorBidi" w:hAnsiTheme="minorBidi" w:cstheme="minorBidi"/>
              </w:rPr>
            </w:pPr>
            <w:r>
              <w:rPr>
                <w:rFonts w:asciiTheme="minorBidi" w:hAnsiTheme="minorBidi" w:cstheme="minorBidi"/>
              </w:rPr>
              <w:t>U</w:t>
            </w:r>
            <w:r w:rsidRPr="00183C56">
              <w:rPr>
                <w:rFonts w:asciiTheme="minorBidi" w:hAnsiTheme="minorBidi" w:cstheme="minorBidi"/>
              </w:rPr>
              <w:t xml:space="preserve">ser </w:t>
            </w:r>
            <w:r>
              <w:rPr>
                <w:rFonts w:asciiTheme="minorBidi" w:hAnsiTheme="minorBidi" w:cstheme="minorBidi"/>
              </w:rPr>
              <w:t>enters details of the case (description, external id)</w:t>
            </w:r>
          </w:p>
          <w:p w:rsidR="006D6B8B" w:rsidRDefault="006D6B8B" w:rsidP="00391B38">
            <w:pPr>
              <w:numPr>
                <w:ilvl w:val="0"/>
                <w:numId w:val="265"/>
              </w:numPr>
              <w:rPr>
                <w:rFonts w:asciiTheme="minorBidi" w:hAnsiTheme="minorBidi" w:cstheme="minorBidi"/>
              </w:rPr>
            </w:pPr>
            <w:r>
              <w:rPr>
                <w:rFonts w:asciiTheme="minorBidi" w:hAnsiTheme="minorBidi" w:cstheme="minorBidi"/>
              </w:rPr>
              <w:t>U</w:t>
            </w:r>
            <w:r w:rsidRPr="00183C56">
              <w:rPr>
                <w:rFonts w:asciiTheme="minorBidi" w:hAnsiTheme="minorBidi" w:cstheme="minorBidi"/>
              </w:rPr>
              <w:t>ser can additionally enter a note (A3)</w:t>
            </w:r>
          </w:p>
          <w:p w:rsidR="006D6B8B" w:rsidRDefault="006D6B8B" w:rsidP="00391B38">
            <w:pPr>
              <w:numPr>
                <w:ilvl w:val="0"/>
                <w:numId w:val="265"/>
              </w:numPr>
              <w:rPr>
                <w:rFonts w:asciiTheme="minorBidi" w:hAnsiTheme="minorBidi" w:cstheme="minorBidi"/>
              </w:rPr>
            </w:pPr>
            <w:r>
              <w:rPr>
                <w:rFonts w:asciiTheme="minorBidi" w:hAnsiTheme="minorBidi" w:cstheme="minorBidi"/>
              </w:rPr>
              <w:t>User Validates (A8)(A9)</w:t>
            </w:r>
          </w:p>
          <w:p w:rsidR="006D6B8B" w:rsidRDefault="006D6B8B" w:rsidP="00391B38">
            <w:pPr>
              <w:numPr>
                <w:ilvl w:val="0"/>
                <w:numId w:val="265"/>
              </w:numPr>
              <w:rPr>
                <w:rFonts w:asciiTheme="minorBidi" w:hAnsiTheme="minorBidi" w:cstheme="minorBidi"/>
              </w:rPr>
            </w:pPr>
            <w:r w:rsidRPr="00183C56">
              <w:rPr>
                <w:rFonts w:asciiTheme="minorBidi" w:hAnsiTheme="minorBidi" w:cstheme="minorBidi"/>
              </w:rPr>
              <w:t>The application displays a confirmation page indicating to the user the case submission and the Case reference.</w:t>
            </w:r>
          </w:p>
          <w:p w:rsidR="00980032" w:rsidRPr="00183C56" w:rsidRDefault="00980032" w:rsidP="001A4A0A">
            <w:pPr>
              <w:rPr>
                <w:rFonts w:asciiTheme="minorBidi" w:hAnsiTheme="minorBidi" w:cstheme="minorBidi"/>
              </w:rPr>
            </w:pPr>
            <w:r w:rsidRPr="00183C56">
              <w:rPr>
                <w:rFonts w:asciiTheme="minorBidi" w:hAnsiTheme="minorBidi" w:cstheme="minorBidi"/>
              </w:rPr>
              <w:t xml:space="preserve">A3 : Depending on the configuration the user is able to choose between public and private note </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to step 6</w:t>
            </w:r>
          </w:p>
          <w:p w:rsidR="00980032" w:rsidRPr="00183C56" w:rsidRDefault="00980032" w:rsidP="001A4A0A">
            <w:pPr>
              <w:rPr>
                <w:rFonts w:asciiTheme="minorBidi" w:hAnsiTheme="minorBidi" w:cstheme="minorBidi"/>
              </w:rPr>
            </w:pPr>
            <w:r w:rsidRPr="00183C56">
              <w:rPr>
                <w:rFonts w:asciiTheme="minorBidi" w:hAnsiTheme="minorBidi" w:cstheme="minorBidi"/>
              </w:rPr>
              <w:t>A4 : The user do not removed the invalid subscribers</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to step 3</w:t>
            </w:r>
          </w:p>
          <w:p w:rsidR="00980032" w:rsidRPr="00183C56" w:rsidRDefault="00980032" w:rsidP="001A4A0A">
            <w:pPr>
              <w:rPr>
                <w:rFonts w:asciiTheme="minorBidi" w:hAnsiTheme="minorBidi" w:cstheme="minorBidi"/>
              </w:rPr>
            </w:pPr>
            <w:r w:rsidRPr="00183C56">
              <w:rPr>
                <w:rFonts w:asciiTheme="minorBidi" w:hAnsiTheme="minorBidi" w:cstheme="minorBidi"/>
              </w:rPr>
              <w:t>A5: The user chooses modify:</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to the case creation page already set with values already set</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application redirects the user to step 1</w:t>
            </w:r>
          </w:p>
          <w:p w:rsidR="00980032" w:rsidRPr="00183C56" w:rsidRDefault="00980032" w:rsidP="001A4A0A">
            <w:pPr>
              <w:rPr>
                <w:rFonts w:asciiTheme="minorBidi" w:hAnsiTheme="minorBidi" w:cstheme="minorBidi"/>
              </w:rPr>
            </w:pPr>
            <w:r w:rsidRPr="00183C56">
              <w:rPr>
                <w:rFonts w:asciiTheme="minorBidi" w:hAnsiTheme="minorBidi" w:cstheme="minorBidi"/>
              </w:rPr>
              <w:t>A6: The user chooses Cancel</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home page</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case is not created</w:t>
            </w:r>
          </w:p>
          <w:p w:rsidR="00980032" w:rsidRPr="00183C56" w:rsidRDefault="00980032" w:rsidP="001A4A0A">
            <w:pPr>
              <w:rPr>
                <w:rFonts w:asciiTheme="minorBidi" w:hAnsiTheme="minorBidi" w:cstheme="minorBidi"/>
              </w:rPr>
            </w:pPr>
            <w:r w:rsidRPr="00183C56">
              <w:rPr>
                <w:rFonts w:asciiTheme="minorBidi" w:hAnsiTheme="minorBidi" w:cstheme="minorBidi"/>
              </w:rPr>
              <w:t>A7: The user chooses Confirm and Close</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case is submitted with a “close” status</w:t>
            </w:r>
          </w:p>
          <w:p w:rsidR="00980032" w:rsidRPr="00183C56" w:rsidRDefault="00980032" w:rsidP="001A4A0A">
            <w:pPr>
              <w:rPr>
                <w:rFonts w:asciiTheme="minorBidi" w:hAnsiTheme="minorBidi" w:cstheme="minorBidi"/>
              </w:rPr>
            </w:pPr>
            <w:r w:rsidRPr="00183C56">
              <w:rPr>
                <w:rFonts w:asciiTheme="minorBidi" w:hAnsiTheme="minorBidi" w:cstheme="minorBidi"/>
              </w:rPr>
              <w:tab/>
              <w:t>2. The application redirects the user to step 6</w:t>
            </w:r>
          </w:p>
          <w:p w:rsidR="00980032" w:rsidRPr="00183C56" w:rsidRDefault="00980032" w:rsidP="001A4A0A">
            <w:pPr>
              <w:rPr>
                <w:rFonts w:asciiTheme="minorBidi" w:hAnsiTheme="minorBidi" w:cstheme="minorBidi"/>
              </w:rPr>
            </w:pPr>
            <w:r w:rsidRPr="00183C56">
              <w:rPr>
                <w:rFonts w:asciiTheme="minorBidi" w:hAnsiTheme="minorBidi" w:cstheme="minorBidi"/>
              </w:rPr>
              <w:t>A8 : The user has left some invalid subscribers</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warns the user on the fact that invalid subscribers are still in the still and will be removed (A9)</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application removes the invalid subscribers form the list</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3.</w:t>
            </w:r>
            <w:r w:rsidRPr="00183C56">
              <w:rPr>
                <w:rFonts w:asciiTheme="minorBidi" w:hAnsiTheme="minorBidi" w:cstheme="minorBidi"/>
              </w:rPr>
              <w:tab/>
              <w:t>The application redirects the user to step 7</w:t>
            </w:r>
          </w:p>
          <w:p w:rsidR="00980032" w:rsidRPr="00183C56" w:rsidRDefault="00980032" w:rsidP="001A4A0A">
            <w:pPr>
              <w:rPr>
                <w:rFonts w:asciiTheme="minorBidi" w:hAnsiTheme="minorBidi" w:cstheme="minorBidi"/>
              </w:rPr>
            </w:pPr>
            <w:r w:rsidRPr="00183C56">
              <w:rPr>
                <w:rFonts w:asciiTheme="minorBidi" w:hAnsiTheme="minorBidi" w:cstheme="minorBidi"/>
              </w:rPr>
              <w:t>A9 : The user cancels the submission</w:t>
            </w:r>
          </w:p>
          <w:p w:rsidR="00980032" w:rsidRPr="00183C56" w:rsidRDefault="00980032" w:rsidP="001A4A0A">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to the case creation page pre field with the values already set.</w:t>
            </w:r>
          </w:p>
        </w:tc>
      </w:tr>
    </w:tbl>
    <w:p w:rsidR="00980032" w:rsidRDefault="00980032" w:rsidP="00A974DD">
      <w:pPr>
        <w:pStyle w:val="Heading4"/>
      </w:pPr>
      <w:bookmarkStart w:id="463" w:name="_Toc364961227"/>
      <w:r w:rsidRPr="00453E56">
        <w:t>CM00</w:t>
      </w:r>
      <w:ins w:id="464" w:author="Comverse" w:date="2013-06-27T20:31:00Z">
        <w:r w:rsidR="00A974DD">
          <w:t>1</w:t>
        </w:r>
      </w:ins>
      <w:ins w:id="465" w:author="Comverse" w:date="2013-06-27T20:30:00Z">
        <w:r w:rsidR="00A974DD">
          <w:t>5</w:t>
        </w:r>
      </w:ins>
      <w:del w:id="466" w:author="Comverse" w:date="2013-06-27T20:30:00Z">
        <w:r w:rsidRPr="00453E56" w:rsidDel="00A974DD">
          <w:delText>10</w:delText>
        </w:r>
        <w:r w:rsidDel="00A974DD">
          <w:delText>b</w:delText>
        </w:r>
      </w:del>
      <w:r>
        <w:t xml:space="preserve"> - </w:t>
      </w:r>
      <w:r w:rsidRPr="00DA4364">
        <w:t>Create Case</w:t>
      </w:r>
      <w:r w:rsidR="00121C8C">
        <w:t xml:space="preserve"> </w:t>
      </w:r>
      <w:r w:rsidR="003C669E">
        <w:t>-</w:t>
      </w:r>
      <w:r w:rsidRPr="00DA4364">
        <w:t xml:space="preserve"> </w:t>
      </w:r>
      <w:r w:rsidR="00183C56">
        <w:t xml:space="preserve">for Business </w:t>
      </w:r>
      <w:r>
        <w:t>(Modified)</w:t>
      </w:r>
      <w:bookmarkEnd w:id="46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BF"/>
      </w:tblPr>
      <w:tblGrid>
        <w:gridCol w:w="3047"/>
        <w:gridCol w:w="6379"/>
      </w:tblGrid>
      <w:tr w:rsidR="00980032" w:rsidRPr="00183C56" w:rsidTr="001A4A0A">
        <w:tc>
          <w:tcPr>
            <w:tcW w:w="3047" w:type="dxa"/>
            <w:shd w:val="clear" w:color="auto" w:fill="auto"/>
          </w:tcPr>
          <w:p w:rsidR="00980032" w:rsidRPr="00183C56" w:rsidRDefault="00980032" w:rsidP="008E0B29">
            <w:pPr>
              <w:rPr>
                <w:rFonts w:asciiTheme="minorBidi" w:hAnsiTheme="minorBidi" w:cstheme="minorBidi"/>
              </w:rPr>
            </w:pPr>
            <w:r w:rsidRPr="00183C56">
              <w:rPr>
                <w:rFonts w:asciiTheme="minorBidi" w:hAnsiTheme="minorBidi" w:cstheme="minorBidi"/>
              </w:rPr>
              <w:t xml:space="preserve">Create Case </w:t>
            </w:r>
          </w:p>
        </w:tc>
        <w:tc>
          <w:tcPr>
            <w:tcW w:w="6379" w:type="dxa"/>
            <w:shd w:val="clear" w:color="auto" w:fill="auto"/>
          </w:tcPr>
          <w:p w:rsidR="00980032" w:rsidRPr="00183C56" w:rsidRDefault="00980032" w:rsidP="00A974DD">
            <w:pPr>
              <w:rPr>
                <w:rFonts w:asciiTheme="minorBidi" w:hAnsiTheme="minorBidi" w:cstheme="minorBidi"/>
              </w:rPr>
            </w:pPr>
            <w:r w:rsidRPr="00183C56">
              <w:rPr>
                <w:rFonts w:asciiTheme="minorBidi" w:hAnsiTheme="minorBidi" w:cstheme="minorBidi"/>
              </w:rPr>
              <w:t>CM00</w:t>
            </w:r>
            <w:ins w:id="467" w:author="Comverse" w:date="2013-06-27T20:31:00Z">
              <w:r w:rsidR="00A974DD">
                <w:rPr>
                  <w:rFonts w:asciiTheme="minorBidi" w:hAnsiTheme="minorBidi" w:cstheme="minorBidi"/>
                </w:rPr>
                <w:t>1</w:t>
              </w:r>
            </w:ins>
            <w:ins w:id="468" w:author="Comverse" w:date="2013-06-27T20:30:00Z">
              <w:r w:rsidR="00A974DD">
                <w:rPr>
                  <w:rFonts w:asciiTheme="minorBidi" w:hAnsiTheme="minorBidi" w:cstheme="minorBidi"/>
                </w:rPr>
                <w:t>5</w:t>
              </w:r>
            </w:ins>
            <w:del w:id="469" w:author="Comverse" w:date="2013-06-27T20:30:00Z">
              <w:r w:rsidRPr="00183C56" w:rsidDel="00A974DD">
                <w:rPr>
                  <w:rFonts w:asciiTheme="minorBidi" w:hAnsiTheme="minorBidi" w:cstheme="minorBidi"/>
                </w:rPr>
                <w:delText>10b</w:delText>
              </w:r>
            </w:del>
            <w:r w:rsidRPr="00183C56">
              <w:rPr>
                <w:rFonts w:asciiTheme="minorBidi" w:hAnsiTheme="minorBidi" w:cstheme="minorBidi"/>
              </w:rPr>
              <w:t xml:space="preserve"> </w:t>
            </w:r>
          </w:p>
        </w:tc>
      </w:tr>
      <w:tr w:rsidR="00980032" w:rsidRPr="00183C56" w:rsidTr="001A4A0A">
        <w:tc>
          <w:tcPr>
            <w:tcW w:w="3047"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Primary actors</w:t>
            </w:r>
          </w:p>
        </w:tc>
        <w:tc>
          <w:tcPr>
            <w:tcW w:w="6379" w:type="dxa"/>
            <w:shd w:val="clear" w:color="auto" w:fill="auto"/>
          </w:tcPr>
          <w:p w:rsidR="00980032" w:rsidRPr="00183C56" w:rsidRDefault="00980032" w:rsidP="001A4A0A">
            <w:pPr>
              <w:rPr>
                <w:rFonts w:asciiTheme="minorBidi" w:hAnsiTheme="minorBidi" w:cstheme="minorBidi"/>
                <w:strike/>
                <w:color w:val="FF0000"/>
              </w:rPr>
            </w:pPr>
            <w:r w:rsidRPr="00183C56">
              <w:rPr>
                <w:rFonts w:asciiTheme="minorBidi" w:hAnsiTheme="minorBidi" w:cstheme="minorBidi"/>
                <w:strike/>
                <w:color w:val="FF0000"/>
              </w:rPr>
              <w:t>CSR User</w:t>
            </w:r>
          </w:p>
          <w:p w:rsidR="00980032" w:rsidRPr="00183C56" w:rsidRDefault="00980032" w:rsidP="001A4A0A">
            <w:pPr>
              <w:rPr>
                <w:rFonts w:asciiTheme="minorBidi" w:hAnsiTheme="minorBidi" w:cstheme="minorBidi"/>
                <w:strike/>
                <w:color w:val="FF0000"/>
              </w:rPr>
            </w:pPr>
            <w:r w:rsidRPr="00183C56">
              <w:rPr>
                <w:rFonts w:asciiTheme="minorBidi" w:hAnsiTheme="minorBidi" w:cstheme="minorBidi"/>
                <w:strike/>
                <w:color w:val="FF0000"/>
              </w:rPr>
              <w:t xml:space="preserve">Dealer User </w:t>
            </w:r>
          </w:p>
          <w:p w:rsidR="00980032" w:rsidRPr="00183C56" w:rsidRDefault="00980032" w:rsidP="001A4A0A">
            <w:pPr>
              <w:rPr>
                <w:rFonts w:asciiTheme="minorBidi" w:hAnsiTheme="minorBidi" w:cstheme="minorBidi"/>
              </w:rPr>
            </w:pPr>
            <w:r w:rsidRPr="00183C56">
              <w:rPr>
                <w:rFonts w:asciiTheme="minorBidi" w:hAnsiTheme="minorBidi" w:cstheme="minorBidi"/>
              </w:rPr>
              <w:t>B2B User</w:t>
            </w:r>
          </w:p>
        </w:tc>
      </w:tr>
      <w:tr w:rsidR="00980032" w:rsidRPr="00183C56" w:rsidTr="001A4A0A">
        <w:tc>
          <w:tcPr>
            <w:tcW w:w="3047"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Summary Goal</w:t>
            </w:r>
          </w:p>
        </w:tc>
        <w:tc>
          <w:tcPr>
            <w:tcW w:w="6379" w:type="dxa"/>
            <w:shd w:val="clear" w:color="auto" w:fill="auto"/>
          </w:tcPr>
          <w:p w:rsidR="00980032" w:rsidRPr="00D92106" w:rsidRDefault="00D92106" w:rsidP="001A4A0A">
            <w:pPr>
              <w:rPr>
                <w:rFonts w:asciiTheme="minorBidi" w:eastAsia="Calibri" w:hAnsiTheme="minorBidi" w:cstheme="minorBidi"/>
              </w:rPr>
            </w:pPr>
            <w:r w:rsidRPr="00183C56">
              <w:rPr>
                <w:rFonts w:asciiTheme="minorBidi" w:hAnsiTheme="minorBidi" w:cstheme="minorBidi"/>
              </w:rPr>
              <w:t>Create a case in order to resolve the customer’s problem</w:t>
            </w:r>
          </w:p>
        </w:tc>
      </w:tr>
      <w:tr w:rsidR="00980032" w:rsidRPr="00183C56" w:rsidTr="001A4A0A">
        <w:tc>
          <w:tcPr>
            <w:tcW w:w="3047"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Pre-conditions</w:t>
            </w:r>
          </w:p>
        </w:tc>
        <w:tc>
          <w:tcPr>
            <w:tcW w:w="6379" w:type="dxa"/>
            <w:shd w:val="clear" w:color="auto" w:fill="auto"/>
          </w:tcPr>
          <w:p w:rsidR="00980032" w:rsidRPr="00D92106" w:rsidRDefault="00D92106" w:rsidP="001A4A0A">
            <w:pPr>
              <w:rPr>
                <w:rFonts w:asciiTheme="minorBidi" w:eastAsia="Calibri" w:hAnsiTheme="minorBidi" w:cstheme="minorBidi"/>
              </w:rPr>
            </w:pPr>
            <w:r w:rsidRPr="00183C56">
              <w:rPr>
                <w:rFonts w:asciiTheme="minorBidi" w:hAnsiTheme="minorBidi" w:cstheme="minorBidi"/>
              </w:rPr>
              <w:t>The user is in the context of an account</w:t>
            </w:r>
            <w:r>
              <w:rPr>
                <w:rFonts w:asciiTheme="minorBidi" w:hAnsiTheme="minorBidi" w:cstheme="minorBidi"/>
              </w:rPr>
              <w:t xml:space="preserve"> or subscriber</w:t>
            </w:r>
          </w:p>
        </w:tc>
      </w:tr>
      <w:tr w:rsidR="00980032" w:rsidRPr="00183C56" w:rsidTr="001A4A0A">
        <w:tc>
          <w:tcPr>
            <w:tcW w:w="3047" w:type="dxa"/>
            <w:shd w:val="clear" w:color="auto" w:fill="auto"/>
          </w:tcPr>
          <w:p w:rsidR="00980032" w:rsidRPr="00183C56" w:rsidRDefault="00980032" w:rsidP="001A4A0A">
            <w:pPr>
              <w:rPr>
                <w:rFonts w:asciiTheme="minorBidi" w:hAnsiTheme="minorBidi" w:cstheme="minorBidi"/>
              </w:rPr>
            </w:pPr>
            <w:r w:rsidRPr="00183C56">
              <w:rPr>
                <w:rFonts w:asciiTheme="minorBidi" w:hAnsiTheme="minorBidi" w:cstheme="minorBidi"/>
              </w:rPr>
              <w:t>Trigger</w:t>
            </w:r>
          </w:p>
        </w:tc>
        <w:tc>
          <w:tcPr>
            <w:tcW w:w="6379" w:type="dxa"/>
            <w:shd w:val="clear" w:color="auto" w:fill="auto"/>
          </w:tcPr>
          <w:p w:rsidR="00980032" w:rsidRPr="00D92106" w:rsidRDefault="00D92106" w:rsidP="001A4A0A">
            <w:pPr>
              <w:rPr>
                <w:rFonts w:asciiTheme="minorBidi" w:eastAsia="Calibri" w:hAnsiTheme="minorBidi" w:cstheme="minorBidi"/>
              </w:rPr>
            </w:pPr>
            <w:r>
              <w:rPr>
                <w:rFonts w:asciiTheme="minorBidi" w:hAnsiTheme="minorBidi" w:cstheme="minorBidi"/>
              </w:rPr>
              <w:t>User</w:t>
            </w:r>
            <w:r w:rsidRPr="00183C56">
              <w:rPr>
                <w:rFonts w:asciiTheme="minorBidi" w:hAnsiTheme="minorBidi" w:cstheme="minorBidi"/>
              </w:rPr>
              <w:t xml:space="preserve"> has chosen </w:t>
            </w:r>
            <w:r>
              <w:rPr>
                <w:rFonts w:asciiTheme="minorBidi" w:hAnsiTheme="minorBidi" w:cstheme="minorBidi"/>
              </w:rPr>
              <w:t>option to create a case</w:t>
            </w:r>
          </w:p>
        </w:tc>
      </w:tr>
      <w:tr w:rsidR="00D92106" w:rsidRPr="00183C56" w:rsidTr="001A4A0A">
        <w:tc>
          <w:tcPr>
            <w:tcW w:w="3047" w:type="dxa"/>
            <w:shd w:val="clear" w:color="auto" w:fill="auto"/>
          </w:tcPr>
          <w:p w:rsidR="00D92106" w:rsidRPr="00183C56" w:rsidRDefault="00D92106" w:rsidP="001A4A0A">
            <w:pPr>
              <w:rPr>
                <w:rFonts w:asciiTheme="minorBidi" w:hAnsiTheme="minorBidi" w:cstheme="minorBidi"/>
              </w:rPr>
            </w:pPr>
            <w:r w:rsidRPr="00183C56">
              <w:rPr>
                <w:rFonts w:asciiTheme="minorBidi" w:hAnsiTheme="minorBidi" w:cstheme="minorBidi"/>
              </w:rPr>
              <w:t>Minimum guarantees</w:t>
            </w:r>
          </w:p>
        </w:tc>
        <w:tc>
          <w:tcPr>
            <w:tcW w:w="6379" w:type="dxa"/>
            <w:shd w:val="clear" w:color="auto" w:fill="auto"/>
          </w:tcPr>
          <w:p w:rsidR="00D92106" w:rsidRDefault="00D92106" w:rsidP="00A94A2D">
            <w:pPr>
              <w:rPr>
                <w:rFonts w:asciiTheme="minorBidi" w:hAnsiTheme="minorBidi" w:cstheme="minorBidi"/>
              </w:rPr>
            </w:pPr>
            <w:r w:rsidRPr="00183C56">
              <w:rPr>
                <w:rFonts w:asciiTheme="minorBidi" w:hAnsiTheme="minorBidi" w:cstheme="minorBidi"/>
              </w:rPr>
              <w:t>A message indicates to the user the reason why the case can't be created</w:t>
            </w:r>
          </w:p>
          <w:p w:rsidR="00D92106" w:rsidRPr="00183C56" w:rsidRDefault="00D92106" w:rsidP="00A94A2D">
            <w:pPr>
              <w:rPr>
                <w:rFonts w:asciiTheme="minorBidi" w:hAnsiTheme="minorBidi" w:cstheme="minorBidi"/>
              </w:rPr>
            </w:pPr>
            <w:r>
              <w:rPr>
                <w:rFonts w:asciiTheme="minorBidi" w:hAnsiTheme="minorBidi" w:cstheme="minorBidi"/>
              </w:rPr>
              <w:t>If user is in context of a subscriber, by default application associate the case to the subscriber</w:t>
            </w:r>
          </w:p>
        </w:tc>
      </w:tr>
      <w:tr w:rsidR="00D92106" w:rsidRPr="00183C56" w:rsidTr="001A4A0A">
        <w:tc>
          <w:tcPr>
            <w:tcW w:w="3047" w:type="dxa"/>
            <w:shd w:val="clear" w:color="auto" w:fill="auto"/>
          </w:tcPr>
          <w:p w:rsidR="00D92106" w:rsidRPr="00183C56" w:rsidRDefault="00D92106" w:rsidP="001A4A0A">
            <w:pPr>
              <w:rPr>
                <w:rFonts w:asciiTheme="minorBidi" w:hAnsiTheme="minorBidi" w:cstheme="minorBidi"/>
              </w:rPr>
            </w:pPr>
            <w:r w:rsidRPr="00183C56">
              <w:rPr>
                <w:rFonts w:asciiTheme="minorBidi" w:hAnsiTheme="minorBidi" w:cstheme="minorBidi"/>
              </w:rPr>
              <w:t>Success guarantees</w:t>
            </w:r>
          </w:p>
        </w:tc>
        <w:tc>
          <w:tcPr>
            <w:tcW w:w="6379" w:type="dxa"/>
            <w:shd w:val="clear" w:color="auto" w:fill="auto"/>
          </w:tcPr>
          <w:p w:rsidR="00D92106" w:rsidRPr="00183C56" w:rsidRDefault="00D92106" w:rsidP="001A4A0A">
            <w:pPr>
              <w:rPr>
                <w:rFonts w:asciiTheme="minorBidi" w:hAnsiTheme="minorBidi" w:cstheme="minorBidi"/>
              </w:rPr>
            </w:pPr>
            <w:r w:rsidRPr="00183C56">
              <w:rPr>
                <w:rFonts w:asciiTheme="minorBidi" w:hAnsiTheme="minorBidi" w:cstheme="minorBidi"/>
              </w:rPr>
              <w:t>A new case is created</w:t>
            </w:r>
          </w:p>
        </w:tc>
      </w:tr>
      <w:tr w:rsidR="00D92106" w:rsidRPr="00183C56" w:rsidTr="001A4A0A">
        <w:tc>
          <w:tcPr>
            <w:tcW w:w="3047" w:type="dxa"/>
            <w:shd w:val="clear" w:color="auto" w:fill="auto"/>
          </w:tcPr>
          <w:p w:rsidR="00D92106" w:rsidRPr="00183C56" w:rsidRDefault="00D92106" w:rsidP="001A4A0A">
            <w:pPr>
              <w:rPr>
                <w:rFonts w:asciiTheme="minorBidi" w:hAnsiTheme="minorBidi" w:cstheme="minorBidi"/>
                <w:lang w:val="fr-FR"/>
              </w:rPr>
            </w:pPr>
            <w:r w:rsidRPr="00183C56">
              <w:rPr>
                <w:rFonts w:asciiTheme="minorBidi" w:hAnsiTheme="minorBidi" w:cstheme="minorBidi"/>
              </w:rPr>
              <w:t>Normal Flow</w:t>
            </w:r>
          </w:p>
        </w:tc>
        <w:tc>
          <w:tcPr>
            <w:tcW w:w="6379" w:type="dxa"/>
            <w:shd w:val="clear" w:color="auto" w:fill="auto"/>
          </w:tcPr>
          <w:p w:rsidR="00D92106" w:rsidRPr="00183C56" w:rsidRDefault="00D92106" w:rsidP="00D92106">
            <w:pPr>
              <w:pStyle w:val="ListParagraph"/>
              <w:numPr>
                <w:ilvl w:val="0"/>
                <w:numId w:val="267"/>
              </w:numPr>
              <w:spacing w:after="0" w:line="240" w:lineRule="auto"/>
              <w:contextualSpacing w:val="0"/>
              <w:rPr>
                <w:rFonts w:asciiTheme="minorBidi" w:hAnsiTheme="minorBidi" w:cstheme="minorBidi"/>
              </w:rPr>
            </w:pPr>
            <w:r>
              <w:rPr>
                <w:rFonts w:asciiTheme="minorBidi" w:hAnsiTheme="minorBidi" w:cstheme="minorBidi"/>
                <w:sz w:val="20"/>
                <w:szCs w:val="20"/>
              </w:rPr>
              <w:t>U</w:t>
            </w:r>
            <w:r w:rsidRPr="00183C56">
              <w:rPr>
                <w:rFonts w:asciiTheme="minorBidi" w:hAnsiTheme="minorBidi" w:cstheme="minorBidi"/>
                <w:sz w:val="20"/>
                <w:szCs w:val="20"/>
              </w:rPr>
              <w:t xml:space="preserve">ser </w:t>
            </w:r>
            <w:r>
              <w:rPr>
                <w:rFonts w:asciiTheme="minorBidi" w:hAnsiTheme="minorBidi" w:cstheme="minorBidi"/>
                <w:sz w:val="20"/>
                <w:szCs w:val="20"/>
              </w:rPr>
              <w:t>refines context of the case (specify an invoice and/or use navigation bar to change account/subscriber context) (A1)(A2)</w:t>
            </w:r>
          </w:p>
          <w:p w:rsidR="00D92106" w:rsidRPr="00183C56" w:rsidRDefault="00D92106" w:rsidP="00D92106">
            <w:pPr>
              <w:pStyle w:val="ListParagraph"/>
              <w:numPr>
                <w:ilvl w:val="0"/>
                <w:numId w:val="267"/>
              </w:numPr>
              <w:spacing w:after="0" w:line="240" w:lineRule="auto"/>
              <w:contextualSpacing w:val="0"/>
              <w:rPr>
                <w:rFonts w:asciiTheme="minorBidi" w:hAnsiTheme="minorBidi" w:cstheme="minorBidi"/>
                <w:sz w:val="20"/>
                <w:szCs w:val="20"/>
              </w:rPr>
            </w:pPr>
            <w:r w:rsidRPr="00183C56">
              <w:rPr>
                <w:rFonts w:asciiTheme="minorBidi" w:hAnsiTheme="minorBidi" w:cstheme="minorBidi"/>
                <w:sz w:val="20"/>
                <w:szCs w:val="20"/>
              </w:rPr>
              <w:t xml:space="preserve">The user choose the case type and </w:t>
            </w:r>
            <w:r>
              <w:rPr>
                <w:rFonts w:asciiTheme="minorBidi" w:hAnsiTheme="minorBidi" w:cstheme="minorBidi"/>
                <w:sz w:val="20"/>
                <w:szCs w:val="20"/>
              </w:rPr>
              <w:t xml:space="preserve">problem </w:t>
            </w:r>
            <w:r w:rsidRPr="00183C56">
              <w:rPr>
                <w:rFonts w:asciiTheme="minorBidi" w:hAnsiTheme="minorBidi" w:cstheme="minorBidi"/>
                <w:sz w:val="20"/>
                <w:szCs w:val="20"/>
              </w:rPr>
              <w:t>area</w:t>
            </w:r>
          </w:p>
          <w:p w:rsidR="00D92106" w:rsidRPr="00183C56" w:rsidRDefault="00D92106" w:rsidP="00D92106">
            <w:pPr>
              <w:pStyle w:val="ListParagraph"/>
              <w:numPr>
                <w:ilvl w:val="0"/>
                <w:numId w:val="267"/>
              </w:numPr>
              <w:spacing w:after="0" w:line="240" w:lineRule="auto"/>
              <w:contextualSpacing w:val="0"/>
              <w:rPr>
                <w:rFonts w:asciiTheme="minorBidi" w:hAnsiTheme="minorBidi" w:cstheme="minorBidi"/>
                <w:sz w:val="20"/>
                <w:szCs w:val="20"/>
              </w:rPr>
            </w:pPr>
            <w:r w:rsidRPr="00183C56">
              <w:rPr>
                <w:rFonts w:asciiTheme="minorBidi" w:hAnsiTheme="minorBidi" w:cstheme="minorBidi"/>
                <w:sz w:val="20"/>
                <w:szCs w:val="20"/>
              </w:rPr>
              <w:t xml:space="preserve">The user </w:t>
            </w:r>
            <w:r>
              <w:rPr>
                <w:rFonts w:asciiTheme="minorBidi" w:hAnsiTheme="minorBidi" w:cstheme="minorBidi"/>
                <w:sz w:val="20"/>
                <w:szCs w:val="20"/>
              </w:rPr>
              <w:t>enters details of the case (description, external id)</w:t>
            </w:r>
          </w:p>
          <w:p w:rsidR="00D92106" w:rsidRPr="00183C56" w:rsidRDefault="00D92106" w:rsidP="00D92106">
            <w:pPr>
              <w:pStyle w:val="ListParagraph"/>
              <w:numPr>
                <w:ilvl w:val="0"/>
                <w:numId w:val="267"/>
              </w:numPr>
              <w:spacing w:after="0" w:line="240" w:lineRule="auto"/>
              <w:contextualSpacing w:val="0"/>
              <w:rPr>
                <w:rFonts w:asciiTheme="minorBidi" w:hAnsiTheme="minorBidi" w:cstheme="minorBidi"/>
                <w:sz w:val="20"/>
                <w:szCs w:val="20"/>
              </w:rPr>
            </w:pPr>
            <w:r w:rsidRPr="00183C56">
              <w:rPr>
                <w:rFonts w:asciiTheme="minorBidi" w:hAnsiTheme="minorBidi" w:cstheme="minorBidi"/>
                <w:sz w:val="20"/>
                <w:szCs w:val="20"/>
              </w:rPr>
              <w:t>The use</w:t>
            </w:r>
            <w:r>
              <w:rPr>
                <w:rFonts w:asciiTheme="minorBidi" w:hAnsiTheme="minorBidi" w:cstheme="minorBidi"/>
                <w:sz w:val="20"/>
                <w:szCs w:val="20"/>
              </w:rPr>
              <w:t>r press the continue button(A9)</w:t>
            </w:r>
          </w:p>
          <w:p w:rsidR="00D92106" w:rsidRPr="00183C56" w:rsidRDefault="00D92106" w:rsidP="00D92106">
            <w:pPr>
              <w:pStyle w:val="ListParagraph"/>
              <w:numPr>
                <w:ilvl w:val="0"/>
                <w:numId w:val="267"/>
              </w:numPr>
              <w:spacing w:after="0" w:line="240" w:lineRule="auto"/>
              <w:contextualSpacing w:val="0"/>
              <w:rPr>
                <w:rFonts w:asciiTheme="minorBidi" w:hAnsiTheme="minorBidi" w:cstheme="minorBidi"/>
                <w:sz w:val="20"/>
                <w:szCs w:val="20"/>
              </w:rPr>
            </w:pPr>
            <w:r w:rsidRPr="00183C56">
              <w:rPr>
                <w:rFonts w:asciiTheme="minorBidi" w:hAnsiTheme="minorBidi" w:cstheme="minorBidi"/>
                <w:sz w:val="20"/>
                <w:szCs w:val="20"/>
              </w:rPr>
              <w:t>The application displays a summary page to the user including the case context, type, area and details.</w:t>
            </w:r>
          </w:p>
          <w:p w:rsidR="00D92106" w:rsidRPr="00183C56" w:rsidRDefault="00D92106" w:rsidP="00D92106">
            <w:pPr>
              <w:pStyle w:val="ListParagraph"/>
              <w:numPr>
                <w:ilvl w:val="0"/>
                <w:numId w:val="267"/>
              </w:numPr>
              <w:spacing w:after="0" w:line="240" w:lineRule="auto"/>
              <w:contextualSpacing w:val="0"/>
              <w:rPr>
                <w:rFonts w:asciiTheme="minorBidi" w:hAnsiTheme="minorBidi" w:cstheme="minorBidi"/>
                <w:sz w:val="20"/>
                <w:szCs w:val="20"/>
              </w:rPr>
            </w:pPr>
            <w:r>
              <w:rPr>
                <w:rFonts w:asciiTheme="minorBidi" w:hAnsiTheme="minorBidi" w:cstheme="minorBidi"/>
                <w:sz w:val="20"/>
                <w:szCs w:val="20"/>
              </w:rPr>
              <w:t>U</w:t>
            </w:r>
            <w:r w:rsidRPr="00183C56">
              <w:rPr>
                <w:rFonts w:asciiTheme="minorBidi" w:hAnsiTheme="minorBidi" w:cstheme="minorBidi"/>
                <w:sz w:val="20"/>
                <w:szCs w:val="20"/>
              </w:rPr>
              <w:t>ser can choose to:</w:t>
            </w:r>
          </w:p>
          <w:p w:rsidR="00D92106" w:rsidRPr="00183C56" w:rsidRDefault="00D92106" w:rsidP="00D92106">
            <w:pPr>
              <w:ind w:left="360"/>
              <w:rPr>
                <w:rFonts w:asciiTheme="minorBidi" w:hAnsiTheme="minorBidi" w:cstheme="minorBidi"/>
              </w:rPr>
            </w:pPr>
            <w:r w:rsidRPr="00183C56">
              <w:rPr>
                <w:rFonts w:asciiTheme="minorBidi" w:hAnsiTheme="minorBidi" w:cstheme="minorBidi"/>
              </w:rPr>
              <w:t></w:t>
            </w:r>
            <w:r w:rsidRPr="00183C56">
              <w:rPr>
                <w:rFonts w:asciiTheme="minorBidi" w:hAnsiTheme="minorBidi" w:cstheme="minorBidi"/>
              </w:rPr>
              <w:tab/>
              <w:t>Modify (A5)</w:t>
            </w:r>
          </w:p>
          <w:p w:rsidR="00D92106" w:rsidRPr="00183C56" w:rsidRDefault="00D92106" w:rsidP="00D92106">
            <w:pPr>
              <w:ind w:left="360"/>
              <w:rPr>
                <w:rFonts w:asciiTheme="minorBidi" w:hAnsiTheme="minorBidi" w:cstheme="minorBidi"/>
              </w:rPr>
            </w:pPr>
            <w:r w:rsidRPr="00183C56">
              <w:rPr>
                <w:rFonts w:asciiTheme="minorBidi" w:hAnsiTheme="minorBidi" w:cstheme="minorBidi"/>
              </w:rPr>
              <w:t></w:t>
            </w:r>
            <w:r w:rsidRPr="00183C56">
              <w:rPr>
                <w:rFonts w:asciiTheme="minorBidi" w:hAnsiTheme="minorBidi" w:cstheme="minorBidi"/>
              </w:rPr>
              <w:tab/>
              <w:t>Cancel (A6)</w:t>
            </w:r>
          </w:p>
          <w:p w:rsidR="00D92106" w:rsidRPr="00183C56" w:rsidRDefault="00D92106" w:rsidP="00D92106">
            <w:pPr>
              <w:ind w:left="360"/>
              <w:rPr>
                <w:rFonts w:asciiTheme="minorBidi" w:hAnsiTheme="minorBidi" w:cstheme="minorBidi"/>
              </w:rPr>
            </w:pPr>
            <w:r w:rsidRPr="00183C56">
              <w:rPr>
                <w:rFonts w:asciiTheme="minorBidi" w:hAnsiTheme="minorBidi" w:cstheme="minorBidi"/>
              </w:rPr>
              <w:t></w:t>
            </w:r>
            <w:r w:rsidRPr="00183C56">
              <w:rPr>
                <w:rFonts w:asciiTheme="minorBidi" w:hAnsiTheme="minorBidi" w:cstheme="minorBidi"/>
              </w:rPr>
              <w:tab/>
              <w:t>Confirm and Close (A7)</w:t>
            </w:r>
          </w:p>
          <w:p w:rsidR="00D92106" w:rsidRPr="00183C56" w:rsidRDefault="00D92106" w:rsidP="00D92106">
            <w:pPr>
              <w:ind w:left="360"/>
              <w:rPr>
                <w:rFonts w:asciiTheme="minorBidi" w:hAnsiTheme="minorBidi" w:cstheme="minorBidi"/>
              </w:rPr>
            </w:pPr>
            <w:r w:rsidRPr="00183C56">
              <w:rPr>
                <w:rFonts w:asciiTheme="minorBidi" w:hAnsiTheme="minorBidi" w:cstheme="minorBidi"/>
              </w:rPr>
              <w:t></w:t>
            </w:r>
            <w:r w:rsidRPr="00183C56">
              <w:rPr>
                <w:rFonts w:asciiTheme="minorBidi" w:hAnsiTheme="minorBidi" w:cstheme="minorBidi"/>
              </w:rPr>
              <w:tab/>
              <w:t>Confirm</w:t>
            </w:r>
          </w:p>
          <w:p w:rsidR="00D92106" w:rsidRPr="00183C56" w:rsidRDefault="00D92106" w:rsidP="00D92106">
            <w:pPr>
              <w:pStyle w:val="ListParagraph"/>
              <w:numPr>
                <w:ilvl w:val="0"/>
                <w:numId w:val="267"/>
              </w:numPr>
              <w:spacing w:after="0" w:line="240" w:lineRule="auto"/>
              <w:contextualSpacing w:val="0"/>
              <w:rPr>
                <w:rFonts w:asciiTheme="minorBidi" w:hAnsiTheme="minorBidi" w:cstheme="minorBidi"/>
                <w:sz w:val="20"/>
                <w:szCs w:val="20"/>
              </w:rPr>
            </w:pPr>
            <w:r w:rsidRPr="00183C56">
              <w:rPr>
                <w:rFonts w:asciiTheme="minorBidi" w:hAnsiTheme="minorBidi" w:cstheme="minorBidi"/>
                <w:sz w:val="20"/>
                <w:szCs w:val="20"/>
              </w:rPr>
              <w:t>The application displays a confirmation page indicating to the user the case submission and the Case reference.</w:t>
            </w:r>
          </w:p>
        </w:tc>
      </w:tr>
      <w:tr w:rsidR="00D92106" w:rsidRPr="00183C56" w:rsidTr="001A4A0A">
        <w:tc>
          <w:tcPr>
            <w:tcW w:w="3047" w:type="dxa"/>
            <w:shd w:val="clear" w:color="auto" w:fill="auto"/>
          </w:tcPr>
          <w:p w:rsidR="00D92106" w:rsidRPr="00183C56" w:rsidRDefault="00D92106" w:rsidP="001A4A0A">
            <w:pPr>
              <w:rPr>
                <w:rFonts w:asciiTheme="minorBidi" w:hAnsiTheme="minorBidi" w:cstheme="minorBidi"/>
                <w:lang w:val="fr-FR"/>
              </w:rPr>
            </w:pPr>
            <w:r w:rsidRPr="00183C56">
              <w:rPr>
                <w:rFonts w:asciiTheme="minorBidi" w:hAnsiTheme="minorBidi" w:cstheme="minorBidi"/>
              </w:rPr>
              <w:t>Alternative Flow</w:t>
            </w:r>
          </w:p>
        </w:tc>
        <w:tc>
          <w:tcPr>
            <w:tcW w:w="6379" w:type="dxa"/>
            <w:shd w:val="clear" w:color="auto" w:fill="auto"/>
          </w:tcPr>
          <w:p w:rsidR="00D92106" w:rsidRDefault="00D92106" w:rsidP="00D92106">
            <w:pPr>
              <w:rPr>
                <w:rFonts w:asciiTheme="minorBidi" w:hAnsiTheme="minorBidi" w:cstheme="minorBidi"/>
              </w:rPr>
            </w:pPr>
            <w:r w:rsidRPr="00183C56">
              <w:rPr>
                <w:rFonts w:asciiTheme="minorBidi" w:hAnsiTheme="minorBidi" w:cstheme="minorBidi"/>
              </w:rPr>
              <w:t xml:space="preserve">A1 </w:t>
            </w:r>
            <w:r>
              <w:rPr>
                <w:rFonts w:asciiTheme="minorBidi" w:hAnsiTheme="minorBidi" w:cstheme="minorBidi"/>
              </w:rPr>
              <w:t xml:space="preserve">Application is configured to create case through </w:t>
            </w:r>
            <w:proofErr w:type="spellStart"/>
            <w:r>
              <w:rPr>
                <w:rFonts w:asciiTheme="minorBidi" w:hAnsiTheme="minorBidi" w:cstheme="minorBidi"/>
              </w:rPr>
              <w:t>Edialog</w:t>
            </w:r>
            <w:proofErr w:type="spellEnd"/>
          </w:p>
          <w:p w:rsidR="00D92106" w:rsidRPr="006D6B8B" w:rsidRDefault="00D92106" w:rsidP="00D92106">
            <w:pPr>
              <w:numPr>
                <w:ilvl w:val="0"/>
                <w:numId w:val="268"/>
              </w:numPr>
              <w:rPr>
                <w:rFonts w:asciiTheme="minorBidi" w:hAnsiTheme="minorBidi" w:cstheme="minorBidi"/>
              </w:rPr>
            </w:pPr>
            <w:r>
              <w:rPr>
                <w:rFonts w:asciiTheme="minorBidi" w:hAnsiTheme="minorBidi" w:cstheme="minorBidi"/>
              </w:rPr>
              <w:t xml:space="preserve">Application redirect user to </w:t>
            </w:r>
            <w:proofErr w:type="spellStart"/>
            <w:r>
              <w:rPr>
                <w:rFonts w:asciiTheme="minorBidi" w:hAnsiTheme="minorBidi" w:cstheme="minorBidi"/>
              </w:rPr>
              <w:t>Edialog</w:t>
            </w:r>
            <w:proofErr w:type="spellEnd"/>
            <w:r>
              <w:rPr>
                <w:rFonts w:asciiTheme="minorBidi" w:hAnsiTheme="minorBidi" w:cstheme="minorBidi"/>
              </w:rPr>
              <w:t xml:space="preserve"> screens with all contextual information</w:t>
            </w:r>
          </w:p>
          <w:p w:rsidR="00D92106" w:rsidRDefault="00D92106" w:rsidP="00D92106">
            <w:pPr>
              <w:rPr>
                <w:rFonts w:asciiTheme="minorBidi" w:hAnsiTheme="minorBidi" w:cstheme="minorBidi"/>
              </w:rPr>
            </w:pPr>
            <w:r>
              <w:rPr>
                <w:rFonts w:asciiTheme="minorBidi" w:hAnsiTheme="minorBidi" w:cstheme="minorBidi"/>
              </w:rPr>
              <w:t>A2</w:t>
            </w:r>
            <w:r w:rsidRPr="00183C56">
              <w:rPr>
                <w:rFonts w:asciiTheme="minorBidi" w:hAnsiTheme="minorBidi" w:cstheme="minorBidi"/>
              </w:rPr>
              <w:t xml:space="preserve"> : the user </w:t>
            </w:r>
            <w:r>
              <w:rPr>
                <w:rFonts w:asciiTheme="minorBidi" w:hAnsiTheme="minorBidi" w:cstheme="minorBidi"/>
              </w:rPr>
              <w:t>has selected the extended case creation option</w:t>
            </w:r>
          </w:p>
          <w:p w:rsidR="00D92106" w:rsidRPr="00183C56" w:rsidRDefault="00D92106" w:rsidP="00D92106">
            <w:pPr>
              <w:numPr>
                <w:ilvl w:val="0"/>
                <w:numId w:val="269"/>
              </w:numPr>
              <w:rPr>
                <w:rFonts w:asciiTheme="minorBidi" w:hAnsiTheme="minorBidi" w:cstheme="minorBidi"/>
              </w:rPr>
            </w:pPr>
            <w:r>
              <w:rPr>
                <w:rFonts w:asciiTheme="minorBidi" w:hAnsiTheme="minorBidi" w:cstheme="minorBidi"/>
              </w:rPr>
              <w:t>User specifies a list of subscribers</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 xml:space="preserve">The user enters a list of subscribers primary external id </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application validates the list of subscribers</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3.</w:t>
            </w:r>
            <w:r w:rsidRPr="00183C56">
              <w:rPr>
                <w:rFonts w:asciiTheme="minorBidi" w:hAnsiTheme="minorBidi" w:cstheme="minorBidi"/>
              </w:rPr>
              <w:tab/>
              <w:t>The application indicates to the user the subscribers not belonging to the current account or in a disconnected rating state</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4.</w:t>
            </w:r>
            <w:r w:rsidRPr="00183C56">
              <w:rPr>
                <w:rFonts w:asciiTheme="minorBidi" w:hAnsiTheme="minorBidi" w:cstheme="minorBidi"/>
              </w:rPr>
              <w:tab/>
              <w:t>The user removes the invalid subscribers (A4)</w:t>
            </w:r>
          </w:p>
          <w:p w:rsidR="00D92106" w:rsidRPr="00183C56" w:rsidRDefault="00D92106" w:rsidP="00D92106">
            <w:pPr>
              <w:numPr>
                <w:ilvl w:val="0"/>
                <w:numId w:val="269"/>
              </w:numPr>
              <w:rPr>
                <w:rFonts w:asciiTheme="minorBidi" w:hAnsiTheme="minorBidi" w:cstheme="minorBidi"/>
              </w:rPr>
            </w:pPr>
            <w:r w:rsidRPr="00183C56">
              <w:rPr>
                <w:rFonts w:asciiTheme="minorBidi" w:hAnsiTheme="minorBidi" w:cstheme="minorBidi"/>
              </w:rPr>
              <w:t>The user chooses to attach subscriber bundles to the new case</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display the list of subscriber bundle</w:t>
            </w:r>
            <w:r>
              <w:rPr>
                <w:rFonts w:asciiTheme="minorBidi" w:hAnsiTheme="minorBidi" w:cstheme="minorBidi"/>
              </w:rPr>
              <w:t>s</w:t>
            </w:r>
            <w:r w:rsidRPr="00183C56">
              <w:rPr>
                <w:rFonts w:asciiTheme="minorBidi" w:hAnsiTheme="minorBidi" w:cstheme="minorBidi"/>
              </w:rPr>
              <w:t xml:space="preserve"> available for the contextual account</w:t>
            </w:r>
          </w:p>
          <w:p w:rsidR="00D92106" w:rsidRDefault="00D92106" w:rsidP="00D92106">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user select one or more subscriber bundles</w:t>
            </w:r>
          </w:p>
          <w:p w:rsidR="00D92106" w:rsidRPr="00183C56" w:rsidRDefault="00D92106" w:rsidP="00D92106">
            <w:pPr>
              <w:numPr>
                <w:ilvl w:val="0"/>
                <w:numId w:val="269"/>
              </w:numPr>
              <w:rPr>
                <w:rFonts w:asciiTheme="minorBidi" w:hAnsiTheme="minorBidi" w:cstheme="minorBidi"/>
              </w:rPr>
            </w:pPr>
            <w:r w:rsidRPr="00183C56">
              <w:rPr>
                <w:rFonts w:asciiTheme="minorBidi" w:hAnsiTheme="minorBidi" w:cstheme="minorBidi"/>
              </w:rPr>
              <w:t xml:space="preserve">The user chooses to attach </w:t>
            </w:r>
            <w:r>
              <w:rPr>
                <w:rFonts w:asciiTheme="minorBidi" w:hAnsiTheme="minorBidi" w:cstheme="minorBidi"/>
              </w:rPr>
              <w:t>invoices</w:t>
            </w:r>
            <w:r w:rsidRPr="00183C56">
              <w:rPr>
                <w:rFonts w:asciiTheme="minorBidi" w:hAnsiTheme="minorBidi" w:cstheme="minorBidi"/>
              </w:rPr>
              <w:t xml:space="preserve"> to the new case</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 xml:space="preserve">The application display the list of </w:t>
            </w:r>
            <w:r>
              <w:rPr>
                <w:rFonts w:asciiTheme="minorBidi" w:hAnsiTheme="minorBidi" w:cstheme="minorBidi"/>
              </w:rPr>
              <w:t>invoices</w:t>
            </w:r>
            <w:r w:rsidRPr="00183C56">
              <w:rPr>
                <w:rFonts w:asciiTheme="minorBidi" w:hAnsiTheme="minorBidi" w:cstheme="minorBidi"/>
              </w:rPr>
              <w:t xml:space="preserve"> available for the contextual account</w:t>
            </w:r>
          </w:p>
          <w:p w:rsidR="00D92106" w:rsidRDefault="00D92106" w:rsidP="00D92106">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 xml:space="preserve">The user select one or more </w:t>
            </w:r>
            <w:r>
              <w:rPr>
                <w:rFonts w:asciiTheme="minorBidi" w:hAnsiTheme="minorBidi" w:cstheme="minorBidi"/>
              </w:rPr>
              <w:t>invoices</w:t>
            </w:r>
          </w:p>
          <w:p w:rsidR="00D92106" w:rsidRDefault="00D92106" w:rsidP="00D92106">
            <w:pPr>
              <w:numPr>
                <w:ilvl w:val="0"/>
                <w:numId w:val="269"/>
              </w:numPr>
              <w:rPr>
                <w:rFonts w:asciiTheme="minorBidi" w:hAnsiTheme="minorBidi" w:cstheme="minorBidi"/>
              </w:rPr>
            </w:pPr>
            <w:r>
              <w:rPr>
                <w:rFonts w:asciiTheme="minorBidi" w:hAnsiTheme="minorBidi" w:cstheme="minorBidi"/>
              </w:rPr>
              <w:t>User specifies case type and problem area</w:t>
            </w:r>
          </w:p>
          <w:p w:rsidR="00D92106" w:rsidRDefault="00D92106" w:rsidP="00D92106">
            <w:pPr>
              <w:numPr>
                <w:ilvl w:val="0"/>
                <w:numId w:val="269"/>
              </w:numPr>
              <w:rPr>
                <w:rFonts w:asciiTheme="minorBidi" w:hAnsiTheme="minorBidi" w:cstheme="minorBidi"/>
              </w:rPr>
            </w:pPr>
            <w:r>
              <w:rPr>
                <w:rFonts w:asciiTheme="minorBidi" w:hAnsiTheme="minorBidi" w:cstheme="minorBidi"/>
              </w:rPr>
              <w:t>U</w:t>
            </w:r>
            <w:r w:rsidRPr="00183C56">
              <w:rPr>
                <w:rFonts w:asciiTheme="minorBidi" w:hAnsiTheme="minorBidi" w:cstheme="minorBidi"/>
              </w:rPr>
              <w:t xml:space="preserve">ser </w:t>
            </w:r>
            <w:r>
              <w:rPr>
                <w:rFonts w:asciiTheme="minorBidi" w:hAnsiTheme="minorBidi" w:cstheme="minorBidi"/>
              </w:rPr>
              <w:t>enters details of the case (description, external id)</w:t>
            </w:r>
          </w:p>
          <w:p w:rsidR="00D92106" w:rsidRDefault="00D92106" w:rsidP="00D92106">
            <w:pPr>
              <w:numPr>
                <w:ilvl w:val="0"/>
                <w:numId w:val="269"/>
              </w:numPr>
              <w:rPr>
                <w:rFonts w:asciiTheme="minorBidi" w:hAnsiTheme="minorBidi" w:cstheme="minorBidi"/>
              </w:rPr>
            </w:pPr>
            <w:r>
              <w:rPr>
                <w:rFonts w:asciiTheme="minorBidi" w:hAnsiTheme="minorBidi" w:cstheme="minorBidi"/>
              </w:rPr>
              <w:t>User Validates (A8)(A9)</w:t>
            </w:r>
          </w:p>
          <w:p w:rsidR="00D92106" w:rsidRPr="00D92106" w:rsidRDefault="00D92106" w:rsidP="00D92106">
            <w:pPr>
              <w:numPr>
                <w:ilvl w:val="0"/>
                <w:numId w:val="269"/>
              </w:numPr>
              <w:rPr>
                <w:rFonts w:asciiTheme="minorBidi" w:hAnsiTheme="minorBidi" w:cstheme="minorBidi"/>
              </w:rPr>
            </w:pPr>
            <w:r w:rsidRPr="00183C56">
              <w:rPr>
                <w:rFonts w:asciiTheme="minorBidi" w:hAnsiTheme="minorBidi" w:cstheme="minorBidi"/>
              </w:rPr>
              <w:t>The application displays a confirmation page indicating to the user the case submission and the Case reference.</w:t>
            </w:r>
          </w:p>
          <w:p w:rsidR="00D92106" w:rsidRPr="00183C56" w:rsidRDefault="00D92106" w:rsidP="00D92106">
            <w:pPr>
              <w:rPr>
                <w:rFonts w:asciiTheme="minorBidi" w:hAnsiTheme="minorBidi" w:cstheme="minorBidi"/>
              </w:rPr>
            </w:pPr>
            <w:r w:rsidRPr="00183C56">
              <w:rPr>
                <w:rFonts w:asciiTheme="minorBidi" w:hAnsiTheme="minorBidi" w:cstheme="minorBidi"/>
              </w:rPr>
              <w:t>A4 : The user do not removed the invalid subscribers</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to step 3</w:t>
            </w:r>
          </w:p>
          <w:p w:rsidR="00D92106" w:rsidRPr="00183C56" w:rsidRDefault="00D92106" w:rsidP="00D92106">
            <w:pPr>
              <w:rPr>
                <w:rFonts w:asciiTheme="minorBidi" w:hAnsiTheme="minorBidi" w:cstheme="minorBidi"/>
              </w:rPr>
            </w:pPr>
            <w:r w:rsidRPr="00183C56">
              <w:rPr>
                <w:rFonts w:asciiTheme="minorBidi" w:hAnsiTheme="minorBidi" w:cstheme="minorBidi"/>
              </w:rPr>
              <w:t>A5: The user chooses modify:</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to the case creation page already set with values already set</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application redirects the user to step 1</w:t>
            </w:r>
          </w:p>
          <w:p w:rsidR="00D92106" w:rsidRPr="00183C56" w:rsidRDefault="00D92106" w:rsidP="00D92106">
            <w:pPr>
              <w:rPr>
                <w:rFonts w:asciiTheme="minorBidi" w:hAnsiTheme="minorBidi" w:cstheme="minorBidi"/>
              </w:rPr>
            </w:pPr>
            <w:r w:rsidRPr="00183C56">
              <w:rPr>
                <w:rFonts w:asciiTheme="minorBidi" w:hAnsiTheme="minorBidi" w:cstheme="minorBidi"/>
              </w:rPr>
              <w:t>A6: The user chooses Cancel</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home page</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case is not created</w:t>
            </w:r>
          </w:p>
          <w:p w:rsidR="00D92106" w:rsidRPr="00183C56" w:rsidRDefault="00D92106" w:rsidP="00D92106">
            <w:pPr>
              <w:rPr>
                <w:rFonts w:asciiTheme="minorBidi" w:hAnsiTheme="minorBidi" w:cstheme="minorBidi"/>
              </w:rPr>
            </w:pPr>
            <w:r w:rsidRPr="00183C56">
              <w:rPr>
                <w:rFonts w:asciiTheme="minorBidi" w:hAnsiTheme="minorBidi" w:cstheme="minorBidi"/>
              </w:rPr>
              <w:t>A7: The user chooses Confirm and Close</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case is submitted with a “close” status</w:t>
            </w:r>
          </w:p>
          <w:p w:rsidR="00D92106" w:rsidRPr="00183C56" w:rsidRDefault="00D92106" w:rsidP="00D92106">
            <w:pPr>
              <w:rPr>
                <w:rFonts w:asciiTheme="minorBidi" w:hAnsiTheme="minorBidi" w:cstheme="minorBidi"/>
              </w:rPr>
            </w:pPr>
            <w:r w:rsidRPr="00183C56">
              <w:rPr>
                <w:rFonts w:asciiTheme="minorBidi" w:hAnsiTheme="minorBidi" w:cstheme="minorBidi"/>
              </w:rPr>
              <w:tab/>
              <w:t>2. The application redirects the user to step 6</w:t>
            </w:r>
          </w:p>
          <w:p w:rsidR="00D92106" w:rsidRPr="00183C56" w:rsidRDefault="00D92106" w:rsidP="00D92106">
            <w:pPr>
              <w:rPr>
                <w:rFonts w:asciiTheme="minorBidi" w:hAnsiTheme="minorBidi" w:cstheme="minorBidi"/>
              </w:rPr>
            </w:pPr>
            <w:r w:rsidRPr="00183C56">
              <w:rPr>
                <w:rFonts w:asciiTheme="minorBidi" w:hAnsiTheme="minorBidi" w:cstheme="minorBidi"/>
              </w:rPr>
              <w:t>A8 : The user has left some invalid subscribers</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warns the user on the fact that invalid subscribers are still in the still and will be removed (A9)</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2.</w:t>
            </w:r>
            <w:r w:rsidRPr="00183C56">
              <w:rPr>
                <w:rFonts w:asciiTheme="minorBidi" w:hAnsiTheme="minorBidi" w:cstheme="minorBidi"/>
              </w:rPr>
              <w:tab/>
              <w:t>The application removes the invalid subscribers form the list</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3.</w:t>
            </w:r>
            <w:r w:rsidRPr="00183C56">
              <w:rPr>
                <w:rFonts w:asciiTheme="minorBidi" w:hAnsiTheme="minorBidi" w:cstheme="minorBidi"/>
              </w:rPr>
              <w:tab/>
              <w:t>The application redirects the user to step 7</w:t>
            </w:r>
          </w:p>
          <w:p w:rsidR="00D92106" w:rsidRPr="00183C56" w:rsidRDefault="00D92106" w:rsidP="00D92106">
            <w:pPr>
              <w:rPr>
                <w:rFonts w:asciiTheme="minorBidi" w:hAnsiTheme="minorBidi" w:cstheme="minorBidi"/>
              </w:rPr>
            </w:pPr>
            <w:r w:rsidRPr="00183C56">
              <w:rPr>
                <w:rFonts w:asciiTheme="minorBidi" w:hAnsiTheme="minorBidi" w:cstheme="minorBidi"/>
              </w:rPr>
              <w:t>A9 : The user cancels the submission</w:t>
            </w:r>
          </w:p>
          <w:p w:rsidR="00D92106" w:rsidRPr="00183C56" w:rsidRDefault="00D92106" w:rsidP="00D92106">
            <w:pPr>
              <w:ind w:left="720"/>
              <w:rPr>
                <w:rFonts w:asciiTheme="minorBidi" w:hAnsiTheme="minorBidi" w:cstheme="minorBidi"/>
              </w:rPr>
            </w:pPr>
            <w:r w:rsidRPr="00183C56">
              <w:rPr>
                <w:rFonts w:asciiTheme="minorBidi" w:hAnsiTheme="minorBidi" w:cstheme="minorBidi"/>
              </w:rPr>
              <w:t>1.</w:t>
            </w:r>
            <w:r w:rsidRPr="00183C56">
              <w:rPr>
                <w:rFonts w:asciiTheme="minorBidi" w:hAnsiTheme="minorBidi" w:cstheme="minorBidi"/>
              </w:rPr>
              <w:tab/>
              <w:t>The application redirects the user to the case creation page pre field with the values already set.</w:t>
            </w:r>
          </w:p>
        </w:tc>
      </w:tr>
    </w:tbl>
    <w:p w:rsidR="00980032" w:rsidRDefault="00980032" w:rsidP="003C669E">
      <w:pPr>
        <w:pStyle w:val="Heading4"/>
      </w:pPr>
      <w:bookmarkStart w:id="470" w:name="_Toc364961228"/>
      <w:r w:rsidRPr="009459B7">
        <w:t xml:space="preserve">CM0020 - View existing cases and details </w:t>
      </w:r>
      <w:r w:rsidR="003C669E">
        <w:t xml:space="preserve">- </w:t>
      </w:r>
      <w:r w:rsidRPr="009459B7">
        <w:t>for Channel and CSR Portal</w:t>
      </w:r>
      <w:r w:rsidR="003C669E">
        <w:t xml:space="preserve"> (</w:t>
      </w:r>
      <w:r>
        <w:t>New)</w:t>
      </w:r>
      <w:bookmarkEnd w:id="47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BF"/>
      </w:tblPr>
      <w:tblGrid>
        <w:gridCol w:w="2990"/>
        <w:gridCol w:w="6436"/>
      </w:tblGrid>
      <w:tr w:rsidR="00980032" w:rsidRPr="00DA4364" w:rsidTr="001A4A0A">
        <w:tc>
          <w:tcPr>
            <w:tcW w:w="2990" w:type="dxa"/>
            <w:shd w:val="clear" w:color="auto" w:fill="auto"/>
          </w:tcPr>
          <w:p w:rsidR="00980032" w:rsidRPr="00DA4364" w:rsidRDefault="00980032" w:rsidP="001A4A0A">
            <w:r w:rsidRPr="00DA4364">
              <w:t>View Existing Case and Details</w:t>
            </w:r>
            <w:r>
              <w:t xml:space="preserve"> for Channel and CSR portal</w:t>
            </w:r>
          </w:p>
        </w:tc>
        <w:tc>
          <w:tcPr>
            <w:tcW w:w="6436" w:type="dxa"/>
            <w:shd w:val="clear" w:color="auto" w:fill="auto"/>
          </w:tcPr>
          <w:p w:rsidR="00980032" w:rsidRPr="00DA4364" w:rsidRDefault="00980032" w:rsidP="001A4A0A">
            <w:pPr>
              <w:rPr>
                <w:lang w:val="fr-FR"/>
              </w:rPr>
            </w:pPr>
            <w:r w:rsidRPr="009459B7">
              <w:t>CM0020</w:t>
            </w:r>
          </w:p>
        </w:tc>
      </w:tr>
      <w:tr w:rsidR="00980032" w:rsidRPr="00DA4364" w:rsidTr="001A4A0A">
        <w:tc>
          <w:tcPr>
            <w:tcW w:w="2990" w:type="dxa"/>
            <w:shd w:val="clear" w:color="auto" w:fill="auto"/>
          </w:tcPr>
          <w:p w:rsidR="00980032" w:rsidRPr="00DA4364" w:rsidRDefault="00980032" w:rsidP="001A4A0A">
            <w:pPr>
              <w:rPr>
                <w:lang w:val="fr-FR"/>
              </w:rPr>
            </w:pPr>
            <w:r w:rsidRPr="00DA4364">
              <w:t>Primary actors</w:t>
            </w:r>
          </w:p>
        </w:tc>
        <w:tc>
          <w:tcPr>
            <w:tcW w:w="6436" w:type="dxa"/>
            <w:shd w:val="clear" w:color="auto" w:fill="auto"/>
          </w:tcPr>
          <w:p w:rsidR="00980032" w:rsidRDefault="00980032" w:rsidP="001A4A0A">
            <w:r w:rsidRPr="00DA4364">
              <w:t>CSR User</w:t>
            </w:r>
          </w:p>
          <w:p w:rsidR="00980032" w:rsidRPr="00FC3272" w:rsidRDefault="00980032" w:rsidP="001A4A0A">
            <w:r>
              <w:t>Dealer User</w:t>
            </w:r>
          </w:p>
        </w:tc>
      </w:tr>
      <w:tr w:rsidR="00980032" w:rsidRPr="00DA4364" w:rsidTr="001A4A0A">
        <w:tc>
          <w:tcPr>
            <w:tcW w:w="2990" w:type="dxa"/>
            <w:shd w:val="clear" w:color="auto" w:fill="auto"/>
          </w:tcPr>
          <w:p w:rsidR="00980032" w:rsidRPr="00DA4364" w:rsidRDefault="00980032" w:rsidP="001A4A0A">
            <w:pPr>
              <w:rPr>
                <w:lang w:val="fr-FR"/>
              </w:rPr>
            </w:pPr>
            <w:r w:rsidRPr="00DA4364">
              <w:t>Summary Goal</w:t>
            </w:r>
          </w:p>
        </w:tc>
        <w:tc>
          <w:tcPr>
            <w:tcW w:w="6436" w:type="dxa"/>
            <w:shd w:val="clear" w:color="auto" w:fill="auto"/>
          </w:tcPr>
          <w:p w:rsidR="00980032" w:rsidRPr="00DA4364" w:rsidRDefault="00980032" w:rsidP="001A4A0A">
            <w:r w:rsidRPr="00DA4364">
              <w:t>This use case allows a user to access the case created in the context of a customer</w:t>
            </w:r>
          </w:p>
        </w:tc>
      </w:tr>
      <w:tr w:rsidR="00980032" w:rsidRPr="00DA4364" w:rsidTr="001A4A0A">
        <w:tc>
          <w:tcPr>
            <w:tcW w:w="2990" w:type="dxa"/>
            <w:shd w:val="clear" w:color="auto" w:fill="auto"/>
          </w:tcPr>
          <w:p w:rsidR="00980032" w:rsidRPr="00DA4364" w:rsidRDefault="00980032" w:rsidP="001A4A0A">
            <w:pPr>
              <w:rPr>
                <w:lang w:val="fr-FR"/>
              </w:rPr>
            </w:pPr>
            <w:r w:rsidRPr="00DA4364">
              <w:t>Pre-conditions</w:t>
            </w:r>
          </w:p>
        </w:tc>
        <w:tc>
          <w:tcPr>
            <w:tcW w:w="6436" w:type="dxa"/>
            <w:shd w:val="clear" w:color="auto" w:fill="auto"/>
          </w:tcPr>
          <w:p w:rsidR="00980032" w:rsidRPr="00DA4364" w:rsidRDefault="00980032" w:rsidP="001A4A0A">
            <w:r w:rsidRPr="00DA4364">
              <w:t>The user has searched for a case</w:t>
            </w:r>
          </w:p>
        </w:tc>
      </w:tr>
      <w:tr w:rsidR="00980032" w:rsidRPr="00DA4364" w:rsidTr="001A4A0A">
        <w:tc>
          <w:tcPr>
            <w:tcW w:w="2990" w:type="dxa"/>
            <w:shd w:val="clear" w:color="auto" w:fill="auto"/>
          </w:tcPr>
          <w:p w:rsidR="00980032" w:rsidRPr="00DA4364" w:rsidRDefault="00980032" w:rsidP="001A4A0A">
            <w:pPr>
              <w:rPr>
                <w:lang w:val="fr-FR"/>
              </w:rPr>
            </w:pPr>
            <w:r w:rsidRPr="00DA4364">
              <w:t>Trigger</w:t>
            </w:r>
          </w:p>
        </w:tc>
        <w:tc>
          <w:tcPr>
            <w:tcW w:w="6436" w:type="dxa"/>
            <w:shd w:val="clear" w:color="auto" w:fill="auto"/>
          </w:tcPr>
          <w:p w:rsidR="00980032" w:rsidRPr="00DA4364" w:rsidRDefault="00980032" w:rsidP="001A4A0A">
            <w:r w:rsidRPr="00DA4364">
              <w:t>The user selects a case</w:t>
            </w:r>
          </w:p>
        </w:tc>
      </w:tr>
      <w:tr w:rsidR="00980032" w:rsidRPr="00DA4364" w:rsidTr="001A4A0A">
        <w:tc>
          <w:tcPr>
            <w:tcW w:w="2990" w:type="dxa"/>
            <w:shd w:val="clear" w:color="auto" w:fill="auto"/>
          </w:tcPr>
          <w:p w:rsidR="00980032" w:rsidRPr="00DA4364" w:rsidRDefault="00980032" w:rsidP="001A4A0A">
            <w:pPr>
              <w:rPr>
                <w:lang w:val="fr-FR"/>
              </w:rPr>
            </w:pPr>
            <w:r w:rsidRPr="00DA4364">
              <w:t>Minimum guarantees</w:t>
            </w:r>
          </w:p>
        </w:tc>
        <w:tc>
          <w:tcPr>
            <w:tcW w:w="6436" w:type="dxa"/>
            <w:shd w:val="clear" w:color="auto" w:fill="auto"/>
          </w:tcPr>
          <w:p w:rsidR="00980032" w:rsidRPr="00DA4364" w:rsidRDefault="00980032" w:rsidP="001A4A0A">
            <w:r w:rsidRPr="00DA4364">
              <w:t>A message warns the user on the fact that the case can't be retrieved</w:t>
            </w:r>
          </w:p>
        </w:tc>
      </w:tr>
      <w:tr w:rsidR="00980032" w:rsidRPr="00DA4364" w:rsidTr="001A4A0A">
        <w:tc>
          <w:tcPr>
            <w:tcW w:w="2990" w:type="dxa"/>
            <w:shd w:val="clear" w:color="auto" w:fill="auto"/>
          </w:tcPr>
          <w:p w:rsidR="00980032" w:rsidRPr="00DA4364" w:rsidRDefault="00980032" w:rsidP="001A4A0A">
            <w:pPr>
              <w:rPr>
                <w:lang w:val="fr-FR"/>
              </w:rPr>
            </w:pPr>
            <w:r w:rsidRPr="00DA4364">
              <w:t>Success guarantees</w:t>
            </w:r>
          </w:p>
        </w:tc>
        <w:tc>
          <w:tcPr>
            <w:tcW w:w="6436" w:type="dxa"/>
            <w:shd w:val="clear" w:color="auto" w:fill="auto"/>
          </w:tcPr>
          <w:p w:rsidR="00980032" w:rsidRPr="00DA4364" w:rsidRDefault="00980032" w:rsidP="001A4A0A">
            <w:r w:rsidRPr="00DA4364">
              <w:t>The Problem is displayed to the user</w:t>
            </w:r>
          </w:p>
        </w:tc>
      </w:tr>
      <w:tr w:rsidR="00980032" w:rsidRPr="00DA4364" w:rsidTr="001A4A0A">
        <w:tc>
          <w:tcPr>
            <w:tcW w:w="2990" w:type="dxa"/>
            <w:shd w:val="clear" w:color="auto" w:fill="auto"/>
          </w:tcPr>
          <w:p w:rsidR="00980032" w:rsidRPr="00DA4364" w:rsidRDefault="00980032" w:rsidP="001A4A0A">
            <w:pPr>
              <w:rPr>
                <w:lang w:val="fr-FR"/>
              </w:rPr>
            </w:pPr>
            <w:r w:rsidRPr="00DA4364">
              <w:t>Normal Flow</w:t>
            </w:r>
          </w:p>
        </w:tc>
        <w:tc>
          <w:tcPr>
            <w:tcW w:w="6436" w:type="dxa"/>
            <w:shd w:val="clear" w:color="auto" w:fill="auto"/>
          </w:tcPr>
          <w:p w:rsidR="00980032" w:rsidRPr="00DA4364" w:rsidRDefault="00980032" w:rsidP="001A4A0A">
            <w:r w:rsidRPr="00DA4364">
              <w:t>1. The application displays the case details</w:t>
            </w:r>
            <w:r>
              <w:t xml:space="preserve"> including  reporting and affected persons</w:t>
            </w:r>
            <w:r w:rsidRPr="00DA4364">
              <w:t>(A1)</w:t>
            </w:r>
          </w:p>
          <w:p w:rsidR="00980032" w:rsidRPr="00DA4364" w:rsidRDefault="00980032" w:rsidP="001A4A0A">
            <w:r w:rsidRPr="00DA4364">
              <w:t>2. The user chooses the back button(A2, A3, A4, A5, A6)</w:t>
            </w:r>
          </w:p>
          <w:p w:rsidR="00980032" w:rsidRPr="00DA4364" w:rsidRDefault="00980032" w:rsidP="001A4A0A">
            <w:r w:rsidRPr="00DA4364">
              <w:t>3. The application redirects the user to the page he was coming from</w:t>
            </w:r>
          </w:p>
        </w:tc>
      </w:tr>
      <w:tr w:rsidR="00980032" w:rsidRPr="00DA4364" w:rsidTr="001A4A0A">
        <w:tc>
          <w:tcPr>
            <w:tcW w:w="2990" w:type="dxa"/>
            <w:shd w:val="clear" w:color="auto" w:fill="auto"/>
          </w:tcPr>
          <w:p w:rsidR="00980032" w:rsidRPr="00DA4364" w:rsidRDefault="00980032" w:rsidP="001A4A0A">
            <w:pPr>
              <w:rPr>
                <w:lang w:val="fr-FR"/>
              </w:rPr>
            </w:pPr>
            <w:r w:rsidRPr="00DA4364">
              <w:t>Alternative Flow</w:t>
            </w:r>
          </w:p>
        </w:tc>
        <w:tc>
          <w:tcPr>
            <w:tcW w:w="6436" w:type="dxa"/>
            <w:shd w:val="clear" w:color="auto" w:fill="auto"/>
          </w:tcPr>
          <w:p w:rsidR="00980032" w:rsidRPr="00DA4364" w:rsidRDefault="00980032" w:rsidP="001A4A0A">
            <w:r w:rsidRPr="00DA4364">
              <w:t>A1 : The application is not able to retrieve the case details</w:t>
            </w:r>
          </w:p>
          <w:p w:rsidR="00980032" w:rsidRPr="00DA4364" w:rsidRDefault="00980032" w:rsidP="001A4A0A">
            <w:pPr>
              <w:ind w:left="720"/>
            </w:pPr>
            <w:r w:rsidRPr="00DA4364">
              <w:t>1.</w:t>
            </w:r>
            <w:r w:rsidRPr="00DA4364">
              <w:tab/>
              <w:t>The application displays a message to user indicating the fact that due to a technical error the case can't be displayed</w:t>
            </w:r>
          </w:p>
          <w:p w:rsidR="00980032" w:rsidRPr="00DA4364" w:rsidRDefault="00980032" w:rsidP="001A4A0A">
            <w:pPr>
              <w:ind w:left="720"/>
            </w:pPr>
            <w:r w:rsidRPr="00DA4364">
              <w:t>2.</w:t>
            </w:r>
            <w:r w:rsidRPr="00DA4364">
              <w:tab/>
              <w:t>The user cancels</w:t>
            </w:r>
          </w:p>
          <w:p w:rsidR="00980032" w:rsidRPr="00DA4364" w:rsidRDefault="00980032" w:rsidP="001A4A0A">
            <w:pPr>
              <w:ind w:left="720"/>
            </w:pPr>
            <w:r w:rsidRPr="00DA4364">
              <w:t>3.</w:t>
            </w:r>
            <w:r w:rsidRPr="00DA4364">
              <w:tab/>
              <w:t>The application redirects the user to his coming page</w:t>
            </w:r>
          </w:p>
          <w:p w:rsidR="00980032" w:rsidRPr="00DA4364" w:rsidRDefault="00980032" w:rsidP="001A4A0A">
            <w:r w:rsidRPr="00DA4364">
              <w:t>A2 : The user click the edit button</w:t>
            </w:r>
          </w:p>
          <w:p w:rsidR="00980032" w:rsidRPr="00DA4364" w:rsidRDefault="00980032" w:rsidP="001A4A0A">
            <w:pPr>
              <w:ind w:left="720"/>
            </w:pPr>
            <w:r w:rsidRPr="00DA4364">
              <w:t>1.</w:t>
            </w:r>
            <w:r w:rsidRPr="00DA4364">
              <w:tab/>
              <w:t>The application redirects the user to the case edit page (Refer to case update Use case)</w:t>
            </w:r>
          </w:p>
          <w:p w:rsidR="00980032" w:rsidRPr="00DA4364" w:rsidRDefault="00980032" w:rsidP="001A4A0A">
            <w:r w:rsidRPr="00DA4364">
              <w:t>A3 : The user click the close button</w:t>
            </w:r>
          </w:p>
          <w:p w:rsidR="00980032" w:rsidRPr="00DA4364" w:rsidRDefault="00980032" w:rsidP="001A4A0A">
            <w:pPr>
              <w:ind w:left="720"/>
            </w:pPr>
            <w:r w:rsidRPr="00DA4364">
              <w:t>1.</w:t>
            </w:r>
            <w:r w:rsidRPr="00DA4364">
              <w:tab/>
              <w:t>The application close the case (Refer to FRS DR-2-012-994 Case Handling)</w:t>
            </w:r>
          </w:p>
          <w:p w:rsidR="00980032" w:rsidRPr="00DA4364" w:rsidRDefault="00980032" w:rsidP="001A4A0A">
            <w:r w:rsidRPr="00DA4364">
              <w:t>A4 : The user click the note tab</w:t>
            </w:r>
          </w:p>
          <w:p w:rsidR="00980032" w:rsidRPr="00DA4364" w:rsidRDefault="00980032" w:rsidP="001A4A0A">
            <w:pPr>
              <w:ind w:left="720"/>
            </w:pPr>
            <w:r w:rsidRPr="00DA4364">
              <w:t>1.</w:t>
            </w:r>
            <w:r w:rsidRPr="00DA4364">
              <w:tab/>
              <w:t>The application displays the notes associated to the current case (Refer to DR-4-004-255 Case Management and Session Logging In Converse One 3.2)</w:t>
            </w:r>
          </w:p>
          <w:p w:rsidR="00980032" w:rsidRPr="00DA4364" w:rsidRDefault="00980032" w:rsidP="001A4A0A">
            <w:r w:rsidRPr="00DA4364">
              <w:t>A5 : The user click the task tab</w:t>
            </w:r>
          </w:p>
          <w:p w:rsidR="00980032" w:rsidRPr="00DA4364" w:rsidRDefault="00980032" w:rsidP="001A4A0A">
            <w:pPr>
              <w:ind w:left="720"/>
            </w:pPr>
            <w:r w:rsidRPr="00DA4364">
              <w:t>1.</w:t>
            </w:r>
            <w:r w:rsidRPr="00DA4364">
              <w:tab/>
              <w:t>The application displays the tasks associated to the current case (Refer to DR-4-004-255 Case Management and Session Logging In Converse One 3.2)</w:t>
            </w:r>
          </w:p>
          <w:p w:rsidR="00980032" w:rsidRPr="00DA4364" w:rsidRDefault="00980032" w:rsidP="001A4A0A">
            <w:r w:rsidRPr="00DA4364">
              <w:t>A6 : The user click the attachment tab</w:t>
            </w:r>
          </w:p>
          <w:p w:rsidR="00980032" w:rsidRPr="00DA4364" w:rsidRDefault="00980032" w:rsidP="001A4A0A">
            <w:pPr>
              <w:ind w:left="720"/>
            </w:pPr>
            <w:r w:rsidRPr="00DA4364">
              <w:t>1.</w:t>
            </w:r>
            <w:r w:rsidRPr="00DA4364">
              <w:tab/>
              <w:t>The application displays the attachments associated to the current case (Refer to Attach document Doc)</w:t>
            </w:r>
          </w:p>
        </w:tc>
      </w:tr>
    </w:tbl>
    <w:p w:rsidR="00980032" w:rsidRDefault="00980032" w:rsidP="00A974DD">
      <w:pPr>
        <w:pStyle w:val="Heading4"/>
      </w:pPr>
      <w:bookmarkStart w:id="471" w:name="_Toc364961229"/>
      <w:r w:rsidRPr="00DA4364">
        <w:t>CM</w:t>
      </w:r>
      <w:ins w:id="472" w:author="Comverse" w:date="2013-06-27T20:33:00Z">
        <w:r w:rsidR="00A974DD">
          <w:t>0025</w:t>
        </w:r>
      </w:ins>
      <w:del w:id="473" w:author="Comverse" w:date="2013-06-27T20:33:00Z">
        <w:r w:rsidDel="00A974DD">
          <w:delText>7</w:delText>
        </w:r>
        <w:r w:rsidRPr="00DA4364" w:rsidDel="00A974DD">
          <w:delText>.1</w:delText>
        </w:r>
      </w:del>
      <w:r w:rsidRPr="00DA4364">
        <w:t xml:space="preserve"> </w:t>
      </w:r>
      <w:r>
        <w:t xml:space="preserve">- </w:t>
      </w:r>
      <w:r w:rsidRPr="00DA4364">
        <w:t>View Existing Case and Details</w:t>
      </w:r>
      <w:r w:rsidR="003C669E">
        <w:t xml:space="preserve"> - for Business</w:t>
      </w:r>
      <w:bookmarkEnd w:id="47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BF"/>
      </w:tblPr>
      <w:tblGrid>
        <w:gridCol w:w="2990"/>
        <w:gridCol w:w="6436"/>
      </w:tblGrid>
      <w:tr w:rsidR="00980032" w:rsidRPr="00DA4364" w:rsidTr="001A4A0A">
        <w:tc>
          <w:tcPr>
            <w:tcW w:w="2990" w:type="dxa"/>
            <w:shd w:val="clear" w:color="auto" w:fill="auto"/>
          </w:tcPr>
          <w:p w:rsidR="00980032" w:rsidRPr="00DA4364" w:rsidRDefault="00980032" w:rsidP="001A4A0A">
            <w:r w:rsidRPr="00DA4364">
              <w:t>View Existing Case and Details</w:t>
            </w:r>
          </w:p>
        </w:tc>
        <w:tc>
          <w:tcPr>
            <w:tcW w:w="6436" w:type="dxa"/>
            <w:shd w:val="clear" w:color="auto" w:fill="auto"/>
          </w:tcPr>
          <w:p w:rsidR="00980032" w:rsidRPr="00DA4364" w:rsidRDefault="00980032" w:rsidP="00A974DD">
            <w:pPr>
              <w:rPr>
                <w:lang w:val="fr-FR"/>
              </w:rPr>
            </w:pPr>
            <w:r w:rsidRPr="00DA4364">
              <w:t>CM</w:t>
            </w:r>
            <w:ins w:id="474" w:author="Comverse" w:date="2013-06-27T20:33:00Z">
              <w:r w:rsidR="00A974DD">
                <w:t>0025</w:t>
              </w:r>
            </w:ins>
            <w:del w:id="475" w:author="Comverse" w:date="2013-06-27T20:34:00Z">
              <w:r w:rsidDel="00A974DD">
                <w:delText>7.1</w:delText>
              </w:r>
            </w:del>
          </w:p>
        </w:tc>
      </w:tr>
      <w:tr w:rsidR="00980032" w:rsidRPr="00DA4364" w:rsidTr="001A4A0A">
        <w:tc>
          <w:tcPr>
            <w:tcW w:w="2990" w:type="dxa"/>
            <w:shd w:val="clear" w:color="auto" w:fill="auto"/>
          </w:tcPr>
          <w:p w:rsidR="00980032" w:rsidRPr="00DA4364" w:rsidRDefault="00980032" w:rsidP="001A4A0A">
            <w:pPr>
              <w:rPr>
                <w:lang w:val="fr-FR"/>
              </w:rPr>
            </w:pPr>
            <w:r w:rsidRPr="00DA4364">
              <w:t>Primary actors</w:t>
            </w:r>
          </w:p>
        </w:tc>
        <w:tc>
          <w:tcPr>
            <w:tcW w:w="6436" w:type="dxa"/>
            <w:shd w:val="clear" w:color="auto" w:fill="auto"/>
          </w:tcPr>
          <w:p w:rsidR="00980032" w:rsidRPr="00102785" w:rsidRDefault="00980032" w:rsidP="001A4A0A">
            <w:pPr>
              <w:rPr>
                <w:strike/>
                <w:color w:val="FF0000"/>
              </w:rPr>
            </w:pPr>
            <w:r w:rsidRPr="00102785">
              <w:rPr>
                <w:strike/>
                <w:color w:val="FF0000"/>
              </w:rPr>
              <w:t>CSR User</w:t>
            </w:r>
          </w:p>
          <w:p w:rsidR="00980032" w:rsidRPr="00102785" w:rsidRDefault="00980032" w:rsidP="001A4A0A">
            <w:pPr>
              <w:rPr>
                <w:strike/>
                <w:color w:val="FF0000"/>
              </w:rPr>
            </w:pPr>
            <w:r w:rsidRPr="00102785">
              <w:rPr>
                <w:strike/>
                <w:color w:val="FF0000"/>
              </w:rPr>
              <w:t>Dealer User</w:t>
            </w:r>
          </w:p>
          <w:p w:rsidR="00980032" w:rsidRPr="00FC3272" w:rsidRDefault="00980032" w:rsidP="001A4A0A">
            <w:r w:rsidRPr="00DA4364">
              <w:t>B2B User</w:t>
            </w:r>
          </w:p>
        </w:tc>
      </w:tr>
      <w:tr w:rsidR="00980032" w:rsidRPr="00DA4364" w:rsidTr="001A4A0A">
        <w:tc>
          <w:tcPr>
            <w:tcW w:w="2990" w:type="dxa"/>
            <w:shd w:val="clear" w:color="auto" w:fill="auto"/>
          </w:tcPr>
          <w:p w:rsidR="00980032" w:rsidRPr="00DA4364" w:rsidRDefault="00980032" w:rsidP="001A4A0A">
            <w:pPr>
              <w:rPr>
                <w:lang w:val="fr-FR"/>
              </w:rPr>
            </w:pPr>
            <w:r w:rsidRPr="00DA4364">
              <w:t>Summary Goal</w:t>
            </w:r>
          </w:p>
        </w:tc>
        <w:tc>
          <w:tcPr>
            <w:tcW w:w="6436" w:type="dxa"/>
            <w:shd w:val="clear" w:color="auto" w:fill="auto"/>
          </w:tcPr>
          <w:p w:rsidR="00980032" w:rsidRPr="00DA4364" w:rsidRDefault="00980032" w:rsidP="001A4A0A">
            <w:r w:rsidRPr="00DA4364">
              <w:t>This use case allows a user to access the case created in the context of a customer</w:t>
            </w:r>
          </w:p>
        </w:tc>
      </w:tr>
      <w:tr w:rsidR="00980032" w:rsidRPr="00DA4364" w:rsidTr="001A4A0A">
        <w:tc>
          <w:tcPr>
            <w:tcW w:w="2990" w:type="dxa"/>
            <w:shd w:val="clear" w:color="auto" w:fill="auto"/>
          </w:tcPr>
          <w:p w:rsidR="00980032" w:rsidRPr="00DA4364" w:rsidRDefault="00980032" w:rsidP="001A4A0A">
            <w:pPr>
              <w:rPr>
                <w:lang w:val="fr-FR"/>
              </w:rPr>
            </w:pPr>
            <w:r w:rsidRPr="00DA4364">
              <w:t>Pre-conditions</w:t>
            </w:r>
          </w:p>
        </w:tc>
        <w:tc>
          <w:tcPr>
            <w:tcW w:w="6436" w:type="dxa"/>
            <w:shd w:val="clear" w:color="auto" w:fill="auto"/>
          </w:tcPr>
          <w:p w:rsidR="00980032" w:rsidRPr="00DA4364" w:rsidRDefault="00980032" w:rsidP="001A4A0A">
            <w:r w:rsidRPr="00DA4364">
              <w:t>The user has searched for a case</w:t>
            </w:r>
          </w:p>
        </w:tc>
      </w:tr>
      <w:tr w:rsidR="00980032" w:rsidRPr="00DA4364" w:rsidTr="001A4A0A">
        <w:tc>
          <w:tcPr>
            <w:tcW w:w="2990" w:type="dxa"/>
            <w:shd w:val="clear" w:color="auto" w:fill="auto"/>
          </w:tcPr>
          <w:p w:rsidR="00980032" w:rsidRPr="00DA4364" w:rsidRDefault="00980032" w:rsidP="001A4A0A">
            <w:pPr>
              <w:rPr>
                <w:lang w:val="fr-FR"/>
              </w:rPr>
            </w:pPr>
            <w:r w:rsidRPr="00DA4364">
              <w:t>Trigger</w:t>
            </w:r>
          </w:p>
        </w:tc>
        <w:tc>
          <w:tcPr>
            <w:tcW w:w="6436" w:type="dxa"/>
            <w:shd w:val="clear" w:color="auto" w:fill="auto"/>
          </w:tcPr>
          <w:p w:rsidR="00980032" w:rsidRPr="00DA4364" w:rsidRDefault="00980032" w:rsidP="001A4A0A">
            <w:r w:rsidRPr="00DA4364">
              <w:t>The user selects a case</w:t>
            </w:r>
          </w:p>
        </w:tc>
      </w:tr>
      <w:tr w:rsidR="00980032" w:rsidRPr="00DA4364" w:rsidTr="001A4A0A">
        <w:tc>
          <w:tcPr>
            <w:tcW w:w="2990" w:type="dxa"/>
            <w:shd w:val="clear" w:color="auto" w:fill="auto"/>
          </w:tcPr>
          <w:p w:rsidR="00980032" w:rsidRPr="00DA4364" w:rsidRDefault="00980032" w:rsidP="001A4A0A">
            <w:pPr>
              <w:rPr>
                <w:lang w:val="fr-FR"/>
              </w:rPr>
            </w:pPr>
            <w:r w:rsidRPr="00DA4364">
              <w:t>Minimum guarantees</w:t>
            </w:r>
          </w:p>
        </w:tc>
        <w:tc>
          <w:tcPr>
            <w:tcW w:w="6436" w:type="dxa"/>
            <w:shd w:val="clear" w:color="auto" w:fill="auto"/>
          </w:tcPr>
          <w:p w:rsidR="00980032" w:rsidRPr="00DA4364" w:rsidRDefault="00980032" w:rsidP="001A4A0A">
            <w:r w:rsidRPr="00DA4364">
              <w:t>A message warns the user on the fact that the case can't be retrieved</w:t>
            </w:r>
          </w:p>
        </w:tc>
      </w:tr>
      <w:tr w:rsidR="00980032" w:rsidRPr="00DA4364" w:rsidTr="001A4A0A">
        <w:tc>
          <w:tcPr>
            <w:tcW w:w="2990" w:type="dxa"/>
            <w:shd w:val="clear" w:color="auto" w:fill="auto"/>
          </w:tcPr>
          <w:p w:rsidR="00980032" w:rsidRPr="00DA4364" w:rsidRDefault="00980032" w:rsidP="001A4A0A">
            <w:pPr>
              <w:rPr>
                <w:lang w:val="fr-FR"/>
              </w:rPr>
            </w:pPr>
            <w:r w:rsidRPr="00DA4364">
              <w:t>Success guarantees</w:t>
            </w:r>
          </w:p>
        </w:tc>
        <w:tc>
          <w:tcPr>
            <w:tcW w:w="6436" w:type="dxa"/>
            <w:shd w:val="clear" w:color="auto" w:fill="auto"/>
          </w:tcPr>
          <w:p w:rsidR="00980032" w:rsidRPr="00DA4364" w:rsidRDefault="00980032" w:rsidP="001A4A0A">
            <w:r w:rsidRPr="00DA4364">
              <w:t>The Problem is displayed to the user</w:t>
            </w:r>
          </w:p>
        </w:tc>
      </w:tr>
      <w:tr w:rsidR="00980032" w:rsidRPr="00DA4364" w:rsidTr="001A4A0A">
        <w:tc>
          <w:tcPr>
            <w:tcW w:w="2990" w:type="dxa"/>
            <w:shd w:val="clear" w:color="auto" w:fill="auto"/>
          </w:tcPr>
          <w:p w:rsidR="00980032" w:rsidRPr="00DA4364" w:rsidRDefault="00980032" w:rsidP="001A4A0A">
            <w:pPr>
              <w:rPr>
                <w:lang w:val="fr-FR"/>
              </w:rPr>
            </w:pPr>
            <w:r w:rsidRPr="00DA4364">
              <w:t>Normal Flow</w:t>
            </w:r>
          </w:p>
        </w:tc>
        <w:tc>
          <w:tcPr>
            <w:tcW w:w="6436" w:type="dxa"/>
            <w:shd w:val="clear" w:color="auto" w:fill="auto"/>
          </w:tcPr>
          <w:p w:rsidR="00980032" w:rsidRPr="00DA4364" w:rsidRDefault="00980032" w:rsidP="001A4A0A">
            <w:r w:rsidRPr="00DA4364">
              <w:t>1. The application displays the case details(A1)</w:t>
            </w:r>
          </w:p>
          <w:p w:rsidR="00980032" w:rsidRPr="00DA4364" w:rsidRDefault="00980032" w:rsidP="001A4A0A">
            <w:r w:rsidRPr="00DA4364">
              <w:t>2. The user chooses the back button(A2, A3, A4, A5, A6)</w:t>
            </w:r>
          </w:p>
          <w:p w:rsidR="00980032" w:rsidRPr="00DA4364" w:rsidRDefault="00980032" w:rsidP="001A4A0A">
            <w:r w:rsidRPr="00DA4364">
              <w:t>3. The application redirects the user to the page he was coming from</w:t>
            </w:r>
          </w:p>
        </w:tc>
      </w:tr>
      <w:tr w:rsidR="00980032" w:rsidRPr="00DA4364" w:rsidTr="001A4A0A">
        <w:tc>
          <w:tcPr>
            <w:tcW w:w="2990" w:type="dxa"/>
            <w:shd w:val="clear" w:color="auto" w:fill="auto"/>
          </w:tcPr>
          <w:p w:rsidR="00980032" w:rsidRPr="00DA4364" w:rsidRDefault="00980032" w:rsidP="001A4A0A">
            <w:pPr>
              <w:rPr>
                <w:lang w:val="fr-FR"/>
              </w:rPr>
            </w:pPr>
            <w:r w:rsidRPr="00DA4364">
              <w:t>Alternative Flow</w:t>
            </w:r>
          </w:p>
        </w:tc>
        <w:tc>
          <w:tcPr>
            <w:tcW w:w="6436" w:type="dxa"/>
            <w:shd w:val="clear" w:color="auto" w:fill="auto"/>
          </w:tcPr>
          <w:p w:rsidR="00980032" w:rsidRPr="00DA4364" w:rsidRDefault="00980032" w:rsidP="001A4A0A">
            <w:r w:rsidRPr="00DA4364">
              <w:t>A1 : The application is not able to retrieve the case details</w:t>
            </w:r>
          </w:p>
          <w:p w:rsidR="00980032" w:rsidRPr="00DA4364" w:rsidRDefault="00980032" w:rsidP="001A4A0A">
            <w:pPr>
              <w:ind w:left="720"/>
            </w:pPr>
            <w:r w:rsidRPr="00DA4364">
              <w:t>1.</w:t>
            </w:r>
            <w:r w:rsidRPr="00DA4364">
              <w:tab/>
              <w:t>The application displays a message to user indicating the fact that due to a technical error the case can't be displayed</w:t>
            </w:r>
          </w:p>
          <w:p w:rsidR="00980032" w:rsidRPr="00DA4364" w:rsidRDefault="00980032" w:rsidP="001A4A0A">
            <w:pPr>
              <w:ind w:left="720"/>
            </w:pPr>
            <w:r w:rsidRPr="00DA4364">
              <w:t>2.</w:t>
            </w:r>
            <w:r w:rsidRPr="00DA4364">
              <w:tab/>
              <w:t>The user cancels</w:t>
            </w:r>
          </w:p>
          <w:p w:rsidR="00980032" w:rsidRPr="00DA4364" w:rsidRDefault="00980032" w:rsidP="001A4A0A">
            <w:pPr>
              <w:ind w:left="720"/>
            </w:pPr>
            <w:r w:rsidRPr="00DA4364">
              <w:t>3.</w:t>
            </w:r>
            <w:r w:rsidRPr="00DA4364">
              <w:tab/>
              <w:t>The application redirects the user to his coming page</w:t>
            </w:r>
          </w:p>
          <w:p w:rsidR="00980032" w:rsidRPr="00DA4364" w:rsidRDefault="00980032" w:rsidP="001A4A0A">
            <w:r w:rsidRPr="00DA4364">
              <w:t>A2 : The user click the edit button</w:t>
            </w:r>
          </w:p>
          <w:p w:rsidR="00980032" w:rsidRPr="00DA4364" w:rsidRDefault="00980032" w:rsidP="001A4A0A">
            <w:pPr>
              <w:ind w:left="720"/>
            </w:pPr>
            <w:r w:rsidRPr="00DA4364">
              <w:t>1.</w:t>
            </w:r>
            <w:r w:rsidRPr="00DA4364">
              <w:tab/>
              <w:t>The application redirects the user to the case edit page (Refer to case update Use case)</w:t>
            </w:r>
          </w:p>
          <w:p w:rsidR="00980032" w:rsidRPr="00DA4364" w:rsidRDefault="00980032" w:rsidP="001A4A0A">
            <w:r w:rsidRPr="00DA4364">
              <w:t>A3 : The user click the close button</w:t>
            </w:r>
          </w:p>
          <w:p w:rsidR="00980032" w:rsidRPr="00DA4364" w:rsidRDefault="00980032" w:rsidP="001A4A0A">
            <w:pPr>
              <w:ind w:left="720"/>
            </w:pPr>
            <w:r w:rsidRPr="00DA4364">
              <w:t>1.</w:t>
            </w:r>
            <w:r w:rsidRPr="00DA4364">
              <w:tab/>
              <w:t>The application close the case (Refer to FRS DR-2-012-994 Case Handling)</w:t>
            </w:r>
          </w:p>
          <w:p w:rsidR="00980032" w:rsidRPr="00DA4364" w:rsidRDefault="00980032" w:rsidP="001A4A0A">
            <w:r w:rsidRPr="00DA4364">
              <w:t>A4 : The user click the note tab</w:t>
            </w:r>
          </w:p>
          <w:p w:rsidR="00980032" w:rsidRPr="00DA4364" w:rsidRDefault="00980032" w:rsidP="001A4A0A">
            <w:pPr>
              <w:ind w:left="720"/>
            </w:pPr>
            <w:r w:rsidRPr="00DA4364">
              <w:t>1.</w:t>
            </w:r>
            <w:r w:rsidRPr="00DA4364">
              <w:tab/>
              <w:t>The application displays the notes associated to the current case (Refer to DR-4-004-255 Case Management and Session Logging In Converse One 3.2)</w:t>
            </w:r>
          </w:p>
          <w:p w:rsidR="00980032" w:rsidRPr="00DA4364" w:rsidRDefault="00980032" w:rsidP="001A4A0A">
            <w:r w:rsidRPr="00DA4364">
              <w:t>A5 : The user click the task tab</w:t>
            </w:r>
          </w:p>
          <w:p w:rsidR="00980032" w:rsidRPr="00DA4364" w:rsidRDefault="00980032" w:rsidP="001A4A0A">
            <w:pPr>
              <w:ind w:left="720"/>
            </w:pPr>
            <w:r w:rsidRPr="00DA4364">
              <w:t>1.</w:t>
            </w:r>
            <w:r w:rsidRPr="00DA4364">
              <w:tab/>
              <w:t>The application displays the tasks associated to the current case (Refer to DR-4-004-255 Case Management and Session Logging In Converse One 3.2)</w:t>
            </w:r>
          </w:p>
          <w:p w:rsidR="00980032" w:rsidRPr="00DA4364" w:rsidRDefault="00980032" w:rsidP="001A4A0A">
            <w:r w:rsidRPr="00DA4364">
              <w:t>A6 : The user click the attachment tab</w:t>
            </w:r>
          </w:p>
          <w:p w:rsidR="00980032" w:rsidRPr="00DA4364" w:rsidRDefault="00980032" w:rsidP="001A4A0A">
            <w:pPr>
              <w:ind w:left="720"/>
            </w:pPr>
            <w:r w:rsidRPr="00DA4364">
              <w:t>1.</w:t>
            </w:r>
            <w:r w:rsidRPr="00DA4364">
              <w:tab/>
              <w:t>The application displays the attachments associated to the current case (Refer to Attach document Doc)</w:t>
            </w:r>
          </w:p>
        </w:tc>
      </w:tr>
    </w:tbl>
    <w:p w:rsidR="00980032" w:rsidRPr="00102785" w:rsidRDefault="00980032" w:rsidP="00980032">
      <w:pPr>
        <w:pStyle w:val="Body"/>
        <w:ind w:left="0"/>
      </w:pPr>
    </w:p>
    <w:p w:rsidR="00980032" w:rsidRDefault="00980032" w:rsidP="00121C8C">
      <w:pPr>
        <w:pStyle w:val="Heading4"/>
      </w:pPr>
      <w:bookmarkStart w:id="476" w:name="_Toc364961230"/>
      <w:r>
        <w:t>CM0200</w:t>
      </w:r>
      <w:r w:rsidRPr="003C7AD4">
        <w:t xml:space="preserve"> </w:t>
      </w:r>
      <w:r>
        <w:t xml:space="preserve">- </w:t>
      </w:r>
      <w:r w:rsidRPr="003C7AD4">
        <w:t xml:space="preserve">Update case </w:t>
      </w:r>
      <w:r>
        <w:t>(Modified)</w:t>
      </w:r>
      <w:bookmarkEnd w:id="476"/>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Update case</w:t>
            </w:r>
          </w:p>
        </w:tc>
        <w:tc>
          <w:tcPr>
            <w:tcW w:w="3596" w:type="dxa"/>
            <w:shd w:val="clear" w:color="auto" w:fill="E6E6E6"/>
          </w:tcPr>
          <w:p w:rsidR="00980032" w:rsidRPr="00E442E7" w:rsidRDefault="00980032" w:rsidP="001A4A0A">
            <w:pPr>
              <w:pStyle w:val="TableHeading"/>
            </w:pPr>
            <w:r>
              <w:t>CM0200</w:t>
            </w:r>
          </w:p>
        </w:tc>
      </w:tr>
      <w:tr w:rsidR="00980032" w:rsidRPr="00E442E7" w:rsidTr="001A4A0A">
        <w:tc>
          <w:tcPr>
            <w:tcW w:w="2268" w:type="dxa"/>
          </w:tcPr>
          <w:p w:rsidR="00980032" w:rsidRPr="00CD3694" w:rsidRDefault="00980032" w:rsidP="001A4A0A">
            <w:pPr>
              <w:rPr>
                <w:rFonts w:cs="Arial"/>
              </w:rPr>
            </w:pPr>
            <w:r w:rsidRPr="00CD3694">
              <w:rPr>
                <w:rFonts w:cs="Arial"/>
              </w:rPr>
              <w:t>Primary actors</w:t>
            </w:r>
          </w:p>
        </w:tc>
        <w:tc>
          <w:tcPr>
            <w:tcW w:w="6908" w:type="dxa"/>
            <w:gridSpan w:val="2"/>
          </w:tcPr>
          <w:p w:rsidR="00980032" w:rsidRDefault="00980032" w:rsidP="001A4A0A">
            <w:r w:rsidRPr="00DA4364">
              <w:t>CSR User</w:t>
            </w:r>
          </w:p>
          <w:p w:rsidR="00980032" w:rsidRPr="00DA4364" w:rsidRDefault="00980032" w:rsidP="001A4A0A">
            <w:r>
              <w:t>Dealer User</w:t>
            </w:r>
          </w:p>
        </w:tc>
      </w:tr>
      <w:tr w:rsidR="00980032" w:rsidRPr="00E442E7" w:rsidTr="001A4A0A">
        <w:tc>
          <w:tcPr>
            <w:tcW w:w="2268" w:type="dxa"/>
          </w:tcPr>
          <w:p w:rsidR="00980032" w:rsidRPr="00CD3694" w:rsidRDefault="00980032" w:rsidP="001A4A0A">
            <w:pPr>
              <w:rPr>
                <w:rFonts w:cs="Arial"/>
              </w:rPr>
            </w:pPr>
            <w:r w:rsidRPr="00CD3694">
              <w:rPr>
                <w:rFonts w:cs="Arial"/>
              </w:rPr>
              <w:t>Summary Goal</w:t>
            </w:r>
          </w:p>
        </w:tc>
        <w:tc>
          <w:tcPr>
            <w:tcW w:w="6908" w:type="dxa"/>
            <w:gridSpan w:val="2"/>
          </w:tcPr>
          <w:p w:rsidR="00980032" w:rsidRPr="00040079" w:rsidRDefault="00980032" w:rsidP="001A4A0A">
            <w:pPr>
              <w:rPr>
                <w:color w:val="FF0000"/>
              </w:rPr>
            </w:pPr>
            <w:r w:rsidRPr="00DA4364">
              <w:t>This use case allows a user to edit a case</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Pre-conditions</w:t>
            </w:r>
          </w:p>
        </w:tc>
        <w:tc>
          <w:tcPr>
            <w:tcW w:w="6908" w:type="dxa"/>
            <w:gridSpan w:val="2"/>
          </w:tcPr>
          <w:p w:rsidR="00980032" w:rsidRPr="00DA4364" w:rsidRDefault="00980032" w:rsidP="001A4A0A">
            <w:r w:rsidRPr="00040079">
              <w:rPr>
                <w:color w:val="FF0000"/>
              </w:rPr>
              <w:t>The case is either in status new or work in progress</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Trigger</w:t>
            </w:r>
          </w:p>
        </w:tc>
        <w:tc>
          <w:tcPr>
            <w:tcW w:w="6908" w:type="dxa"/>
            <w:gridSpan w:val="2"/>
          </w:tcPr>
          <w:p w:rsidR="00980032" w:rsidRPr="00DA4364" w:rsidRDefault="00980032" w:rsidP="001A4A0A">
            <w:r w:rsidRPr="00DA4364">
              <w:t>The user selects the edit case menu</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Minimum guarantees</w:t>
            </w:r>
          </w:p>
        </w:tc>
        <w:tc>
          <w:tcPr>
            <w:tcW w:w="6908" w:type="dxa"/>
            <w:gridSpan w:val="2"/>
          </w:tcPr>
          <w:p w:rsidR="00980032" w:rsidRPr="00DA4364" w:rsidRDefault="00980032" w:rsidP="001A4A0A">
            <w:r w:rsidRPr="00DA4364">
              <w:t>The case is successfully updated</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Success guarantees:</w:t>
            </w:r>
          </w:p>
        </w:tc>
        <w:tc>
          <w:tcPr>
            <w:tcW w:w="6908" w:type="dxa"/>
            <w:gridSpan w:val="2"/>
          </w:tcPr>
          <w:p w:rsidR="00980032" w:rsidRPr="00DA4364" w:rsidRDefault="00980032" w:rsidP="001A4A0A">
            <w:r w:rsidRPr="00DA4364">
              <w:t>This use case allows a user to edit a case</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Normal Flow:</w:t>
            </w:r>
          </w:p>
        </w:tc>
        <w:tc>
          <w:tcPr>
            <w:tcW w:w="6908" w:type="dxa"/>
            <w:gridSpan w:val="2"/>
          </w:tcPr>
          <w:p w:rsidR="00980032" w:rsidRPr="00DA4364" w:rsidRDefault="00980032" w:rsidP="001A4A0A">
            <w:r w:rsidRPr="00DA4364">
              <w:t>1.</w:t>
            </w:r>
            <w:r w:rsidRPr="00DA4364">
              <w:tab/>
              <w:t>The application displays the case in edit mode (A1)</w:t>
            </w:r>
          </w:p>
          <w:p w:rsidR="00980032" w:rsidRPr="00DA4364" w:rsidRDefault="00980032" w:rsidP="001A4A0A">
            <w:r w:rsidRPr="00DA4364">
              <w:t>2.</w:t>
            </w:r>
            <w:r w:rsidRPr="00DA4364">
              <w:tab/>
              <w:t>The application displays the following fields in edit mode:</w:t>
            </w:r>
          </w:p>
          <w:p w:rsidR="00980032" w:rsidRPr="00DA4364" w:rsidRDefault="00980032" w:rsidP="001A4A0A">
            <w:pPr>
              <w:ind w:left="720"/>
            </w:pPr>
            <w:r w:rsidRPr="00DA4364">
              <w:rPr>
                <w:rFonts w:ascii="Symbol" w:hAnsi="Symbol" w:cs="Symbol"/>
              </w:rPr>
              <w:t></w:t>
            </w:r>
            <w:r w:rsidRPr="00DA4364">
              <w:rPr>
                <w:rFonts w:ascii="Symbol" w:hAnsi="Symbol" w:cs="Symbol"/>
              </w:rPr>
              <w:tab/>
            </w:r>
            <w:r w:rsidRPr="00DA4364">
              <w:t>Justification status</w:t>
            </w:r>
          </w:p>
          <w:p w:rsidR="00980032" w:rsidRPr="00DA4364" w:rsidRDefault="00980032" w:rsidP="001A4A0A">
            <w:pPr>
              <w:ind w:left="720"/>
            </w:pPr>
            <w:r w:rsidRPr="00DA4364">
              <w:rPr>
                <w:rFonts w:ascii="Symbol" w:hAnsi="Symbol" w:cs="Symbol"/>
              </w:rPr>
              <w:t></w:t>
            </w:r>
            <w:r w:rsidRPr="00DA4364">
              <w:rPr>
                <w:rFonts w:ascii="Symbol" w:hAnsi="Symbol" w:cs="Symbol"/>
              </w:rPr>
              <w:tab/>
            </w:r>
            <w:r w:rsidRPr="00DA4364">
              <w:t>Priority</w:t>
            </w:r>
          </w:p>
          <w:p w:rsidR="00980032" w:rsidRDefault="00980032" w:rsidP="001A4A0A">
            <w:pPr>
              <w:ind w:left="720"/>
            </w:pPr>
            <w:r w:rsidRPr="00DA4364">
              <w:rPr>
                <w:rFonts w:ascii="Symbol" w:hAnsi="Symbol" w:cs="Symbol"/>
              </w:rPr>
              <w:t></w:t>
            </w:r>
            <w:r w:rsidRPr="00DA4364">
              <w:rPr>
                <w:rFonts w:ascii="Symbol" w:hAnsi="Symbol" w:cs="Symbol"/>
              </w:rPr>
              <w:tab/>
            </w:r>
            <w:r w:rsidRPr="00DA4364">
              <w:t>Case items</w:t>
            </w:r>
          </w:p>
          <w:p w:rsidR="00980032" w:rsidRDefault="00980032" w:rsidP="00970393">
            <w:pPr>
              <w:numPr>
                <w:ilvl w:val="0"/>
                <w:numId w:val="73"/>
              </w:numPr>
              <w:ind w:hanging="1135"/>
              <w:rPr>
                <w:color w:val="FF0000"/>
              </w:rPr>
            </w:pPr>
            <w:r w:rsidRPr="00936DDB">
              <w:rPr>
                <w:color w:val="FF0000"/>
              </w:rPr>
              <w:t>affected persona using one the persona of the current hierarchy</w:t>
            </w:r>
          </w:p>
          <w:p w:rsidR="00980032" w:rsidRPr="00936DDB" w:rsidRDefault="00980032" w:rsidP="00970393">
            <w:pPr>
              <w:numPr>
                <w:ilvl w:val="0"/>
                <w:numId w:val="73"/>
              </w:numPr>
              <w:ind w:hanging="1135"/>
              <w:rPr>
                <w:color w:val="FF0000"/>
              </w:rPr>
            </w:pPr>
            <w:r>
              <w:rPr>
                <w:color w:val="FF0000"/>
              </w:rPr>
              <w:t>Text box to append case description</w:t>
            </w:r>
          </w:p>
          <w:p w:rsidR="00980032" w:rsidRPr="00DA4364" w:rsidRDefault="00980032" w:rsidP="001A4A0A">
            <w:r w:rsidRPr="00DA4364">
              <w:t>3.</w:t>
            </w:r>
            <w:r w:rsidRPr="00DA4364">
              <w:tab/>
              <w:t>The user edits the required information (A2)</w:t>
            </w:r>
          </w:p>
          <w:p w:rsidR="00980032" w:rsidRPr="00DA4364" w:rsidRDefault="00980032" w:rsidP="001A4A0A">
            <w:r w:rsidRPr="00DA4364">
              <w:t>4.</w:t>
            </w:r>
            <w:r w:rsidRPr="00DA4364">
              <w:tab/>
              <w:t>The user click the save button</w:t>
            </w:r>
          </w:p>
          <w:p w:rsidR="00980032" w:rsidRPr="00DA4364" w:rsidRDefault="00980032" w:rsidP="001A4A0A">
            <w:r w:rsidRPr="00DA4364">
              <w:t>5.</w:t>
            </w:r>
            <w:r w:rsidRPr="00DA4364">
              <w:tab/>
              <w:t>The application save the case (A3)</w:t>
            </w:r>
          </w:p>
          <w:p w:rsidR="00980032" w:rsidRPr="00CD3694" w:rsidRDefault="00980032" w:rsidP="001A4A0A">
            <w:pPr>
              <w:widowControl w:val="0"/>
              <w:autoSpaceDE w:val="0"/>
              <w:autoSpaceDN w:val="0"/>
              <w:adjustRightInd w:val="0"/>
              <w:spacing w:before="14" w:line="240" w:lineRule="exact"/>
              <w:ind w:right="364"/>
              <w:rPr>
                <w:rFonts w:cs="Arial"/>
              </w:rPr>
            </w:pPr>
            <w:r w:rsidRPr="00DA4364">
              <w:t>6.</w:t>
            </w:r>
            <w:r w:rsidRPr="00DA4364">
              <w:tab/>
              <w:t>The application displays the updated case</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Alternative Flows:</w:t>
            </w:r>
          </w:p>
        </w:tc>
        <w:tc>
          <w:tcPr>
            <w:tcW w:w="6908" w:type="dxa"/>
            <w:gridSpan w:val="2"/>
          </w:tcPr>
          <w:p w:rsidR="00980032" w:rsidRPr="00DA4364" w:rsidRDefault="00980032" w:rsidP="001A4A0A">
            <w:r w:rsidRPr="00DA4364">
              <w:t>A1 : The application is not able to retrieve the case details</w:t>
            </w:r>
          </w:p>
          <w:p w:rsidR="00980032" w:rsidRPr="00DA4364" w:rsidRDefault="00980032" w:rsidP="001A4A0A">
            <w:pPr>
              <w:ind w:left="720"/>
            </w:pPr>
            <w:r w:rsidRPr="00DA4364">
              <w:t>1.</w:t>
            </w:r>
            <w:r w:rsidRPr="00DA4364">
              <w:tab/>
              <w:t>The application displays a message to user indicating the fact that due to a technical error the case can't be displayed</w:t>
            </w:r>
          </w:p>
          <w:p w:rsidR="00980032" w:rsidRPr="00DA4364" w:rsidRDefault="00980032" w:rsidP="001A4A0A">
            <w:pPr>
              <w:ind w:left="720"/>
            </w:pPr>
            <w:r w:rsidRPr="00DA4364">
              <w:t>2.</w:t>
            </w:r>
            <w:r w:rsidRPr="00DA4364">
              <w:tab/>
              <w:t>The user cancels</w:t>
            </w:r>
          </w:p>
          <w:p w:rsidR="00980032" w:rsidRPr="00DA4364" w:rsidRDefault="00980032" w:rsidP="001A4A0A">
            <w:pPr>
              <w:ind w:left="720"/>
            </w:pPr>
            <w:r w:rsidRPr="00DA4364">
              <w:t>3.</w:t>
            </w:r>
            <w:r w:rsidRPr="00DA4364">
              <w:tab/>
              <w:t>The application redirects the user to his coming page</w:t>
            </w:r>
          </w:p>
          <w:p w:rsidR="00980032" w:rsidRPr="00DA4364" w:rsidRDefault="00980032" w:rsidP="001A4A0A">
            <w:r w:rsidRPr="00DA4364">
              <w:t>A2 : The user chooses to update the list of case items</w:t>
            </w:r>
          </w:p>
          <w:p w:rsidR="00980032" w:rsidRPr="00DA4364" w:rsidRDefault="00980032" w:rsidP="001A4A0A">
            <w:pPr>
              <w:ind w:left="720"/>
            </w:pPr>
            <w:r w:rsidRPr="00DA4364">
              <w:t>1.</w:t>
            </w:r>
            <w:r w:rsidRPr="00DA4364">
              <w:tab/>
              <w:t>The application follow the same steps and rules than CM-6.1 Create Case for Channel/CSR-LITE (Without E-Dialog)</w:t>
            </w:r>
          </w:p>
          <w:p w:rsidR="00980032" w:rsidRPr="00DA4364" w:rsidRDefault="00980032" w:rsidP="001A4A0A">
            <w:r w:rsidRPr="00DA4364">
              <w:t>A3 : At least one subscriber is invalid</w:t>
            </w:r>
          </w:p>
          <w:p w:rsidR="00980032" w:rsidRPr="00DA4364" w:rsidRDefault="00980032" w:rsidP="001A4A0A">
            <w:pPr>
              <w:ind w:left="720"/>
            </w:pPr>
            <w:r w:rsidRPr="00DA4364">
              <w:t>1.</w:t>
            </w:r>
            <w:r w:rsidRPr="00DA4364">
              <w:tab/>
              <w:t>The application warn the user on the fact that X subscribers are invalid and will be removed from the case item</w:t>
            </w:r>
          </w:p>
          <w:p w:rsidR="00980032" w:rsidRPr="00DA4364" w:rsidRDefault="00980032" w:rsidP="001A4A0A">
            <w:pPr>
              <w:ind w:left="720"/>
            </w:pPr>
            <w:r w:rsidRPr="00DA4364">
              <w:t>2.  The user confirm (A4)</w:t>
            </w:r>
          </w:p>
          <w:p w:rsidR="00980032" w:rsidRPr="00DA4364" w:rsidRDefault="00980032" w:rsidP="001A4A0A">
            <w:pPr>
              <w:ind w:left="720"/>
            </w:pPr>
            <w:r w:rsidRPr="00DA4364">
              <w:t xml:space="preserve">3. The application update the case with the new list of subscriber items </w:t>
            </w:r>
          </w:p>
          <w:p w:rsidR="00980032" w:rsidRDefault="00980032" w:rsidP="001A4A0A">
            <w:r w:rsidRPr="00DA4364">
              <w:t>A4 : The user cancels</w:t>
            </w:r>
          </w:p>
          <w:p w:rsidR="00980032" w:rsidRPr="00452FA5" w:rsidRDefault="00980032" w:rsidP="001A4A0A">
            <w:pPr>
              <w:ind w:left="576"/>
            </w:pPr>
            <w:r w:rsidRPr="00DA4364">
              <w:t>1.</w:t>
            </w:r>
            <w:r w:rsidRPr="00DA4364">
              <w:tab/>
              <w:t>The application redirects the user to the edit case page</w:t>
            </w:r>
          </w:p>
        </w:tc>
      </w:tr>
    </w:tbl>
    <w:p w:rsidR="00980032" w:rsidRPr="006115FA" w:rsidRDefault="00980032" w:rsidP="00980032">
      <w:pPr>
        <w:pStyle w:val="Body"/>
        <w:ind w:left="0"/>
      </w:pPr>
    </w:p>
    <w:p w:rsidR="00980032" w:rsidRDefault="00980032" w:rsidP="00121C8C">
      <w:pPr>
        <w:pStyle w:val="Heading4"/>
      </w:pPr>
      <w:bookmarkStart w:id="477" w:name="_Toc364961231"/>
      <w:r w:rsidRPr="003C7AD4">
        <w:t>CM</w:t>
      </w:r>
      <w:r>
        <w:t>0230</w:t>
      </w:r>
      <w:r w:rsidRPr="003C7AD4">
        <w:t xml:space="preserve"> </w:t>
      </w:r>
      <w:r>
        <w:t>- Cancel</w:t>
      </w:r>
      <w:r w:rsidRPr="003C7AD4">
        <w:t xml:space="preserve"> case </w:t>
      </w:r>
      <w:r>
        <w:t>(New)</w:t>
      </w:r>
      <w:bookmarkEnd w:id="477"/>
    </w:p>
    <w:p w:rsidR="00980032" w:rsidRPr="00452FA5" w:rsidRDefault="00980032" w:rsidP="00980032">
      <w:pPr>
        <w:pStyle w:val="Body"/>
      </w:pPr>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Cancel case</w:t>
            </w:r>
          </w:p>
        </w:tc>
        <w:tc>
          <w:tcPr>
            <w:tcW w:w="3596" w:type="dxa"/>
            <w:shd w:val="clear" w:color="auto" w:fill="E6E6E6"/>
          </w:tcPr>
          <w:p w:rsidR="00980032" w:rsidRPr="00E442E7" w:rsidRDefault="00980032" w:rsidP="001A4A0A">
            <w:pPr>
              <w:pStyle w:val="TableHeading"/>
            </w:pPr>
            <w:r>
              <w:t>CM0230</w:t>
            </w:r>
          </w:p>
        </w:tc>
      </w:tr>
      <w:tr w:rsidR="00980032" w:rsidRPr="00E442E7" w:rsidTr="001A4A0A">
        <w:tc>
          <w:tcPr>
            <w:tcW w:w="2268" w:type="dxa"/>
          </w:tcPr>
          <w:p w:rsidR="00980032" w:rsidRPr="00CD3694" w:rsidRDefault="00980032" w:rsidP="001A4A0A">
            <w:pPr>
              <w:rPr>
                <w:rFonts w:cs="Arial"/>
              </w:rPr>
            </w:pPr>
            <w:r w:rsidRPr="00CD3694">
              <w:rPr>
                <w:rFonts w:cs="Arial"/>
              </w:rPr>
              <w:t>Primary actors</w:t>
            </w:r>
          </w:p>
        </w:tc>
        <w:tc>
          <w:tcPr>
            <w:tcW w:w="6908" w:type="dxa"/>
            <w:gridSpan w:val="2"/>
          </w:tcPr>
          <w:p w:rsidR="00980032" w:rsidRDefault="00980032" w:rsidP="001A4A0A">
            <w:r w:rsidRPr="00DA4364">
              <w:t>CSR User</w:t>
            </w:r>
          </w:p>
          <w:p w:rsidR="00980032" w:rsidRPr="003C7AD4" w:rsidRDefault="00980032" w:rsidP="001A4A0A">
            <w:r>
              <w:t>Dealer User</w:t>
            </w:r>
          </w:p>
        </w:tc>
      </w:tr>
      <w:tr w:rsidR="00980032" w:rsidRPr="00E442E7" w:rsidTr="001A4A0A">
        <w:tc>
          <w:tcPr>
            <w:tcW w:w="2268" w:type="dxa"/>
          </w:tcPr>
          <w:p w:rsidR="00980032" w:rsidRPr="00CD3694" w:rsidRDefault="00980032" w:rsidP="001A4A0A">
            <w:pPr>
              <w:rPr>
                <w:rFonts w:cs="Arial"/>
              </w:rPr>
            </w:pPr>
            <w:r w:rsidRPr="00CD3694">
              <w:rPr>
                <w:rFonts w:cs="Arial"/>
              </w:rPr>
              <w:t>Summary Goal</w:t>
            </w:r>
          </w:p>
        </w:tc>
        <w:tc>
          <w:tcPr>
            <w:tcW w:w="6908" w:type="dxa"/>
            <w:gridSpan w:val="2"/>
          </w:tcPr>
          <w:p w:rsidR="00980032" w:rsidRPr="00DA4364" w:rsidRDefault="00980032" w:rsidP="001A4A0A">
            <w:r w:rsidRPr="00DA4364">
              <w:t xml:space="preserve">This use case allows a user to </w:t>
            </w:r>
            <w:r>
              <w:t>cancel</w:t>
            </w:r>
            <w:r w:rsidRPr="00DA4364">
              <w:t xml:space="preserve"> a case</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Pre-conditions</w:t>
            </w:r>
          </w:p>
        </w:tc>
        <w:tc>
          <w:tcPr>
            <w:tcW w:w="6908" w:type="dxa"/>
            <w:gridSpan w:val="2"/>
          </w:tcPr>
          <w:p w:rsidR="00980032" w:rsidRPr="00040079" w:rsidRDefault="00980032" w:rsidP="001A4A0A">
            <w:pPr>
              <w:rPr>
                <w:color w:val="FF0000"/>
              </w:rPr>
            </w:pPr>
            <w:r w:rsidRPr="00040079">
              <w:rPr>
                <w:color w:val="FF0000"/>
              </w:rPr>
              <w:t>The case is either in status new or work in progress</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Trigger</w:t>
            </w:r>
          </w:p>
        </w:tc>
        <w:tc>
          <w:tcPr>
            <w:tcW w:w="6908" w:type="dxa"/>
            <w:gridSpan w:val="2"/>
          </w:tcPr>
          <w:p w:rsidR="00980032" w:rsidRPr="00DA4364" w:rsidRDefault="00980032" w:rsidP="001A4A0A">
            <w:r w:rsidRPr="00DA4364">
              <w:t xml:space="preserve">The user selects the </w:t>
            </w:r>
            <w:r>
              <w:t>option to cancel the case</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Minimum guarantees</w:t>
            </w:r>
          </w:p>
        </w:tc>
        <w:tc>
          <w:tcPr>
            <w:tcW w:w="6908" w:type="dxa"/>
            <w:gridSpan w:val="2"/>
          </w:tcPr>
          <w:p w:rsidR="00980032" w:rsidRPr="00DA4364" w:rsidRDefault="00980032" w:rsidP="001A4A0A"/>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Success guarantees:</w:t>
            </w:r>
          </w:p>
        </w:tc>
        <w:tc>
          <w:tcPr>
            <w:tcW w:w="6908" w:type="dxa"/>
            <w:gridSpan w:val="2"/>
          </w:tcPr>
          <w:p w:rsidR="00980032" w:rsidRPr="00DA4364" w:rsidRDefault="00980032" w:rsidP="001A4A0A">
            <w:r w:rsidRPr="00DA4364">
              <w:t xml:space="preserve">The case is </w:t>
            </w:r>
            <w:r>
              <w:t>cancelled</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Normal Flow:</w:t>
            </w:r>
          </w:p>
        </w:tc>
        <w:tc>
          <w:tcPr>
            <w:tcW w:w="6908" w:type="dxa"/>
            <w:gridSpan w:val="2"/>
          </w:tcPr>
          <w:p w:rsidR="00980032" w:rsidRDefault="00980032" w:rsidP="005E61D6">
            <w:pPr>
              <w:numPr>
                <w:ilvl w:val="0"/>
                <w:numId w:val="149"/>
              </w:numPr>
            </w:pPr>
            <w:r>
              <w:t>Application requests user to set the justification by proposing list of justification status compatible to status cancel</w:t>
            </w:r>
          </w:p>
          <w:p w:rsidR="00980032" w:rsidRDefault="00980032" w:rsidP="005E61D6">
            <w:pPr>
              <w:numPr>
                <w:ilvl w:val="0"/>
                <w:numId w:val="149"/>
              </w:numPr>
            </w:pPr>
            <w:r>
              <w:t>User selects the justification status and submit</w:t>
            </w:r>
          </w:p>
          <w:p w:rsidR="00980032" w:rsidRDefault="00980032" w:rsidP="005E61D6">
            <w:pPr>
              <w:numPr>
                <w:ilvl w:val="0"/>
                <w:numId w:val="149"/>
              </w:numPr>
            </w:pPr>
            <w:r>
              <w:t>Application updates the case status and justification status(A1)</w:t>
            </w:r>
          </w:p>
          <w:p w:rsidR="00980032" w:rsidRPr="00DA4364" w:rsidRDefault="00980032" w:rsidP="001A4A0A"/>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Alternative Flows:</w:t>
            </w:r>
          </w:p>
        </w:tc>
        <w:tc>
          <w:tcPr>
            <w:tcW w:w="6908" w:type="dxa"/>
            <w:gridSpan w:val="2"/>
          </w:tcPr>
          <w:p w:rsidR="00980032" w:rsidRPr="00DA4364" w:rsidRDefault="00980032" w:rsidP="001A4A0A">
            <w:r w:rsidRPr="00DA4364">
              <w:t xml:space="preserve">A1 : The application is not able to </w:t>
            </w:r>
            <w:r>
              <w:t>cancel the case</w:t>
            </w:r>
          </w:p>
          <w:p w:rsidR="00980032" w:rsidRPr="00DA4364" w:rsidRDefault="00980032" w:rsidP="001A4A0A">
            <w:pPr>
              <w:ind w:left="720"/>
            </w:pPr>
            <w:r w:rsidRPr="00DA4364">
              <w:t>1.</w:t>
            </w:r>
            <w:r w:rsidRPr="00DA4364">
              <w:tab/>
              <w:t xml:space="preserve">The application displays a message to user indicating the fact that due to a technical error the case can't be </w:t>
            </w:r>
            <w:r>
              <w:t>cancelled</w:t>
            </w:r>
          </w:p>
        </w:tc>
      </w:tr>
    </w:tbl>
    <w:p w:rsidR="00980032" w:rsidRDefault="00980032" w:rsidP="00980032">
      <w:pPr>
        <w:pStyle w:val="BodyText"/>
      </w:pPr>
    </w:p>
    <w:p w:rsidR="00980032" w:rsidRPr="00452FA5" w:rsidRDefault="00980032" w:rsidP="00121C8C">
      <w:pPr>
        <w:pStyle w:val="Heading4"/>
      </w:pPr>
      <w:bookmarkStart w:id="478" w:name="_Toc364961232"/>
      <w:r w:rsidRPr="009A247A">
        <w:t xml:space="preserve">INT0120 - Display event log for account dashboard </w:t>
      </w:r>
      <w:r>
        <w:t>(New)</w:t>
      </w:r>
      <w:bookmarkEnd w:id="478"/>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134956" w:rsidTr="001A4A0A">
        <w:trPr>
          <w:trHeight w:val="360"/>
        </w:trPr>
        <w:tc>
          <w:tcPr>
            <w:tcW w:w="5580" w:type="dxa"/>
            <w:gridSpan w:val="2"/>
            <w:shd w:val="clear" w:color="auto" w:fill="E6E6E6"/>
          </w:tcPr>
          <w:p w:rsidR="00980032" w:rsidRPr="00134956" w:rsidRDefault="00980032" w:rsidP="001A4A0A">
            <w:pPr>
              <w:pStyle w:val="TableHeading"/>
              <w:rPr>
                <w:rFonts w:asciiTheme="minorBidi" w:hAnsiTheme="minorBidi" w:cstheme="minorBidi"/>
                <w:szCs w:val="20"/>
              </w:rPr>
            </w:pPr>
            <w:r w:rsidRPr="00134956">
              <w:rPr>
                <w:rFonts w:asciiTheme="minorBidi" w:hAnsiTheme="minorBidi" w:cstheme="minorBidi"/>
                <w:szCs w:val="20"/>
              </w:rPr>
              <w:t>Display event log for account dashboard</w:t>
            </w:r>
          </w:p>
        </w:tc>
        <w:tc>
          <w:tcPr>
            <w:tcW w:w="3596" w:type="dxa"/>
            <w:shd w:val="clear" w:color="auto" w:fill="E6E6E6"/>
          </w:tcPr>
          <w:p w:rsidR="00980032" w:rsidRPr="00134956" w:rsidRDefault="00980032" w:rsidP="001A4A0A">
            <w:pPr>
              <w:pStyle w:val="TableHeading"/>
              <w:rPr>
                <w:rFonts w:asciiTheme="minorBidi" w:hAnsiTheme="minorBidi" w:cstheme="minorBidi"/>
                <w:szCs w:val="20"/>
              </w:rPr>
            </w:pPr>
            <w:r w:rsidRPr="00134956">
              <w:rPr>
                <w:rFonts w:asciiTheme="minorBidi" w:hAnsiTheme="minorBidi" w:cstheme="minorBidi"/>
                <w:szCs w:val="20"/>
              </w:rPr>
              <w:t>INT0120</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Primary actors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CSR User</w:t>
            </w:r>
          </w:p>
          <w:p w:rsidR="00980032" w:rsidRPr="00134956" w:rsidRDefault="00980032" w:rsidP="001A4A0A">
            <w:pPr>
              <w:rPr>
                <w:rFonts w:asciiTheme="minorBidi" w:hAnsiTheme="minorBidi" w:cstheme="minorBidi"/>
              </w:rPr>
            </w:pPr>
            <w:r w:rsidRPr="00134956">
              <w:rPr>
                <w:rFonts w:asciiTheme="minorBidi" w:hAnsiTheme="minorBidi" w:cstheme="minorBidi"/>
              </w:rPr>
              <w:t>Dealer User</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Summary Goal</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This use case allows user to view event logs summary on account dashboard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Pre-conditions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The user is in the context of an account</w:t>
            </w:r>
          </w:p>
          <w:p w:rsidR="00980032" w:rsidRPr="00134956" w:rsidRDefault="00980032" w:rsidP="001A4A0A">
            <w:pPr>
              <w:rPr>
                <w:rFonts w:asciiTheme="minorBidi" w:hAnsiTheme="minorBidi" w:cstheme="minorBidi"/>
              </w:rPr>
            </w:pPr>
            <w:r w:rsidRPr="00134956">
              <w:rPr>
                <w:rFonts w:asciiTheme="minorBidi" w:hAnsiTheme="minorBidi" w:cstheme="minorBidi"/>
              </w:rPr>
              <w:t>The interaction management activated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Trigger</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The user access the account dashboard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Minimum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An error message is displayed indicating to the user the fact that the application is not able to display the event log</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Success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The last interactions impacting this account are displayed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Normal Flow:</w:t>
            </w:r>
          </w:p>
        </w:tc>
        <w:tc>
          <w:tcPr>
            <w:tcW w:w="6908" w:type="dxa"/>
            <w:gridSpan w:val="2"/>
          </w:tcPr>
          <w:p w:rsidR="00980032" w:rsidRPr="00134956" w:rsidRDefault="00980032" w:rsidP="005E61D6">
            <w:pPr>
              <w:numPr>
                <w:ilvl w:val="0"/>
                <w:numId w:val="164"/>
              </w:numPr>
              <w:rPr>
                <w:rFonts w:asciiTheme="minorBidi" w:hAnsiTheme="minorBidi" w:cstheme="minorBidi"/>
              </w:rPr>
            </w:pPr>
            <w:r w:rsidRPr="00134956">
              <w:rPr>
                <w:rFonts w:asciiTheme="minorBidi" w:hAnsiTheme="minorBidi" w:cstheme="minorBidi"/>
              </w:rPr>
              <w:t xml:space="preserve">The application displays the last x </w:t>
            </w:r>
            <w:r w:rsidRPr="00134956">
              <w:rPr>
                <w:rFonts w:asciiTheme="minorBidi" w:hAnsiTheme="minorBidi" w:cstheme="minorBidi"/>
                <w:color w:val="FF0000"/>
              </w:rPr>
              <w:t>interactions</w:t>
            </w:r>
            <w:r w:rsidRPr="00134956">
              <w:rPr>
                <w:rFonts w:asciiTheme="minorBidi" w:hAnsiTheme="minorBidi" w:cstheme="minorBidi"/>
              </w:rPr>
              <w:t xml:space="preserve"> occurred during the last y days impacting the current account or its subscribers(where x and y are configurable)(A1)(A2)(A3)(A4)(A5)(A6)(A7)(A8)(A9)(A10)</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Alternative Flows: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 xml:space="preserve">A1 : No </w:t>
            </w:r>
            <w:r w:rsidRPr="00134956">
              <w:rPr>
                <w:rFonts w:asciiTheme="minorBidi" w:hAnsiTheme="minorBidi" w:cstheme="minorBidi"/>
                <w:color w:val="FF0000"/>
              </w:rPr>
              <w:t>interaction</w:t>
            </w:r>
            <w:r w:rsidRPr="00134956">
              <w:rPr>
                <w:rFonts w:asciiTheme="minorBidi" w:hAnsiTheme="minorBidi" w:cstheme="minorBidi"/>
              </w:rPr>
              <w:t xml:space="preserve"> has been create within the period configured</w:t>
            </w:r>
          </w:p>
          <w:p w:rsidR="00980032" w:rsidRPr="00134956" w:rsidRDefault="00980032" w:rsidP="005E61D6">
            <w:pPr>
              <w:numPr>
                <w:ilvl w:val="0"/>
                <w:numId w:val="165"/>
              </w:numPr>
              <w:rPr>
                <w:rFonts w:asciiTheme="minorBidi" w:hAnsiTheme="minorBidi" w:cstheme="minorBidi"/>
              </w:rPr>
            </w:pPr>
            <w:r w:rsidRPr="00134956">
              <w:rPr>
                <w:rFonts w:asciiTheme="minorBidi" w:hAnsiTheme="minorBidi" w:cstheme="minorBidi"/>
              </w:rPr>
              <w:t xml:space="preserve">The application displays a message indicating the fact that no session has been created within the last y days </w:t>
            </w:r>
          </w:p>
          <w:p w:rsidR="00980032" w:rsidRPr="00134956" w:rsidRDefault="00980032" w:rsidP="001A4A0A">
            <w:pPr>
              <w:rPr>
                <w:rFonts w:asciiTheme="minorBidi" w:hAnsiTheme="minorBidi" w:cstheme="minorBidi"/>
              </w:rPr>
            </w:pPr>
            <w:r w:rsidRPr="00134956">
              <w:rPr>
                <w:rFonts w:asciiTheme="minorBidi" w:hAnsiTheme="minorBidi" w:cstheme="minorBidi"/>
              </w:rPr>
              <w:t xml:space="preserve">A2 : The application is not able to retrieve the </w:t>
            </w:r>
            <w:r w:rsidRPr="00134956">
              <w:rPr>
                <w:rFonts w:asciiTheme="minorBidi" w:hAnsiTheme="minorBidi" w:cstheme="minorBidi"/>
                <w:color w:val="FF0000"/>
              </w:rPr>
              <w:t>interactions</w:t>
            </w:r>
          </w:p>
          <w:p w:rsidR="00980032" w:rsidRPr="00134956" w:rsidRDefault="00980032" w:rsidP="005E61D6">
            <w:pPr>
              <w:numPr>
                <w:ilvl w:val="0"/>
                <w:numId w:val="166"/>
              </w:numPr>
              <w:rPr>
                <w:rFonts w:asciiTheme="minorBidi" w:hAnsiTheme="minorBidi" w:cstheme="minorBidi"/>
              </w:rPr>
            </w:pPr>
            <w:r w:rsidRPr="00134956">
              <w:rPr>
                <w:rFonts w:asciiTheme="minorBidi" w:hAnsiTheme="minorBidi" w:cstheme="minorBidi"/>
              </w:rPr>
              <w:t>The application display an error message indicating the fact that it was able to retrieve the session and ask the user to retry later</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 xml:space="preserve">A3 : the user wants to Edit </w:t>
            </w:r>
            <w:r w:rsidRPr="00134956">
              <w:rPr>
                <w:rFonts w:asciiTheme="minorBidi" w:hAnsiTheme="minorBidi" w:cstheme="minorBidi"/>
                <w:color w:val="FF0000"/>
              </w:rPr>
              <w:t>interaction</w:t>
            </w:r>
          </w:p>
          <w:p w:rsidR="00980032" w:rsidRPr="00134956" w:rsidRDefault="00980032" w:rsidP="001A4A0A">
            <w:pPr>
              <w:widowControl w:val="0"/>
              <w:autoSpaceDE w:val="0"/>
              <w:autoSpaceDN w:val="0"/>
              <w:adjustRightInd w:val="0"/>
              <w:spacing w:before="8" w:line="100" w:lineRule="exact"/>
              <w:rPr>
                <w:rFonts w:asciiTheme="minorBidi" w:hAnsiTheme="minorBidi" w:cstheme="minorBidi"/>
              </w:rPr>
            </w:pPr>
          </w:p>
          <w:p w:rsidR="00980032" w:rsidRPr="00134956" w:rsidRDefault="00980032" w:rsidP="001A4A0A">
            <w:pPr>
              <w:widowControl w:val="0"/>
              <w:autoSpaceDE w:val="0"/>
              <w:autoSpaceDN w:val="0"/>
              <w:adjustRightInd w:val="0"/>
              <w:spacing w:line="240" w:lineRule="exact"/>
              <w:ind w:left="574" w:right="287" w:hanging="280"/>
              <w:rPr>
                <w:rFonts w:asciiTheme="minorBidi" w:hAnsiTheme="minorBidi" w:cstheme="minorBidi"/>
              </w:rPr>
            </w:pPr>
            <w:r w:rsidRPr="00134956">
              <w:rPr>
                <w:rFonts w:asciiTheme="minorBidi" w:hAnsiTheme="minorBidi" w:cstheme="minorBidi"/>
              </w:rPr>
              <w:t>1.  The application proposes to the user to change the direction and the channel(A11)</w:t>
            </w:r>
          </w:p>
          <w:p w:rsidR="00980032" w:rsidRPr="00134956" w:rsidRDefault="00980032" w:rsidP="001A4A0A">
            <w:pPr>
              <w:widowControl w:val="0"/>
              <w:autoSpaceDE w:val="0"/>
              <w:autoSpaceDN w:val="0"/>
              <w:adjustRightInd w:val="0"/>
              <w:spacing w:before="42"/>
              <w:ind w:left="294"/>
              <w:rPr>
                <w:rFonts w:asciiTheme="minorBidi" w:hAnsiTheme="minorBidi" w:cstheme="minorBidi"/>
              </w:rPr>
            </w:pPr>
            <w:r w:rsidRPr="00134956">
              <w:rPr>
                <w:rFonts w:asciiTheme="minorBidi" w:hAnsiTheme="minorBidi" w:cstheme="minorBidi"/>
              </w:rPr>
              <w:t>2.  The user completes his changes and submit(A12)</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3.  The application save the changes</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4.  The application redirects the user to the account dashboard</w:t>
            </w:r>
          </w:p>
          <w:p w:rsidR="00980032" w:rsidRPr="00134956" w:rsidRDefault="00980032" w:rsidP="001A4A0A">
            <w:pPr>
              <w:widowControl w:val="0"/>
              <w:autoSpaceDE w:val="0"/>
              <w:autoSpaceDN w:val="0"/>
              <w:adjustRightInd w:val="0"/>
              <w:spacing w:before="71"/>
              <w:ind w:left="34"/>
              <w:rPr>
                <w:rFonts w:asciiTheme="minorBidi" w:hAnsiTheme="minorBidi" w:cstheme="minorBidi"/>
              </w:rPr>
            </w:pPr>
            <w:r w:rsidRPr="00134956">
              <w:rPr>
                <w:rFonts w:asciiTheme="minorBidi" w:hAnsiTheme="minorBidi" w:cstheme="minorBidi"/>
              </w:rPr>
              <w:t>A4 : the user wants to create a note on a session</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 xml:space="preserve">1.  See use case "create note for a </w:t>
            </w:r>
            <w:r w:rsidRPr="00134956">
              <w:rPr>
                <w:rFonts w:asciiTheme="minorBidi" w:hAnsiTheme="minorBidi" w:cstheme="minorBidi"/>
                <w:color w:val="FF0000"/>
              </w:rPr>
              <w:t>interactions</w:t>
            </w:r>
            <w:r w:rsidRPr="00134956">
              <w:rPr>
                <w:rFonts w:asciiTheme="minorBidi" w:hAnsiTheme="minorBidi" w:cstheme="minorBidi"/>
              </w:rPr>
              <w:t>"</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A5 : the user wants to create a case from the event</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1.  See use case "Create case"</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A6 : the user wants to view the details of the event</w:t>
            </w:r>
          </w:p>
          <w:p w:rsidR="00980032" w:rsidRPr="00134956" w:rsidRDefault="00980032" w:rsidP="001A4A0A">
            <w:pPr>
              <w:widowControl w:val="0"/>
              <w:autoSpaceDE w:val="0"/>
              <w:autoSpaceDN w:val="0"/>
              <w:adjustRightInd w:val="0"/>
              <w:spacing w:before="90" w:line="303" w:lineRule="auto"/>
              <w:ind w:left="14" w:right="2499" w:firstLine="62"/>
              <w:jc w:val="center"/>
              <w:rPr>
                <w:rFonts w:asciiTheme="minorBidi" w:hAnsiTheme="minorBidi" w:cstheme="minorBidi"/>
              </w:rPr>
            </w:pPr>
            <w:r w:rsidRPr="00134956">
              <w:rPr>
                <w:rFonts w:asciiTheme="minorBidi" w:hAnsiTheme="minorBidi" w:cstheme="minorBidi"/>
              </w:rPr>
              <w:t>1.  See use case "View event details" A7 : the user wants to send an Outbound</w:t>
            </w:r>
          </w:p>
          <w:p w:rsidR="00980032" w:rsidRPr="00134956" w:rsidRDefault="00980032" w:rsidP="001A4A0A">
            <w:pPr>
              <w:widowControl w:val="0"/>
              <w:autoSpaceDE w:val="0"/>
              <w:autoSpaceDN w:val="0"/>
              <w:adjustRightInd w:val="0"/>
              <w:spacing w:before="19"/>
              <w:ind w:left="294"/>
              <w:rPr>
                <w:rFonts w:asciiTheme="minorBidi" w:hAnsiTheme="minorBidi" w:cstheme="minorBidi"/>
              </w:rPr>
            </w:pPr>
            <w:r w:rsidRPr="00134956">
              <w:rPr>
                <w:rFonts w:asciiTheme="minorBidi" w:hAnsiTheme="minorBidi" w:cstheme="minorBidi"/>
              </w:rPr>
              <w:t>1.  See use case " Send outbound communication"</w:t>
            </w:r>
          </w:p>
          <w:p w:rsidR="00980032" w:rsidRPr="00134956" w:rsidRDefault="00980032" w:rsidP="001A4A0A">
            <w:pPr>
              <w:widowControl w:val="0"/>
              <w:autoSpaceDE w:val="0"/>
              <w:autoSpaceDN w:val="0"/>
              <w:adjustRightInd w:val="0"/>
              <w:spacing w:before="87" w:line="240" w:lineRule="exact"/>
              <w:ind w:left="34" w:right="206"/>
              <w:rPr>
                <w:rFonts w:asciiTheme="minorBidi" w:hAnsiTheme="minorBidi" w:cstheme="minorBidi"/>
              </w:rPr>
            </w:pPr>
            <w:r w:rsidRPr="00134956">
              <w:rPr>
                <w:rFonts w:asciiTheme="minorBidi" w:hAnsiTheme="minorBidi" w:cstheme="minorBidi"/>
              </w:rPr>
              <w:t>A7 : the user wants to see the details of the created case attached to the event</w:t>
            </w:r>
          </w:p>
          <w:p w:rsidR="00980032" w:rsidRPr="00134956" w:rsidRDefault="00980032" w:rsidP="001A4A0A">
            <w:pPr>
              <w:widowControl w:val="0"/>
              <w:autoSpaceDE w:val="0"/>
              <w:autoSpaceDN w:val="0"/>
              <w:adjustRightInd w:val="0"/>
              <w:spacing w:before="2" w:line="100" w:lineRule="exact"/>
              <w:rPr>
                <w:rFonts w:asciiTheme="minorBidi" w:hAnsiTheme="minorBidi" w:cstheme="minorBidi"/>
              </w:rPr>
            </w:pPr>
          </w:p>
          <w:p w:rsidR="00980032" w:rsidRPr="00134956" w:rsidRDefault="00980032" w:rsidP="001A4A0A">
            <w:pPr>
              <w:widowControl w:val="0"/>
              <w:autoSpaceDE w:val="0"/>
              <w:autoSpaceDN w:val="0"/>
              <w:adjustRightInd w:val="0"/>
              <w:ind w:left="294"/>
              <w:rPr>
                <w:rFonts w:asciiTheme="minorBidi" w:hAnsiTheme="minorBidi" w:cstheme="minorBidi"/>
              </w:rPr>
            </w:pPr>
            <w:r w:rsidRPr="00134956">
              <w:rPr>
                <w:rFonts w:asciiTheme="minorBidi" w:hAnsiTheme="minorBidi" w:cstheme="minorBidi"/>
              </w:rPr>
              <w:t>1.  See use case "View case details"</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A8 : the event log is displayed on the account dashboard</w:t>
            </w:r>
          </w:p>
          <w:p w:rsidR="00980032" w:rsidRPr="00134956" w:rsidRDefault="00980032" w:rsidP="001A4A0A">
            <w:pPr>
              <w:widowControl w:val="0"/>
              <w:autoSpaceDE w:val="0"/>
              <w:autoSpaceDN w:val="0"/>
              <w:adjustRightInd w:val="0"/>
              <w:spacing w:before="8" w:line="100" w:lineRule="exact"/>
              <w:rPr>
                <w:rFonts w:asciiTheme="minorBidi" w:hAnsiTheme="minorBidi" w:cstheme="minorBidi"/>
              </w:rPr>
            </w:pPr>
          </w:p>
          <w:p w:rsidR="00980032" w:rsidRPr="00134956" w:rsidRDefault="00980032" w:rsidP="001A4A0A">
            <w:pPr>
              <w:widowControl w:val="0"/>
              <w:autoSpaceDE w:val="0"/>
              <w:autoSpaceDN w:val="0"/>
              <w:adjustRightInd w:val="0"/>
              <w:spacing w:line="240" w:lineRule="exact"/>
              <w:ind w:left="574" w:right="39" w:hanging="280"/>
              <w:rPr>
                <w:rFonts w:asciiTheme="minorBidi" w:hAnsiTheme="minorBidi" w:cstheme="minorBidi"/>
              </w:rPr>
            </w:pPr>
            <w:r w:rsidRPr="00134956">
              <w:rPr>
                <w:rFonts w:asciiTheme="minorBidi" w:hAnsiTheme="minorBidi" w:cstheme="minorBidi"/>
              </w:rPr>
              <w:t xml:space="preserve">1.  The application displayed only the x(configured by default to 5 in the </w:t>
            </w:r>
            <w:proofErr w:type="spellStart"/>
            <w:r w:rsidRPr="00134956">
              <w:rPr>
                <w:rFonts w:asciiTheme="minorBidi" w:hAnsiTheme="minorBidi" w:cstheme="minorBidi"/>
              </w:rPr>
              <w:t>plad</w:t>
            </w:r>
            <w:proofErr w:type="spellEnd"/>
            <w:r w:rsidRPr="00134956">
              <w:rPr>
                <w:rFonts w:asciiTheme="minorBidi" w:hAnsiTheme="minorBidi" w:cstheme="minorBidi"/>
              </w:rPr>
              <w:t>) last event order by date</w:t>
            </w:r>
          </w:p>
          <w:p w:rsidR="00980032" w:rsidRPr="00134956" w:rsidRDefault="00980032" w:rsidP="001A4A0A">
            <w:pPr>
              <w:widowControl w:val="0"/>
              <w:autoSpaceDE w:val="0"/>
              <w:autoSpaceDN w:val="0"/>
              <w:adjustRightInd w:val="0"/>
              <w:spacing w:before="43"/>
              <w:ind w:left="294"/>
              <w:rPr>
                <w:rFonts w:asciiTheme="minorBidi" w:hAnsiTheme="minorBidi" w:cstheme="minorBidi"/>
              </w:rPr>
            </w:pPr>
            <w:r w:rsidRPr="00134956">
              <w:rPr>
                <w:rFonts w:asciiTheme="minorBidi" w:hAnsiTheme="minorBidi" w:cstheme="minorBidi"/>
              </w:rPr>
              <w:t>2.  Back to step 4</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A9 : the user wants to filter the event and is not on the dashboard</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1.  The user chooses the filtering link</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2.  The application displays the filtering criteria</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3.  The user chooses his filtering criteria</w:t>
            </w:r>
          </w:p>
          <w:p w:rsidR="00980032" w:rsidRPr="00134956" w:rsidRDefault="00980032" w:rsidP="001A4A0A">
            <w:pPr>
              <w:widowControl w:val="0"/>
              <w:autoSpaceDE w:val="0"/>
              <w:autoSpaceDN w:val="0"/>
              <w:adjustRightInd w:val="0"/>
              <w:spacing w:before="48" w:line="240" w:lineRule="exact"/>
              <w:ind w:left="574" w:right="452" w:hanging="280"/>
              <w:rPr>
                <w:rFonts w:asciiTheme="minorBidi" w:hAnsiTheme="minorBidi" w:cstheme="minorBidi"/>
              </w:rPr>
            </w:pPr>
            <w:r w:rsidRPr="00134956">
              <w:rPr>
                <w:rFonts w:asciiTheme="minorBidi" w:hAnsiTheme="minorBidi" w:cstheme="minorBidi"/>
              </w:rPr>
              <w:t>4.  The application filters the events according to the filtering criteria</w:t>
            </w:r>
          </w:p>
          <w:p w:rsidR="00980032" w:rsidRPr="00134956" w:rsidRDefault="00980032" w:rsidP="001A4A0A">
            <w:pPr>
              <w:widowControl w:val="0"/>
              <w:autoSpaceDE w:val="0"/>
              <w:autoSpaceDN w:val="0"/>
              <w:adjustRightInd w:val="0"/>
              <w:spacing w:before="99" w:line="240" w:lineRule="exact"/>
              <w:ind w:left="34" w:right="152"/>
              <w:rPr>
                <w:rFonts w:asciiTheme="minorBidi" w:hAnsiTheme="minorBidi" w:cstheme="minorBidi"/>
              </w:rPr>
            </w:pPr>
            <w:r w:rsidRPr="00134956">
              <w:rPr>
                <w:rFonts w:asciiTheme="minorBidi" w:hAnsiTheme="minorBidi" w:cstheme="minorBidi"/>
              </w:rPr>
              <w:t xml:space="preserve">A10 : A CTI ID is set in the </w:t>
            </w:r>
            <w:r w:rsidRPr="00134956">
              <w:rPr>
                <w:rFonts w:asciiTheme="minorBidi" w:hAnsiTheme="minorBidi" w:cstheme="minorBidi"/>
                <w:color w:val="FF0000"/>
              </w:rPr>
              <w:t>interaction</w:t>
            </w:r>
            <w:r w:rsidRPr="00134956">
              <w:rPr>
                <w:rFonts w:asciiTheme="minorBidi" w:hAnsiTheme="minorBidi" w:cstheme="minorBidi"/>
              </w:rPr>
              <w:t xml:space="preserve"> or the user tries to update a another </w:t>
            </w:r>
            <w:r w:rsidRPr="00134956">
              <w:rPr>
                <w:rFonts w:asciiTheme="minorBidi" w:hAnsiTheme="minorBidi" w:cstheme="minorBidi"/>
                <w:color w:val="FF0000"/>
              </w:rPr>
              <w:t>interaction</w:t>
            </w:r>
            <w:r w:rsidRPr="00134956">
              <w:rPr>
                <w:rFonts w:asciiTheme="minorBidi" w:hAnsiTheme="minorBidi" w:cstheme="minorBidi"/>
              </w:rPr>
              <w:t xml:space="preserve"> than the current one and is not administrator or the </w:t>
            </w:r>
            <w:r w:rsidRPr="00134956">
              <w:rPr>
                <w:rFonts w:asciiTheme="minorBidi" w:hAnsiTheme="minorBidi" w:cstheme="minorBidi"/>
                <w:color w:val="FF0000"/>
              </w:rPr>
              <w:t>interaction</w:t>
            </w:r>
            <w:r w:rsidRPr="00134956">
              <w:rPr>
                <w:rFonts w:asciiTheme="minorBidi" w:hAnsiTheme="minorBidi" w:cstheme="minorBidi"/>
              </w:rPr>
              <w:t xml:space="preserve"> has exceed the period of 7 days(set by the CRM)</w:t>
            </w:r>
          </w:p>
          <w:p w:rsidR="00980032" w:rsidRPr="00134956" w:rsidRDefault="00980032" w:rsidP="001A4A0A">
            <w:pPr>
              <w:widowControl w:val="0"/>
              <w:autoSpaceDE w:val="0"/>
              <w:autoSpaceDN w:val="0"/>
              <w:adjustRightInd w:val="0"/>
              <w:spacing w:before="2" w:line="100" w:lineRule="exact"/>
              <w:rPr>
                <w:rFonts w:asciiTheme="minorBidi" w:hAnsiTheme="minorBidi" w:cstheme="minorBidi"/>
              </w:rPr>
            </w:pPr>
          </w:p>
          <w:p w:rsidR="00980032" w:rsidRPr="00134956" w:rsidRDefault="00980032" w:rsidP="001A4A0A">
            <w:pPr>
              <w:widowControl w:val="0"/>
              <w:autoSpaceDE w:val="0"/>
              <w:autoSpaceDN w:val="0"/>
              <w:adjustRightInd w:val="0"/>
              <w:ind w:left="294"/>
              <w:rPr>
                <w:rFonts w:asciiTheme="minorBidi" w:hAnsiTheme="minorBidi" w:cstheme="minorBidi"/>
              </w:rPr>
            </w:pPr>
            <w:r w:rsidRPr="00134956">
              <w:rPr>
                <w:rFonts w:asciiTheme="minorBidi" w:hAnsiTheme="minorBidi" w:cstheme="minorBidi"/>
              </w:rPr>
              <w:t xml:space="preserve">1.  The application do not allow the user to update the </w:t>
            </w:r>
            <w:r w:rsidRPr="00134956">
              <w:rPr>
                <w:rFonts w:asciiTheme="minorBidi" w:hAnsiTheme="minorBidi" w:cstheme="minorBidi"/>
                <w:color w:val="FF0000"/>
              </w:rPr>
              <w:t>interaction</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2.  Return to step 1</w:t>
            </w:r>
          </w:p>
        </w:tc>
      </w:tr>
    </w:tbl>
    <w:p w:rsidR="00980032" w:rsidRDefault="00980032" w:rsidP="00980032">
      <w:pPr>
        <w:pStyle w:val="BodyText"/>
        <w:tabs>
          <w:tab w:val="left" w:pos="514"/>
        </w:tabs>
      </w:pPr>
      <w:r>
        <w:tab/>
      </w:r>
    </w:p>
    <w:p w:rsidR="00980032" w:rsidRDefault="00980032" w:rsidP="00121C8C">
      <w:pPr>
        <w:pStyle w:val="Heading4"/>
      </w:pPr>
      <w:bookmarkStart w:id="479" w:name="_Toc364961233"/>
      <w:r w:rsidRPr="009A247A">
        <w:t>INT01</w:t>
      </w:r>
      <w:r>
        <w:t>0</w:t>
      </w:r>
      <w:r w:rsidRPr="009A247A">
        <w:t xml:space="preserve">0 - </w:t>
      </w:r>
      <w:r w:rsidRPr="00D238CC">
        <w:t>Display event logs</w:t>
      </w:r>
      <w:r>
        <w:t xml:space="preserve"> (Modified)</w:t>
      </w:r>
      <w:bookmarkEnd w:id="479"/>
    </w:p>
    <w:p w:rsidR="00980032" w:rsidRPr="00452FA5" w:rsidRDefault="00980032" w:rsidP="00980032">
      <w:pPr>
        <w:pStyle w:val="Body"/>
      </w:pPr>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134956" w:rsidTr="001A4A0A">
        <w:trPr>
          <w:trHeight w:val="360"/>
        </w:trPr>
        <w:tc>
          <w:tcPr>
            <w:tcW w:w="5580" w:type="dxa"/>
            <w:gridSpan w:val="2"/>
            <w:shd w:val="clear" w:color="auto" w:fill="E6E6E6"/>
          </w:tcPr>
          <w:p w:rsidR="00980032" w:rsidRPr="00134956" w:rsidRDefault="00980032" w:rsidP="001A4A0A">
            <w:pPr>
              <w:pStyle w:val="TableHeading"/>
              <w:rPr>
                <w:rFonts w:asciiTheme="minorBidi" w:hAnsiTheme="minorBidi" w:cstheme="minorBidi"/>
                <w:szCs w:val="20"/>
              </w:rPr>
            </w:pPr>
            <w:r w:rsidRPr="00134956">
              <w:rPr>
                <w:rFonts w:asciiTheme="minorBidi" w:hAnsiTheme="minorBidi" w:cstheme="minorBidi"/>
                <w:szCs w:val="20"/>
              </w:rPr>
              <w:t>Displ</w:t>
            </w:r>
            <w:r w:rsidRPr="00134956">
              <w:rPr>
                <w:rFonts w:asciiTheme="minorBidi" w:hAnsiTheme="minorBidi" w:cstheme="minorBidi"/>
                <w:spacing w:val="-20"/>
                <w:szCs w:val="20"/>
              </w:rPr>
              <w:t>a</w:t>
            </w:r>
            <w:r w:rsidRPr="00134956">
              <w:rPr>
                <w:rFonts w:asciiTheme="minorBidi" w:hAnsiTheme="minorBidi" w:cstheme="minorBidi"/>
                <w:szCs w:val="20"/>
              </w:rPr>
              <w:t>y</w:t>
            </w:r>
            <w:r w:rsidRPr="00134956">
              <w:rPr>
                <w:rFonts w:asciiTheme="minorBidi" w:hAnsiTheme="minorBidi" w:cstheme="minorBidi"/>
                <w:spacing w:val="-20"/>
                <w:szCs w:val="20"/>
              </w:rPr>
              <w:t xml:space="preserve"> e</w:t>
            </w:r>
            <w:r w:rsidRPr="00134956">
              <w:rPr>
                <w:rFonts w:asciiTheme="minorBidi" w:hAnsiTheme="minorBidi" w:cstheme="minorBidi"/>
                <w:szCs w:val="20"/>
              </w:rPr>
              <w:t>vent</w:t>
            </w:r>
            <w:r w:rsidRPr="00134956">
              <w:rPr>
                <w:rFonts w:asciiTheme="minorBidi" w:hAnsiTheme="minorBidi" w:cstheme="minorBidi"/>
                <w:spacing w:val="-20"/>
                <w:szCs w:val="20"/>
              </w:rPr>
              <w:t xml:space="preserve"> </w:t>
            </w:r>
            <w:r w:rsidRPr="00134956">
              <w:rPr>
                <w:rFonts w:asciiTheme="minorBidi" w:hAnsiTheme="minorBidi" w:cstheme="minorBidi"/>
                <w:szCs w:val="20"/>
              </w:rPr>
              <w:t>logs</w:t>
            </w:r>
          </w:p>
        </w:tc>
        <w:tc>
          <w:tcPr>
            <w:tcW w:w="3596" w:type="dxa"/>
            <w:shd w:val="clear" w:color="auto" w:fill="E6E6E6"/>
          </w:tcPr>
          <w:p w:rsidR="00980032" w:rsidRPr="00134956" w:rsidRDefault="00980032" w:rsidP="001A4A0A">
            <w:pPr>
              <w:pStyle w:val="TableHeading"/>
              <w:rPr>
                <w:rFonts w:asciiTheme="minorBidi" w:hAnsiTheme="minorBidi" w:cstheme="minorBidi"/>
                <w:szCs w:val="20"/>
              </w:rPr>
            </w:pPr>
            <w:r w:rsidRPr="00134956">
              <w:rPr>
                <w:rFonts w:asciiTheme="minorBidi" w:hAnsiTheme="minorBidi" w:cstheme="minorBidi"/>
                <w:szCs w:val="20"/>
              </w:rPr>
              <w:t>INT0100</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Primary actors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CSR User</w:t>
            </w:r>
          </w:p>
          <w:p w:rsidR="00980032" w:rsidRPr="00134956" w:rsidRDefault="00980032" w:rsidP="001A4A0A">
            <w:pPr>
              <w:rPr>
                <w:rFonts w:asciiTheme="minorBidi" w:hAnsiTheme="minorBidi" w:cstheme="minorBidi"/>
              </w:rPr>
            </w:pPr>
            <w:r w:rsidRPr="00134956">
              <w:rPr>
                <w:rFonts w:asciiTheme="minorBidi" w:hAnsiTheme="minorBidi" w:cstheme="minorBidi"/>
              </w:rPr>
              <w:t>Dealer User</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Summary Goal</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Display</w:t>
            </w:r>
            <w:r w:rsidRPr="00134956">
              <w:rPr>
                <w:rFonts w:asciiTheme="minorBidi" w:hAnsiTheme="minorBidi" w:cstheme="minorBidi"/>
                <w:spacing w:val="-7"/>
              </w:rPr>
              <w:t xml:space="preserve"> </w:t>
            </w:r>
            <w:r w:rsidRPr="00134956">
              <w:rPr>
                <w:rFonts w:asciiTheme="minorBidi" w:hAnsiTheme="minorBidi" w:cstheme="minorBidi"/>
                <w:spacing w:val="1"/>
              </w:rPr>
              <w:t>a</w:t>
            </w:r>
            <w:r w:rsidRPr="00134956">
              <w:rPr>
                <w:rFonts w:asciiTheme="minorBidi" w:hAnsiTheme="minorBidi" w:cstheme="minorBidi"/>
              </w:rPr>
              <w:t>ll</w:t>
            </w:r>
            <w:r w:rsidRPr="00134956">
              <w:rPr>
                <w:rFonts w:asciiTheme="minorBidi" w:hAnsiTheme="minorBidi" w:cstheme="minorBidi"/>
                <w:spacing w:val="-2"/>
              </w:rPr>
              <w:t xml:space="preserve"> </w:t>
            </w:r>
            <w:r w:rsidRPr="00134956">
              <w:rPr>
                <w:rFonts w:asciiTheme="minorBidi" w:hAnsiTheme="minorBidi" w:cstheme="minorBidi"/>
              </w:rPr>
              <w:t>entries</w:t>
            </w:r>
            <w:r w:rsidRPr="00134956">
              <w:rPr>
                <w:rFonts w:asciiTheme="minorBidi" w:hAnsiTheme="minorBidi" w:cstheme="minorBidi"/>
                <w:spacing w:val="-5"/>
              </w:rPr>
              <w:t xml:space="preserve"> </w:t>
            </w:r>
            <w:r w:rsidRPr="00134956">
              <w:rPr>
                <w:rFonts w:asciiTheme="minorBidi" w:hAnsiTheme="minorBidi" w:cstheme="minorBidi"/>
              </w:rPr>
              <w:t>in</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event</w:t>
            </w:r>
            <w:r w:rsidRPr="00134956">
              <w:rPr>
                <w:rFonts w:asciiTheme="minorBidi" w:hAnsiTheme="minorBidi" w:cstheme="minorBidi"/>
                <w:spacing w:val="-4"/>
              </w:rPr>
              <w:t xml:space="preserve"> </w:t>
            </w:r>
            <w:r w:rsidRPr="00134956">
              <w:rPr>
                <w:rFonts w:asciiTheme="minorBidi" w:hAnsiTheme="minorBidi" w:cstheme="minorBidi"/>
              </w:rPr>
              <w:t>log</w:t>
            </w:r>
            <w:r w:rsidRPr="00134956">
              <w:rPr>
                <w:rFonts w:asciiTheme="minorBidi" w:hAnsiTheme="minorBidi" w:cstheme="minorBidi"/>
                <w:spacing w:val="-2"/>
              </w:rPr>
              <w:t xml:space="preserve"> </w:t>
            </w:r>
            <w:r w:rsidRPr="00134956">
              <w:rPr>
                <w:rFonts w:asciiTheme="minorBidi" w:hAnsiTheme="minorBidi" w:cstheme="minorBidi"/>
              </w:rPr>
              <w:t>for</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spacing w:val="1"/>
              </w:rPr>
              <w:t>a</w:t>
            </w:r>
            <w:r w:rsidRPr="00134956">
              <w:rPr>
                <w:rFonts w:asciiTheme="minorBidi" w:hAnsiTheme="minorBidi" w:cstheme="minorBidi"/>
              </w:rPr>
              <w:t>ccount</w:t>
            </w:r>
            <w:r w:rsidRPr="00134956">
              <w:rPr>
                <w:rFonts w:asciiTheme="minorBidi" w:hAnsiTheme="minorBidi" w:cstheme="minorBidi"/>
                <w:spacing w:val="-6"/>
              </w:rPr>
              <w:t xml:space="preserve"> </w:t>
            </w:r>
            <w:r w:rsidRPr="00134956">
              <w:rPr>
                <w:rFonts w:asciiTheme="minorBidi" w:hAnsiTheme="minorBidi" w:cstheme="minorBidi"/>
              </w:rPr>
              <w:t>at</w:t>
            </w:r>
            <w:r w:rsidRPr="00134956">
              <w:rPr>
                <w:rFonts w:asciiTheme="minorBidi" w:hAnsiTheme="minorBidi" w:cstheme="minorBidi"/>
                <w:spacing w:val="-1"/>
              </w:rPr>
              <w:t xml:space="preserve"> </w:t>
            </w:r>
            <w:r w:rsidRPr="00134956">
              <w:rPr>
                <w:rFonts w:asciiTheme="minorBidi" w:hAnsiTheme="minorBidi" w:cstheme="minorBidi"/>
              </w:rPr>
              <w:t>hand,</w:t>
            </w:r>
            <w:r w:rsidRPr="00134956">
              <w:rPr>
                <w:rFonts w:asciiTheme="minorBidi" w:hAnsiTheme="minorBidi" w:cstheme="minorBidi"/>
                <w:spacing w:val="-5"/>
              </w:rPr>
              <w:t xml:space="preserve"> </w:t>
            </w:r>
            <w:r w:rsidRPr="00134956">
              <w:rPr>
                <w:rFonts w:asciiTheme="minorBidi" w:hAnsiTheme="minorBidi" w:cstheme="minorBidi"/>
              </w:rPr>
              <w:t>with</w:t>
            </w:r>
            <w:r w:rsidRPr="00134956">
              <w:rPr>
                <w:rFonts w:asciiTheme="minorBidi" w:hAnsiTheme="minorBidi" w:cstheme="minorBidi"/>
                <w:spacing w:val="-3"/>
              </w:rPr>
              <w:t xml:space="preserve"> </w:t>
            </w:r>
            <w:r w:rsidRPr="00134956">
              <w:rPr>
                <w:rFonts w:asciiTheme="minorBidi" w:hAnsiTheme="minorBidi" w:cstheme="minorBidi"/>
              </w:rPr>
              <w:t>the option</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filter</w:t>
            </w:r>
            <w:r w:rsidRPr="00134956">
              <w:rPr>
                <w:rFonts w:asciiTheme="minorBidi" w:hAnsiTheme="minorBidi" w:cstheme="minorBidi"/>
                <w:spacing w:val="-3"/>
              </w:rPr>
              <w:t xml:space="preserve"> </w:t>
            </w:r>
            <w:r w:rsidRPr="00134956">
              <w:rPr>
                <w:rFonts w:asciiTheme="minorBidi" w:hAnsiTheme="minorBidi" w:cstheme="minorBidi"/>
              </w:rPr>
              <w:t>by</w:t>
            </w:r>
            <w:r w:rsidRPr="00134956">
              <w:rPr>
                <w:rFonts w:asciiTheme="minorBidi" w:hAnsiTheme="minorBidi" w:cstheme="minorBidi"/>
                <w:spacing w:val="-2"/>
              </w:rPr>
              <w:t xml:space="preserve"> </w:t>
            </w:r>
            <w:r w:rsidRPr="00134956">
              <w:rPr>
                <w:rFonts w:asciiTheme="minorBidi" w:hAnsiTheme="minorBidi" w:cstheme="minorBidi"/>
                <w:spacing w:val="1"/>
              </w:rPr>
              <w:t>dat</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an</w:t>
            </w:r>
            <w:r w:rsidRPr="00134956">
              <w:rPr>
                <w:rFonts w:asciiTheme="minorBidi" w:hAnsiTheme="minorBidi" w:cstheme="minorBidi"/>
              </w:rPr>
              <w:t>d</w:t>
            </w:r>
            <w:r w:rsidRPr="00134956">
              <w:rPr>
                <w:rFonts w:asciiTheme="minorBidi" w:hAnsiTheme="minorBidi" w:cstheme="minorBidi"/>
                <w:spacing w:val="-3"/>
              </w:rPr>
              <w:t xml:space="preserve"> </w:t>
            </w:r>
            <w:r w:rsidRPr="00134956">
              <w:rPr>
                <w:rFonts w:asciiTheme="minorBidi" w:hAnsiTheme="minorBidi" w:cstheme="minorBidi"/>
                <w:spacing w:val="1"/>
              </w:rPr>
              <w:t>t</w:t>
            </w:r>
            <w:r w:rsidRPr="00134956">
              <w:rPr>
                <w:rFonts w:asciiTheme="minorBidi" w:hAnsiTheme="minorBidi" w:cstheme="minorBidi"/>
              </w:rPr>
              <w:t>i</w:t>
            </w:r>
            <w:r w:rsidRPr="00134956">
              <w:rPr>
                <w:rFonts w:asciiTheme="minorBidi" w:hAnsiTheme="minorBidi" w:cstheme="minorBidi"/>
                <w:spacing w:val="1"/>
              </w:rPr>
              <w:t>m</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r</w:t>
            </w:r>
            <w:r w:rsidRPr="00134956">
              <w:rPr>
                <w:rFonts w:asciiTheme="minorBidi" w:hAnsiTheme="minorBidi" w:cstheme="minorBidi"/>
                <w:spacing w:val="1"/>
              </w:rPr>
              <w:t>an</w:t>
            </w:r>
            <w:r w:rsidRPr="00134956">
              <w:rPr>
                <w:rFonts w:asciiTheme="minorBidi" w:hAnsiTheme="minorBidi" w:cstheme="minorBidi"/>
              </w:rPr>
              <w:t>ge</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Pre-conditions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The user is in the context of an account</w:t>
            </w:r>
          </w:p>
          <w:p w:rsidR="00980032" w:rsidRPr="00134956" w:rsidRDefault="00980032" w:rsidP="001A4A0A">
            <w:pPr>
              <w:rPr>
                <w:rFonts w:asciiTheme="minorBidi" w:hAnsiTheme="minorBidi" w:cstheme="minorBidi"/>
                <w:color w:val="FF0000"/>
              </w:rPr>
            </w:pPr>
            <w:r w:rsidRPr="00134956">
              <w:rPr>
                <w:rFonts w:asciiTheme="minorBidi" w:hAnsiTheme="minorBidi" w:cstheme="minorBidi"/>
                <w:color w:val="FF0000"/>
              </w:rPr>
              <w:t>The interaction management activated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Trigger</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spacing w:val="1"/>
              </w:rPr>
              <w:t>want</w:t>
            </w:r>
            <w:r w:rsidRPr="00134956">
              <w:rPr>
                <w:rFonts w:asciiTheme="minorBidi" w:hAnsiTheme="minorBidi" w:cstheme="minorBidi"/>
              </w:rPr>
              <w:t>s</w:t>
            </w:r>
            <w:r w:rsidRPr="00134956">
              <w:rPr>
                <w:rFonts w:asciiTheme="minorBidi" w:hAnsiTheme="minorBidi" w:cstheme="minorBidi"/>
                <w:spacing w:val="-5"/>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se</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t</w:t>
            </w:r>
            <w:r w:rsidRPr="00134956">
              <w:rPr>
                <w:rFonts w:asciiTheme="minorBidi" w:hAnsiTheme="minorBidi" w:cstheme="minorBidi"/>
                <w:spacing w:val="-1"/>
              </w:rPr>
              <w: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spacing w:val="1"/>
              </w:rPr>
              <w:t>s</w:t>
            </w:r>
            <w:r w:rsidRPr="00134956">
              <w:rPr>
                <w:rFonts w:asciiTheme="minorBidi" w:hAnsiTheme="minorBidi" w:cstheme="minorBidi"/>
                <w:spacing w:val="-1"/>
              </w:rPr>
              <w:t>e</w:t>
            </w:r>
            <w:r w:rsidRPr="00134956">
              <w:rPr>
                <w:rFonts w:asciiTheme="minorBidi" w:hAnsiTheme="minorBidi" w:cstheme="minorBidi"/>
                <w:spacing w:val="1"/>
              </w:rPr>
              <w:t>ss</w:t>
            </w:r>
            <w:r w:rsidRPr="00134956">
              <w:rPr>
                <w:rFonts w:asciiTheme="minorBidi" w:hAnsiTheme="minorBidi" w:cstheme="minorBidi"/>
              </w:rPr>
              <w:t>i</w:t>
            </w:r>
            <w:r w:rsidRPr="00134956">
              <w:rPr>
                <w:rFonts w:asciiTheme="minorBidi" w:hAnsiTheme="minorBidi" w:cstheme="minorBidi"/>
                <w:spacing w:val="1"/>
              </w:rPr>
              <w:t>on</w:t>
            </w:r>
            <w:r w:rsidRPr="00134956">
              <w:rPr>
                <w:rFonts w:asciiTheme="minorBidi" w:hAnsiTheme="minorBidi" w:cstheme="minorBidi"/>
              </w:rPr>
              <w:t>s</w:t>
            </w:r>
            <w:r w:rsidRPr="00134956">
              <w:rPr>
                <w:rFonts w:asciiTheme="minorBidi" w:hAnsiTheme="minorBidi" w:cstheme="minorBidi"/>
                <w:spacing w:val="-8"/>
              </w:rPr>
              <w:t xml:space="preserve"> </w:t>
            </w:r>
            <w:r w:rsidRPr="00134956">
              <w:rPr>
                <w:rFonts w:asciiTheme="minorBidi" w:hAnsiTheme="minorBidi" w:cstheme="minorBidi"/>
              </w:rPr>
              <w:t>and</w:t>
            </w:r>
            <w:r w:rsidRPr="00134956">
              <w:rPr>
                <w:rFonts w:asciiTheme="minorBidi" w:hAnsiTheme="minorBidi" w:cstheme="minorBidi"/>
                <w:spacing w:val="-3"/>
              </w:rPr>
              <w:t xml:space="preserve"> </w:t>
            </w:r>
            <w:r w:rsidRPr="00134956">
              <w:rPr>
                <w:rFonts w:asciiTheme="minorBidi" w:hAnsiTheme="minorBidi" w:cstheme="minorBidi"/>
              </w:rPr>
              <w:t>events</w:t>
            </w:r>
            <w:r w:rsidRPr="00134956">
              <w:rPr>
                <w:rFonts w:asciiTheme="minorBidi" w:hAnsiTheme="minorBidi" w:cstheme="minorBidi"/>
                <w:spacing w:val="-6"/>
              </w:rPr>
              <w:t xml:space="preserve"> </w:t>
            </w:r>
            <w:r w:rsidRPr="00134956">
              <w:rPr>
                <w:rFonts w:asciiTheme="minorBidi" w:hAnsiTheme="minorBidi" w:cstheme="minorBidi"/>
              </w:rPr>
              <w:t>attached</w:t>
            </w:r>
            <w:r w:rsidRPr="00134956">
              <w:rPr>
                <w:rFonts w:asciiTheme="minorBidi" w:hAnsiTheme="minorBidi" w:cstheme="minorBidi"/>
                <w:spacing w:val="-8"/>
              </w:rPr>
              <w:t xml:space="preserve"> </w:t>
            </w:r>
            <w:r w:rsidRPr="00134956">
              <w:rPr>
                <w:rFonts w:asciiTheme="minorBidi" w:hAnsiTheme="minorBidi" w:cstheme="minorBidi"/>
              </w:rPr>
              <w:t>to</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cu</w:t>
            </w:r>
            <w:r w:rsidRPr="00134956">
              <w:rPr>
                <w:rFonts w:asciiTheme="minorBidi" w:hAnsiTheme="minorBidi" w:cstheme="minorBidi"/>
                <w:spacing w:val="-1"/>
              </w:rPr>
              <w:t>r</w:t>
            </w:r>
            <w:r w:rsidRPr="00134956">
              <w:rPr>
                <w:rFonts w:asciiTheme="minorBidi" w:hAnsiTheme="minorBidi" w:cstheme="minorBidi"/>
                <w:spacing w:val="-3"/>
              </w:rPr>
              <w:t>r</w:t>
            </w:r>
            <w:r w:rsidRPr="00134956">
              <w:rPr>
                <w:rFonts w:asciiTheme="minorBidi" w:hAnsiTheme="minorBidi" w:cstheme="minorBidi"/>
              </w:rPr>
              <w:t xml:space="preserve">ent </w:t>
            </w:r>
            <w:r w:rsidRPr="00134956">
              <w:rPr>
                <w:rFonts w:asciiTheme="minorBidi" w:hAnsiTheme="minorBidi" w:cstheme="minorBidi"/>
                <w:spacing w:val="1"/>
              </w:rPr>
              <w:t>a</w:t>
            </w:r>
            <w:r w:rsidRPr="00134956">
              <w:rPr>
                <w:rFonts w:asciiTheme="minorBidi" w:hAnsiTheme="minorBidi" w:cstheme="minorBidi"/>
                <w:spacing w:val="-1"/>
              </w:rPr>
              <w:t>c</w:t>
            </w:r>
            <w:r w:rsidRPr="00134956">
              <w:rPr>
                <w:rFonts w:asciiTheme="minorBidi" w:hAnsiTheme="minorBidi" w:cstheme="minorBidi"/>
                <w:spacing w:val="1"/>
              </w:rPr>
              <w:t>count</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Minimum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A</w:t>
            </w:r>
            <w:r w:rsidRPr="00134956">
              <w:rPr>
                <w:rFonts w:asciiTheme="minorBidi" w:hAnsiTheme="minorBidi" w:cstheme="minorBidi"/>
                <w:spacing w:val="-3"/>
              </w:rPr>
              <w:t xml:space="preserve"> </w:t>
            </w:r>
            <w:r w:rsidRPr="00134956">
              <w:rPr>
                <w:rFonts w:asciiTheme="minorBidi" w:hAnsiTheme="minorBidi" w:cstheme="minorBidi"/>
              </w:rPr>
              <w:t>message</w:t>
            </w:r>
            <w:r w:rsidRPr="00134956">
              <w:rPr>
                <w:rFonts w:asciiTheme="minorBidi" w:hAnsiTheme="minorBidi" w:cstheme="minorBidi"/>
                <w:spacing w:val="-8"/>
              </w:rPr>
              <w:t xml:space="preserve"> </w:t>
            </w:r>
            <w:r w:rsidRPr="00134956">
              <w:rPr>
                <w:rFonts w:asciiTheme="minorBidi" w:hAnsiTheme="minorBidi" w:cstheme="minorBidi"/>
              </w:rPr>
              <w:t>is</w:t>
            </w:r>
            <w:r w:rsidRPr="00134956">
              <w:rPr>
                <w:rFonts w:asciiTheme="minorBidi" w:hAnsiTheme="minorBidi" w:cstheme="minorBidi"/>
                <w:spacing w:val="-3"/>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sp</w:t>
            </w:r>
            <w:r w:rsidRPr="00134956">
              <w:rPr>
                <w:rFonts w:asciiTheme="minorBidi" w:hAnsiTheme="minorBidi" w:cstheme="minorBidi"/>
              </w:rPr>
              <w:t>l</w:t>
            </w:r>
            <w:r w:rsidRPr="00134956">
              <w:rPr>
                <w:rFonts w:asciiTheme="minorBidi" w:hAnsiTheme="minorBidi" w:cstheme="minorBidi"/>
                <w:spacing w:val="1"/>
              </w:rPr>
              <w:t>a</w:t>
            </w:r>
            <w:r w:rsidRPr="00134956">
              <w:rPr>
                <w:rFonts w:asciiTheme="minorBidi" w:hAnsiTheme="minorBidi" w:cstheme="minorBidi"/>
              </w:rPr>
              <w:t>y</w:t>
            </w:r>
            <w:r w:rsidRPr="00134956">
              <w:rPr>
                <w:rFonts w:asciiTheme="minorBidi" w:hAnsiTheme="minorBidi" w:cstheme="minorBidi"/>
                <w:spacing w:val="1"/>
              </w:rPr>
              <w:t>e</w:t>
            </w:r>
            <w:r w:rsidRPr="00134956">
              <w:rPr>
                <w:rFonts w:asciiTheme="minorBidi" w:hAnsiTheme="minorBidi" w:cstheme="minorBidi"/>
              </w:rPr>
              <w:t>d</w:t>
            </w:r>
            <w:r w:rsidRPr="00134956">
              <w:rPr>
                <w:rFonts w:asciiTheme="minorBidi" w:hAnsiTheme="minorBidi" w:cstheme="minorBidi"/>
                <w:spacing w:val="-10"/>
              </w:rPr>
              <w:t xml:space="preserve"> </w:t>
            </w:r>
            <w:r w:rsidRPr="00134956">
              <w:rPr>
                <w:rFonts w:asciiTheme="minorBidi" w:hAnsiTheme="minorBidi" w:cstheme="minorBidi"/>
                <w:spacing w:val="1"/>
              </w:rPr>
              <w:t>ind</w:t>
            </w:r>
            <w:r w:rsidRPr="00134956">
              <w:rPr>
                <w:rFonts w:asciiTheme="minorBidi" w:hAnsiTheme="minorBidi" w:cstheme="minorBidi"/>
              </w:rPr>
              <w:t>i</w:t>
            </w:r>
            <w:r w:rsidRPr="00134956">
              <w:rPr>
                <w:rFonts w:asciiTheme="minorBidi" w:hAnsiTheme="minorBidi" w:cstheme="minorBidi"/>
                <w:spacing w:val="1"/>
              </w:rPr>
              <w:t>cat</w:t>
            </w:r>
            <w:r w:rsidRPr="00134956">
              <w:rPr>
                <w:rFonts w:asciiTheme="minorBidi" w:hAnsiTheme="minorBidi" w:cstheme="minorBidi"/>
              </w:rPr>
              <w:t>i</w:t>
            </w:r>
            <w:r w:rsidRPr="00134956">
              <w:rPr>
                <w:rFonts w:asciiTheme="minorBidi" w:hAnsiTheme="minorBidi" w:cstheme="minorBidi"/>
                <w:spacing w:val="1"/>
              </w:rPr>
              <w:t>n</w:t>
            </w:r>
            <w:r w:rsidRPr="00134956">
              <w:rPr>
                <w:rFonts w:asciiTheme="minorBidi" w:hAnsiTheme="minorBidi" w:cstheme="minorBidi"/>
              </w:rPr>
              <w:t>g</w:t>
            </w:r>
            <w:r w:rsidRPr="00134956">
              <w:rPr>
                <w:rFonts w:asciiTheme="minorBidi" w:hAnsiTheme="minorBidi" w:cstheme="minorBidi"/>
                <w:spacing w:val="-10"/>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4"/>
              </w:rPr>
              <w:t xml:space="preserve"> </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5"/>
              </w:rPr>
              <w:t xml:space="preserve"> </w:t>
            </w:r>
            <w:r w:rsidRPr="00134956">
              <w:rPr>
                <w:rFonts w:asciiTheme="minorBidi" w:hAnsiTheme="minorBidi" w:cstheme="minorBidi"/>
                <w:spacing w:val="1"/>
              </w:rPr>
              <w:t>t</w:t>
            </w:r>
            <w:r w:rsidRPr="00134956">
              <w:rPr>
                <w:rFonts w:asciiTheme="minorBidi" w:hAnsiTheme="minorBidi" w:cstheme="minorBidi"/>
                <w:spacing w:val="-1"/>
              </w:rPr>
              <w: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rPr>
              <w:t>fa</w:t>
            </w:r>
            <w:r w:rsidRPr="00134956">
              <w:rPr>
                <w:rFonts w:asciiTheme="minorBidi" w:hAnsiTheme="minorBidi" w:cstheme="minorBidi"/>
                <w:spacing w:val="1"/>
              </w:rPr>
              <w:t>c</w:t>
            </w:r>
            <w:r w:rsidRPr="00134956">
              <w:rPr>
                <w:rFonts w:asciiTheme="minorBidi" w:hAnsiTheme="minorBidi" w:cstheme="minorBidi"/>
              </w:rPr>
              <w:t>t</w:t>
            </w:r>
            <w:r w:rsidRPr="00134956">
              <w:rPr>
                <w:rFonts w:asciiTheme="minorBidi" w:hAnsiTheme="minorBidi" w:cstheme="minorBidi"/>
                <w:spacing w:val="-4"/>
              </w:rPr>
              <w:t xml:space="preserve"> </w:t>
            </w:r>
            <w:r w:rsidRPr="00134956">
              <w:rPr>
                <w:rFonts w:asciiTheme="minorBidi" w:hAnsiTheme="minorBidi" w:cstheme="minorBidi"/>
                <w:spacing w:val="1"/>
              </w:rPr>
              <w:t>tha</w:t>
            </w:r>
            <w:r w:rsidRPr="00134956">
              <w:rPr>
                <w:rFonts w:asciiTheme="minorBidi" w:hAnsiTheme="minorBidi" w:cstheme="minorBidi"/>
              </w:rPr>
              <w:t>t</w:t>
            </w:r>
            <w:r w:rsidRPr="00134956">
              <w:rPr>
                <w:rFonts w:asciiTheme="minorBidi" w:hAnsiTheme="minorBidi" w:cstheme="minorBidi"/>
                <w:spacing w:val="-4"/>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4"/>
              </w:rPr>
              <w:t xml:space="preserve"> </w:t>
            </w:r>
            <w:r w:rsidRPr="00134956">
              <w:rPr>
                <w:rFonts w:asciiTheme="minorBidi" w:hAnsiTheme="minorBidi" w:cstheme="minorBidi"/>
              </w:rPr>
              <w:t>s</w:t>
            </w:r>
            <w:r w:rsidRPr="00134956">
              <w:rPr>
                <w:rFonts w:asciiTheme="minorBidi" w:hAnsiTheme="minorBidi" w:cstheme="minorBidi"/>
                <w:spacing w:val="1"/>
              </w:rPr>
              <w:t>ervice i</w:t>
            </w:r>
            <w:r w:rsidRPr="00134956">
              <w:rPr>
                <w:rFonts w:asciiTheme="minorBidi" w:hAnsiTheme="minorBidi" w:cstheme="minorBidi"/>
              </w:rPr>
              <w:t>s</w:t>
            </w:r>
            <w:r w:rsidRPr="00134956">
              <w:rPr>
                <w:rFonts w:asciiTheme="minorBidi" w:hAnsiTheme="minorBidi" w:cstheme="minorBidi"/>
                <w:spacing w:val="-1"/>
              </w:rPr>
              <w:t xml:space="preserve"> </w:t>
            </w:r>
            <w:r w:rsidRPr="00134956">
              <w:rPr>
                <w:rFonts w:asciiTheme="minorBidi" w:hAnsiTheme="minorBidi" w:cstheme="minorBidi"/>
              </w:rPr>
              <w:t>not</w:t>
            </w:r>
            <w:r w:rsidRPr="00134956">
              <w:rPr>
                <w:rFonts w:asciiTheme="minorBidi" w:hAnsiTheme="minorBidi" w:cstheme="minorBidi"/>
                <w:spacing w:val="-3"/>
              </w:rPr>
              <w:t xml:space="preserve"> </w:t>
            </w:r>
            <w:r w:rsidRPr="00134956">
              <w:rPr>
                <w:rFonts w:asciiTheme="minorBidi" w:hAnsiTheme="minorBidi" w:cstheme="minorBidi"/>
              </w:rPr>
              <w:t>av</w:t>
            </w:r>
            <w:r w:rsidRPr="00134956">
              <w:rPr>
                <w:rFonts w:asciiTheme="minorBidi" w:hAnsiTheme="minorBidi" w:cstheme="minorBidi"/>
                <w:spacing w:val="1"/>
              </w:rPr>
              <w:t>a</w:t>
            </w:r>
            <w:r w:rsidRPr="00134956">
              <w:rPr>
                <w:rFonts w:asciiTheme="minorBidi" w:hAnsiTheme="minorBidi" w:cstheme="minorBidi"/>
              </w:rPr>
              <w:t>il</w:t>
            </w:r>
            <w:r w:rsidRPr="00134956">
              <w:rPr>
                <w:rFonts w:asciiTheme="minorBidi" w:hAnsiTheme="minorBidi" w:cstheme="minorBidi"/>
                <w:spacing w:val="1"/>
              </w:rPr>
              <w:t>a</w:t>
            </w:r>
            <w:r w:rsidRPr="00134956">
              <w:rPr>
                <w:rFonts w:asciiTheme="minorBidi" w:hAnsiTheme="minorBidi" w:cstheme="minorBidi"/>
              </w:rPr>
              <w:t>ble</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Success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spacing w:val="1"/>
                <w:position w:val="1"/>
              </w:rPr>
              <w:t>Appl</w:t>
            </w:r>
            <w:r w:rsidRPr="00134956">
              <w:rPr>
                <w:rFonts w:asciiTheme="minorBidi" w:hAnsiTheme="minorBidi" w:cstheme="minorBidi"/>
                <w:position w:val="1"/>
              </w:rPr>
              <w:t>ic</w:t>
            </w:r>
            <w:r w:rsidRPr="00134956">
              <w:rPr>
                <w:rFonts w:asciiTheme="minorBidi" w:hAnsiTheme="minorBidi" w:cstheme="minorBidi"/>
                <w:spacing w:val="1"/>
                <w:position w:val="1"/>
              </w:rPr>
              <w:t>at</w:t>
            </w:r>
            <w:r w:rsidRPr="00134956">
              <w:rPr>
                <w:rFonts w:asciiTheme="minorBidi" w:hAnsiTheme="minorBidi" w:cstheme="minorBidi"/>
                <w:position w:val="1"/>
              </w:rPr>
              <w:t>ion</w:t>
            </w:r>
            <w:r w:rsidRPr="00134956">
              <w:rPr>
                <w:rFonts w:asciiTheme="minorBidi" w:hAnsiTheme="minorBidi" w:cstheme="minorBidi"/>
                <w:spacing w:val="-9"/>
                <w:position w:val="1"/>
              </w:rPr>
              <w:t xml:space="preserve"> </w:t>
            </w:r>
            <w:r w:rsidRPr="00134956">
              <w:rPr>
                <w:rFonts w:asciiTheme="minorBidi" w:hAnsiTheme="minorBidi" w:cstheme="minorBidi"/>
                <w:spacing w:val="-1"/>
                <w:position w:val="1"/>
              </w:rPr>
              <w:t>d</w:t>
            </w:r>
            <w:r w:rsidRPr="00134956">
              <w:rPr>
                <w:rFonts w:asciiTheme="minorBidi" w:hAnsiTheme="minorBidi" w:cstheme="minorBidi"/>
                <w:spacing w:val="1"/>
                <w:position w:val="1"/>
              </w:rPr>
              <w:t>i</w:t>
            </w:r>
            <w:r w:rsidRPr="00134956">
              <w:rPr>
                <w:rFonts w:asciiTheme="minorBidi" w:hAnsiTheme="minorBidi" w:cstheme="minorBidi"/>
                <w:position w:val="1"/>
              </w:rPr>
              <w:t>s</w:t>
            </w:r>
            <w:r w:rsidRPr="00134956">
              <w:rPr>
                <w:rFonts w:asciiTheme="minorBidi" w:hAnsiTheme="minorBidi" w:cstheme="minorBidi"/>
                <w:spacing w:val="1"/>
                <w:position w:val="1"/>
              </w:rPr>
              <w:t>p</w:t>
            </w:r>
            <w:r w:rsidRPr="00134956">
              <w:rPr>
                <w:rFonts w:asciiTheme="minorBidi" w:hAnsiTheme="minorBidi" w:cstheme="minorBidi"/>
                <w:position w:val="1"/>
              </w:rPr>
              <w:t>la</w:t>
            </w:r>
            <w:r w:rsidRPr="00134956">
              <w:rPr>
                <w:rFonts w:asciiTheme="minorBidi" w:hAnsiTheme="minorBidi" w:cstheme="minorBidi"/>
                <w:spacing w:val="1"/>
                <w:position w:val="1"/>
              </w:rPr>
              <w:t>y</w:t>
            </w:r>
            <w:r w:rsidRPr="00134956">
              <w:rPr>
                <w:rFonts w:asciiTheme="minorBidi" w:hAnsiTheme="minorBidi" w:cstheme="minorBidi"/>
                <w:position w:val="1"/>
              </w:rPr>
              <w:t>s</w:t>
            </w:r>
            <w:r w:rsidRPr="00134956">
              <w:rPr>
                <w:rFonts w:asciiTheme="minorBidi" w:hAnsiTheme="minorBidi" w:cstheme="minorBidi"/>
                <w:spacing w:val="-7"/>
                <w:position w:val="1"/>
              </w:rPr>
              <w:t xml:space="preserve"> </w:t>
            </w:r>
            <w:r w:rsidRPr="00134956">
              <w:rPr>
                <w:rFonts w:asciiTheme="minorBidi" w:hAnsiTheme="minorBidi" w:cstheme="minorBidi"/>
                <w:spacing w:val="1"/>
                <w:position w:val="1"/>
              </w:rPr>
              <w:t>a</w:t>
            </w:r>
            <w:r w:rsidRPr="00134956">
              <w:rPr>
                <w:rFonts w:asciiTheme="minorBidi" w:hAnsiTheme="minorBidi" w:cstheme="minorBidi"/>
                <w:position w:val="1"/>
              </w:rPr>
              <w:t>ll</w:t>
            </w:r>
            <w:r w:rsidRPr="00134956">
              <w:rPr>
                <w:rFonts w:asciiTheme="minorBidi" w:hAnsiTheme="minorBidi" w:cstheme="minorBidi"/>
                <w:spacing w:val="-2"/>
                <w:position w:val="1"/>
              </w:rPr>
              <w:t xml:space="preserve"> </w:t>
            </w:r>
            <w:r w:rsidRPr="00134956">
              <w:rPr>
                <w:rFonts w:asciiTheme="minorBidi" w:hAnsiTheme="minorBidi" w:cstheme="minorBidi"/>
                <w:color w:val="FF0000"/>
              </w:rPr>
              <w:t>interactions</w:t>
            </w:r>
            <w:r w:rsidRPr="00134956">
              <w:rPr>
                <w:rFonts w:asciiTheme="minorBidi" w:hAnsiTheme="minorBidi" w:cstheme="minorBidi"/>
              </w:rPr>
              <w:t xml:space="preserve"> </w:t>
            </w:r>
            <w:r w:rsidRPr="00134956">
              <w:rPr>
                <w:rFonts w:asciiTheme="minorBidi" w:hAnsiTheme="minorBidi" w:cstheme="minorBidi"/>
                <w:spacing w:val="-1"/>
                <w:position w:val="1"/>
              </w:rPr>
              <w:t>o</w:t>
            </w:r>
            <w:r w:rsidRPr="00134956">
              <w:rPr>
                <w:rFonts w:asciiTheme="minorBidi" w:hAnsiTheme="minorBidi" w:cstheme="minorBidi"/>
                <w:position w:val="1"/>
              </w:rPr>
              <w:t>r</w:t>
            </w:r>
            <w:r w:rsidRPr="00134956">
              <w:rPr>
                <w:rFonts w:asciiTheme="minorBidi" w:hAnsiTheme="minorBidi" w:cstheme="minorBidi"/>
                <w:spacing w:val="-1"/>
                <w:position w:val="1"/>
              </w:rPr>
              <w:t xml:space="preserve"> </w:t>
            </w:r>
            <w:r w:rsidRPr="00134956">
              <w:rPr>
                <w:rFonts w:asciiTheme="minorBidi" w:hAnsiTheme="minorBidi" w:cstheme="minorBidi"/>
                <w:spacing w:val="1"/>
                <w:position w:val="1"/>
              </w:rPr>
              <w:t>event</w:t>
            </w:r>
            <w:r w:rsidRPr="00134956">
              <w:rPr>
                <w:rFonts w:asciiTheme="minorBidi" w:hAnsiTheme="minorBidi" w:cstheme="minorBidi"/>
                <w:position w:val="1"/>
              </w:rPr>
              <w:t>s</w:t>
            </w:r>
            <w:r w:rsidRPr="00134956">
              <w:rPr>
                <w:rFonts w:asciiTheme="minorBidi" w:hAnsiTheme="minorBidi" w:cstheme="minorBidi"/>
                <w:spacing w:val="-6"/>
                <w:position w:val="1"/>
              </w:rPr>
              <w:t xml:space="preserve"> </w:t>
            </w:r>
            <w:r w:rsidRPr="00134956">
              <w:rPr>
                <w:rFonts w:asciiTheme="minorBidi" w:hAnsiTheme="minorBidi" w:cstheme="minorBidi"/>
                <w:spacing w:val="1"/>
                <w:position w:val="1"/>
              </w:rPr>
              <w:t>i</w:t>
            </w:r>
            <w:r w:rsidRPr="00134956">
              <w:rPr>
                <w:rFonts w:asciiTheme="minorBidi" w:hAnsiTheme="minorBidi" w:cstheme="minorBidi"/>
                <w:position w:val="1"/>
              </w:rPr>
              <w:t>n</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t</w:t>
            </w:r>
            <w:r w:rsidRPr="00134956">
              <w:rPr>
                <w:rFonts w:asciiTheme="minorBidi" w:hAnsiTheme="minorBidi" w:cstheme="minorBidi"/>
                <w:spacing w:val="-1"/>
                <w:position w:val="1"/>
              </w:rPr>
              <w:t>h</w:t>
            </w:r>
            <w:r w:rsidRPr="00134956">
              <w:rPr>
                <w:rFonts w:asciiTheme="minorBidi" w:hAnsiTheme="minorBidi" w:cstheme="minorBidi"/>
                <w:position w:val="1"/>
              </w:rPr>
              <w:t>e</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sp</w:t>
            </w:r>
            <w:r w:rsidRPr="00134956">
              <w:rPr>
                <w:rFonts w:asciiTheme="minorBidi" w:hAnsiTheme="minorBidi" w:cstheme="minorBidi"/>
                <w:spacing w:val="-1"/>
                <w:position w:val="1"/>
              </w:rPr>
              <w:t>e</w:t>
            </w:r>
            <w:r w:rsidRPr="00134956">
              <w:rPr>
                <w:rFonts w:asciiTheme="minorBidi" w:hAnsiTheme="minorBidi" w:cstheme="minorBidi"/>
                <w:position w:val="1"/>
              </w:rPr>
              <w:t>c</w:t>
            </w:r>
            <w:r w:rsidRPr="00134956">
              <w:rPr>
                <w:rFonts w:asciiTheme="minorBidi" w:hAnsiTheme="minorBidi" w:cstheme="minorBidi"/>
                <w:spacing w:val="1"/>
                <w:position w:val="1"/>
              </w:rPr>
              <w:t>i</w:t>
            </w:r>
            <w:r w:rsidRPr="00134956">
              <w:rPr>
                <w:rFonts w:asciiTheme="minorBidi" w:hAnsiTheme="minorBidi" w:cstheme="minorBidi"/>
                <w:position w:val="1"/>
              </w:rPr>
              <w:t>f</w:t>
            </w:r>
            <w:r w:rsidRPr="00134956">
              <w:rPr>
                <w:rFonts w:asciiTheme="minorBidi" w:hAnsiTheme="minorBidi" w:cstheme="minorBidi"/>
                <w:spacing w:val="1"/>
                <w:position w:val="1"/>
              </w:rPr>
              <w:t>ie</w:t>
            </w:r>
            <w:r w:rsidRPr="00134956">
              <w:rPr>
                <w:rFonts w:asciiTheme="minorBidi" w:hAnsiTheme="minorBidi" w:cstheme="minorBidi"/>
                <w:position w:val="1"/>
              </w:rPr>
              <w:t>d</w:t>
            </w:r>
            <w:r w:rsidRPr="00134956">
              <w:rPr>
                <w:rFonts w:asciiTheme="minorBidi" w:hAnsiTheme="minorBidi" w:cstheme="minorBidi"/>
                <w:spacing w:val="-8"/>
                <w:position w:val="1"/>
              </w:rPr>
              <w:t xml:space="preserve"> </w:t>
            </w:r>
            <w:r w:rsidRPr="00134956">
              <w:rPr>
                <w:rFonts w:asciiTheme="minorBidi" w:hAnsiTheme="minorBidi" w:cstheme="minorBidi"/>
                <w:spacing w:val="1"/>
                <w:position w:val="1"/>
              </w:rPr>
              <w:t>dat</w:t>
            </w:r>
            <w:r w:rsidRPr="00134956">
              <w:rPr>
                <w:rFonts w:asciiTheme="minorBidi" w:hAnsiTheme="minorBidi" w:cstheme="minorBidi"/>
                <w:position w:val="1"/>
              </w:rPr>
              <w:t>e</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range</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Normal Flow:</w:t>
            </w:r>
          </w:p>
        </w:tc>
        <w:tc>
          <w:tcPr>
            <w:tcW w:w="6908" w:type="dxa"/>
            <w:gridSpan w:val="2"/>
          </w:tcPr>
          <w:p w:rsidR="00980032" w:rsidRPr="00134956" w:rsidRDefault="00980032" w:rsidP="005E61D6">
            <w:pPr>
              <w:widowControl w:val="0"/>
              <w:numPr>
                <w:ilvl w:val="0"/>
                <w:numId w:val="168"/>
              </w:numPr>
              <w:autoSpaceDE w:val="0"/>
              <w:autoSpaceDN w:val="0"/>
              <w:adjustRightInd w:val="0"/>
              <w:spacing w:before="15" w:line="240" w:lineRule="exact"/>
              <w:ind w:right="350"/>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7"/>
              </w:rPr>
              <w:t xml:space="preserve"> </w:t>
            </w:r>
            <w:r w:rsidRPr="00134956">
              <w:rPr>
                <w:rFonts w:asciiTheme="minorBidi" w:hAnsiTheme="minorBidi" w:cstheme="minorBidi"/>
              </w:rPr>
              <w:t>a</w:t>
            </w:r>
            <w:r w:rsidRPr="00134956">
              <w:rPr>
                <w:rFonts w:asciiTheme="minorBidi" w:hAnsiTheme="minorBidi" w:cstheme="minorBidi"/>
                <w:spacing w:val="-1"/>
              </w:rPr>
              <w:t xml:space="preserve"> </w:t>
            </w:r>
            <w:r w:rsidRPr="00134956">
              <w:rPr>
                <w:rFonts w:asciiTheme="minorBidi" w:hAnsiTheme="minorBidi" w:cstheme="minorBidi"/>
                <w:spacing w:val="1"/>
              </w:rPr>
              <w:t>se</w:t>
            </w:r>
            <w:r w:rsidRPr="00134956">
              <w:rPr>
                <w:rFonts w:asciiTheme="minorBidi" w:hAnsiTheme="minorBidi" w:cstheme="minorBidi"/>
              </w:rPr>
              <w:t>a</w:t>
            </w:r>
            <w:r w:rsidRPr="00134956">
              <w:rPr>
                <w:rFonts w:asciiTheme="minorBidi" w:hAnsiTheme="minorBidi" w:cstheme="minorBidi"/>
                <w:spacing w:val="-3"/>
              </w:rPr>
              <w:t>r</w:t>
            </w:r>
            <w:r w:rsidRPr="00134956">
              <w:rPr>
                <w:rFonts w:asciiTheme="minorBidi" w:hAnsiTheme="minorBidi" w:cstheme="minorBidi"/>
              </w:rPr>
              <w:t>ch</w:t>
            </w:r>
            <w:r w:rsidRPr="00134956">
              <w:rPr>
                <w:rFonts w:asciiTheme="minorBidi" w:hAnsiTheme="minorBidi" w:cstheme="minorBidi"/>
                <w:spacing w:val="-7"/>
              </w:rPr>
              <w:t xml:space="preserve"> </w:t>
            </w:r>
            <w:r w:rsidRPr="00134956">
              <w:rPr>
                <w:rFonts w:asciiTheme="minorBidi" w:hAnsiTheme="minorBidi" w:cstheme="minorBidi"/>
                <w:spacing w:val="1"/>
              </w:rPr>
              <w:t>p</w:t>
            </w:r>
            <w:r w:rsidRPr="00134956">
              <w:rPr>
                <w:rFonts w:asciiTheme="minorBidi" w:hAnsiTheme="minorBidi" w:cstheme="minorBidi"/>
              </w:rPr>
              <w:t>a</w:t>
            </w:r>
            <w:r w:rsidRPr="00134956">
              <w:rPr>
                <w:rFonts w:asciiTheme="minorBidi" w:hAnsiTheme="minorBidi" w:cstheme="minorBidi"/>
                <w:spacing w:val="1"/>
              </w:rPr>
              <w:t>g</w:t>
            </w:r>
            <w:r w:rsidRPr="00134956">
              <w:rPr>
                <w:rFonts w:asciiTheme="minorBidi" w:hAnsiTheme="minorBidi" w:cstheme="minorBidi"/>
              </w:rPr>
              <w:t>e</w:t>
            </w:r>
            <w:r w:rsidRPr="00134956">
              <w:rPr>
                <w:rFonts w:asciiTheme="minorBidi" w:hAnsiTheme="minorBidi" w:cstheme="minorBidi"/>
                <w:spacing w:val="-4"/>
              </w:rPr>
              <w:t xml:space="preserve"> </w:t>
            </w:r>
            <w:r w:rsidRPr="00134956">
              <w:rPr>
                <w:rFonts w:asciiTheme="minorBidi" w:hAnsiTheme="minorBidi" w:cstheme="minorBidi"/>
              </w:rPr>
              <w:t>a</w:t>
            </w:r>
            <w:r w:rsidRPr="00134956">
              <w:rPr>
                <w:rFonts w:asciiTheme="minorBidi" w:hAnsiTheme="minorBidi" w:cstheme="minorBidi"/>
                <w:spacing w:val="1"/>
              </w:rPr>
              <w:t>l</w:t>
            </w:r>
            <w:r w:rsidRPr="00134956">
              <w:rPr>
                <w:rFonts w:asciiTheme="minorBidi" w:hAnsiTheme="minorBidi" w:cstheme="minorBidi"/>
              </w:rPr>
              <w:t>lo</w:t>
            </w:r>
            <w:r w:rsidRPr="00134956">
              <w:rPr>
                <w:rFonts w:asciiTheme="minorBidi" w:hAnsiTheme="minorBidi" w:cstheme="minorBidi"/>
                <w:spacing w:val="1"/>
              </w:rPr>
              <w:t>wi</w:t>
            </w:r>
            <w:r w:rsidRPr="00134956">
              <w:rPr>
                <w:rFonts w:asciiTheme="minorBidi" w:hAnsiTheme="minorBidi" w:cstheme="minorBidi"/>
              </w:rPr>
              <w:t>ng</w:t>
            </w:r>
            <w:r w:rsidRPr="00134956">
              <w:rPr>
                <w:rFonts w:asciiTheme="minorBidi" w:hAnsiTheme="minorBidi" w:cstheme="minorBidi"/>
                <w:spacing w:val="-7"/>
              </w:rPr>
              <w:t xml:space="preserve"> </w:t>
            </w:r>
            <w:r w:rsidRPr="00134956">
              <w:rPr>
                <w:rFonts w:asciiTheme="minorBidi" w:hAnsiTheme="minorBidi" w:cstheme="minorBidi"/>
              </w:rPr>
              <w:t>the</w:t>
            </w:r>
            <w:r w:rsidRPr="00134956">
              <w:rPr>
                <w:rFonts w:asciiTheme="minorBidi" w:hAnsiTheme="minorBidi" w:cstheme="minorBidi"/>
                <w:spacing w:val="-4"/>
              </w:rPr>
              <w:t xml:space="preserve"> </w:t>
            </w:r>
            <w:r w:rsidRPr="00134956">
              <w:rPr>
                <w:rFonts w:asciiTheme="minorBidi" w:hAnsiTheme="minorBidi" w:cstheme="minorBidi"/>
                <w:spacing w:val="1"/>
              </w:rPr>
              <w:t>us</w:t>
            </w:r>
            <w:r w:rsidRPr="00134956">
              <w:rPr>
                <w:rFonts w:asciiTheme="minorBidi" w:hAnsiTheme="minorBidi" w:cstheme="minorBidi"/>
              </w:rPr>
              <w:t>er</w:t>
            </w:r>
            <w:r w:rsidRPr="00134956">
              <w:rPr>
                <w:rFonts w:asciiTheme="minorBidi" w:hAnsiTheme="minorBidi" w:cstheme="minorBidi"/>
                <w:spacing w:val="-3"/>
              </w:rPr>
              <w:t xml:space="preserve"> </w:t>
            </w:r>
            <w:r w:rsidRPr="00134956">
              <w:rPr>
                <w:rFonts w:asciiTheme="minorBidi" w:hAnsiTheme="minorBidi" w:cstheme="minorBidi"/>
              </w:rPr>
              <w:t xml:space="preserve">to </w:t>
            </w:r>
            <w:r w:rsidRPr="00134956">
              <w:rPr>
                <w:rFonts w:asciiTheme="minorBidi" w:hAnsiTheme="minorBidi" w:cstheme="minorBidi"/>
                <w:spacing w:val="1"/>
              </w:rPr>
              <w:t>de</w:t>
            </w:r>
            <w:r w:rsidRPr="00134956">
              <w:rPr>
                <w:rFonts w:asciiTheme="minorBidi" w:hAnsiTheme="minorBidi" w:cstheme="minorBidi"/>
              </w:rPr>
              <w:t>f</w:t>
            </w:r>
            <w:r w:rsidRPr="00134956">
              <w:rPr>
                <w:rFonts w:asciiTheme="minorBidi" w:hAnsiTheme="minorBidi" w:cstheme="minorBidi"/>
                <w:spacing w:val="1"/>
              </w:rPr>
              <w:t>i</w:t>
            </w:r>
            <w:r w:rsidRPr="00134956">
              <w:rPr>
                <w:rFonts w:asciiTheme="minorBidi" w:hAnsiTheme="minorBidi" w:cstheme="minorBidi"/>
              </w:rPr>
              <w:t>ne</w:t>
            </w:r>
            <w:r w:rsidRPr="00134956">
              <w:rPr>
                <w:rFonts w:asciiTheme="minorBidi" w:hAnsiTheme="minorBidi" w:cstheme="minorBidi"/>
                <w:spacing w:val="-7"/>
              </w:rPr>
              <w:t xml:space="preserve"> </w:t>
            </w:r>
            <w:r w:rsidRPr="00134956">
              <w:rPr>
                <w:rFonts w:asciiTheme="minorBidi" w:hAnsiTheme="minorBidi" w:cstheme="minorBidi"/>
              </w:rPr>
              <w:t>h</w:t>
            </w:r>
            <w:r w:rsidRPr="00134956">
              <w:rPr>
                <w:rFonts w:asciiTheme="minorBidi" w:hAnsiTheme="minorBidi" w:cstheme="minorBidi"/>
                <w:spacing w:val="1"/>
              </w:rPr>
              <w:t>i</w:t>
            </w:r>
            <w:r w:rsidRPr="00134956">
              <w:rPr>
                <w:rFonts w:asciiTheme="minorBidi" w:hAnsiTheme="minorBidi" w:cstheme="minorBidi"/>
              </w:rPr>
              <w:t>s</w:t>
            </w:r>
            <w:r w:rsidRPr="00134956">
              <w:rPr>
                <w:rFonts w:asciiTheme="minorBidi" w:hAnsiTheme="minorBidi" w:cstheme="minorBidi"/>
                <w:spacing w:val="-3"/>
              </w:rPr>
              <w:t xml:space="preserve"> </w:t>
            </w:r>
            <w:r w:rsidRPr="00134956">
              <w:rPr>
                <w:rFonts w:asciiTheme="minorBidi" w:hAnsiTheme="minorBidi" w:cstheme="minorBidi"/>
                <w:spacing w:val="1"/>
              </w:rPr>
              <w:t>d</w:t>
            </w:r>
            <w:r w:rsidRPr="00134956">
              <w:rPr>
                <w:rFonts w:asciiTheme="minorBidi" w:hAnsiTheme="minorBidi" w:cstheme="minorBidi"/>
              </w:rPr>
              <w:t>ate</w:t>
            </w:r>
            <w:r w:rsidRPr="00134956">
              <w:rPr>
                <w:rFonts w:asciiTheme="minorBidi" w:hAnsiTheme="minorBidi" w:cstheme="minorBidi"/>
                <w:spacing w:val="-4"/>
              </w:rPr>
              <w:t xml:space="preserve"> </w:t>
            </w:r>
            <w:r w:rsidRPr="00134956">
              <w:rPr>
                <w:rFonts w:asciiTheme="minorBidi" w:hAnsiTheme="minorBidi" w:cstheme="minorBidi"/>
              </w:rPr>
              <w:t>ti</w:t>
            </w:r>
            <w:r w:rsidRPr="00134956">
              <w:rPr>
                <w:rFonts w:asciiTheme="minorBidi" w:hAnsiTheme="minorBidi" w:cstheme="minorBidi"/>
                <w:spacing w:val="2"/>
              </w:rPr>
              <w:t>m</w:t>
            </w:r>
            <w:r w:rsidRPr="00134956">
              <w:rPr>
                <w:rFonts w:asciiTheme="minorBidi" w:hAnsiTheme="minorBidi" w:cstheme="minorBidi"/>
              </w:rPr>
              <w:t>e</w:t>
            </w:r>
            <w:r w:rsidRPr="00134956">
              <w:rPr>
                <w:rFonts w:asciiTheme="minorBidi" w:hAnsiTheme="minorBidi" w:cstheme="minorBidi"/>
                <w:spacing w:val="-4"/>
              </w:rPr>
              <w:t xml:space="preserve"> </w:t>
            </w:r>
            <w:r w:rsidRPr="00134956">
              <w:rPr>
                <w:rFonts w:asciiTheme="minorBidi" w:hAnsiTheme="minorBidi" w:cstheme="minorBidi"/>
                <w:spacing w:val="1"/>
              </w:rPr>
              <w:t>s</w:t>
            </w:r>
            <w:r w:rsidRPr="00134956">
              <w:rPr>
                <w:rFonts w:asciiTheme="minorBidi" w:hAnsiTheme="minorBidi" w:cstheme="minorBidi"/>
                <w:spacing w:val="-1"/>
              </w:rPr>
              <w:t>e</w:t>
            </w:r>
            <w:r w:rsidRPr="00134956">
              <w:rPr>
                <w:rFonts w:asciiTheme="minorBidi" w:hAnsiTheme="minorBidi" w:cstheme="minorBidi"/>
                <w:spacing w:val="1"/>
              </w:rPr>
              <w:t>a</w:t>
            </w:r>
            <w:r w:rsidRPr="00134956">
              <w:rPr>
                <w:rFonts w:asciiTheme="minorBidi" w:hAnsiTheme="minorBidi" w:cstheme="minorBidi"/>
                <w:spacing w:val="-3"/>
              </w:rPr>
              <w:t>r</w:t>
            </w:r>
            <w:r w:rsidRPr="00134956">
              <w:rPr>
                <w:rFonts w:asciiTheme="minorBidi" w:hAnsiTheme="minorBidi" w:cstheme="minorBidi"/>
              </w:rPr>
              <w:t>ch</w:t>
            </w:r>
            <w:r w:rsidRPr="00134956">
              <w:rPr>
                <w:rFonts w:asciiTheme="minorBidi" w:hAnsiTheme="minorBidi" w:cstheme="minorBidi"/>
                <w:spacing w:val="-6"/>
              </w:rPr>
              <w:t xml:space="preserve"> </w:t>
            </w:r>
            <w:r w:rsidRPr="00134956">
              <w:rPr>
                <w:rFonts w:asciiTheme="minorBidi" w:hAnsiTheme="minorBidi" w:cstheme="minorBidi"/>
              </w:rPr>
              <w:t>cri</w:t>
            </w:r>
            <w:r w:rsidRPr="00134956">
              <w:rPr>
                <w:rFonts w:asciiTheme="minorBidi" w:hAnsiTheme="minorBidi" w:cstheme="minorBidi"/>
                <w:spacing w:val="1"/>
              </w:rPr>
              <w:t>t</w:t>
            </w:r>
            <w:r w:rsidRPr="00134956">
              <w:rPr>
                <w:rFonts w:asciiTheme="minorBidi" w:hAnsiTheme="minorBidi" w:cstheme="minorBidi"/>
              </w:rPr>
              <w:t>er</w:t>
            </w:r>
            <w:r w:rsidRPr="00134956">
              <w:rPr>
                <w:rFonts w:asciiTheme="minorBidi" w:hAnsiTheme="minorBidi" w:cstheme="minorBidi"/>
                <w:spacing w:val="1"/>
              </w:rPr>
              <w:t>i</w:t>
            </w:r>
            <w:r w:rsidRPr="00134956">
              <w:rPr>
                <w:rFonts w:asciiTheme="minorBidi" w:hAnsiTheme="minorBidi" w:cstheme="minorBidi"/>
              </w:rPr>
              <w:t>a(</w:t>
            </w:r>
            <w:r w:rsidRPr="00134956">
              <w:rPr>
                <w:rFonts w:asciiTheme="minorBidi" w:hAnsiTheme="minorBidi" w:cstheme="minorBidi"/>
                <w:spacing w:val="1"/>
              </w:rPr>
              <w:t>A</w:t>
            </w:r>
            <w:r w:rsidRPr="00134956">
              <w:rPr>
                <w:rFonts w:asciiTheme="minorBidi" w:hAnsiTheme="minorBidi" w:cstheme="minorBidi"/>
              </w:rPr>
              <w:t>1</w:t>
            </w:r>
            <w:r w:rsidRPr="00134956">
              <w:rPr>
                <w:rFonts w:asciiTheme="minorBidi" w:hAnsiTheme="minorBidi" w:cstheme="minorBidi"/>
                <w:spacing w:val="1"/>
              </w:rPr>
              <w:t>)</w:t>
            </w:r>
            <w:r w:rsidRPr="00134956">
              <w:rPr>
                <w:rFonts w:asciiTheme="minorBidi" w:hAnsiTheme="minorBidi" w:cstheme="minorBidi"/>
              </w:rPr>
              <w:t>(</w:t>
            </w:r>
            <w:r w:rsidRPr="00134956">
              <w:rPr>
                <w:rFonts w:asciiTheme="minorBidi" w:hAnsiTheme="minorBidi" w:cstheme="minorBidi"/>
                <w:spacing w:val="1"/>
              </w:rPr>
              <w:t>A</w:t>
            </w:r>
            <w:r w:rsidRPr="00134956">
              <w:rPr>
                <w:rFonts w:asciiTheme="minorBidi" w:hAnsiTheme="minorBidi" w:cstheme="minorBidi"/>
              </w:rPr>
              <w:t>2</w:t>
            </w:r>
            <w:r w:rsidRPr="00134956">
              <w:rPr>
                <w:rFonts w:asciiTheme="minorBidi" w:hAnsiTheme="minorBidi" w:cstheme="minorBidi"/>
                <w:spacing w:val="1"/>
              </w:rPr>
              <w:t>)</w:t>
            </w:r>
            <w:r w:rsidRPr="00134956">
              <w:rPr>
                <w:rFonts w:asciiTheme="minorBidi" w:hAnsiTheme="minorBidi" w:cstheme="minorBidi"/>
              </w:rPr>
              <w:t>(</w:t>
            </w:r>
            <w:r w:rsidRPr="00134956">
              <w:rPr>
                <w:rFonts w:asciiTheme="minorBidi" w:hAnsiTheme="minorBidi" w:cstheme="minorBidi"/>
                <w:spacing w:val="1"/>
              </w:rPr>
              <w:t>A</w:t>
            </w:r>
            <w:r w:rsidRPr="00134956">
              <w:rPr>
                <w:rFonts w:asciiTheme="minorBidi" w:hAnsiTheme="minorBidi" w:cstheme="minorBidi"/>
              </w:rPr>
              <w:t>9)</w:t>
            </w:r>
          </w:p>
          <w:p w:rsidR="00980032" w:rsidRPr="00134956" w:rsidRDefault="00980032" w:rsidP="005E61D6">
            <w:pPr>
              <w:widowControl w:val="0"/>
              <w:numPr>
                <w:ilvl w:val="0"/>
                <w:numId w:val="168"/>
              </w:numPr>
              <w:autoSpaceDE w:val="0"/>
              <w:autoSpaceDN w:val="0"/>
              <w:adjustRightInd w:val="0"/>
              <w:spacing w:before="60" w:line="240" w:lineRule="exact"/>
              <w:ind w:right="289"/>
              <w:rPr>
                <w:rFonts w:asciiTheme="minorBidi" w:hAnsiTheme="minorBidi" w:cstheme="minorBidi"/>
              </w:rPr>
            </w:pPr>
            <w:r w:rsidRPr="00134956">
              <w:rPr>
                <w:rFonts w:asciiTheme="minorBidi" w:hAnsiTheme="minorBidi" w:cstheme="minorBidi"/>
              </w:rPr>
              <w:t>By</w:t>
            </w:r>
            <w:r w:rsidRPr="00134956">
              <w:rPr>
                <w:rFonts w:asciiTheme="minorBidi" w:hAnsiTheme="minorBidi" w:cstheme="minorBidi"/>
                <w:spacing w:val="-3"/>
              </w:rPr>
              <w:t xml:space="preserve"> </w:t>
            </w:r>
            <w:r w:rsidRPr="00134956">
              <w:rPr>
                <w:rFonts w:asciiTheme="minorBidi" w:hAnsiTheme="minorBidi" w:cstheme="minorBidi"/>
              </w:rPr>
              <w:t>def</w:t>
            </w:r>
            <w:r w:rsidRPr="00134956">
              <w:rPr>
                <w:rFonts w:asciiTheme="minorBidi" w:hAnsiTheme="minorBidi" w:cstheme="minorBidi"/>
                <w:spacing w:val="1"/>
              </w:rPr>
              <w:t>a</w:t>
            </w:r>
            <w:r w:rsidRPr="00134956">
              <w:rPr>
                <w:rFonts w:asciiTheme="minorBidi" w:hAnsiTheme="minorBidi" w:cstheme="minorBidi"/>
              </w:rPr>
              <w:t>ult</w:t>
            </w:r>
            <w:r w:rsidRPr="00134956">
              <w:rPr>
                <w:rFonts w:asciiTheme="minorBidi" w:hAnsiTheme="minorBidi" w:cstheme="minorBidi"/>
                <w:spacing w:val="-5"/>
              </w:rPr>
              <w:t xml:space="preserve"> </w:t>
            </w:r>
            <w:r w:rsidRPr="00134956">
              <w:rPr>
                <w:rFonts w:asciiTheme="minorBidi" w:hAnsiTheme="minorBidi" w:cstheme="minorBidi"/>
              </w:rPr>
              <w:t>the</w:t>
            </w:r>
            <w:r w:rsidRPr="00134956">
              <w:rPr>
                <w:rFonts w:asciiTheme="minorBidi" w:hAnsiTheme="minorBidi" w:cstheme="minorBidi"/>
                <w:spacing w:val="-4"/>
              </w:rPr>
              <w:t xml:space="preserve"> </w:t>
            </w:r>
            <w:r w:rsidRPr="00134956">
              <w:rPr>
                <w:rFonts w:asciiTheme="minorBidi" w:hAnsiTheme="minorBidi" w:cstheme="minorBidi"/>
                <w:spacing w:val="1"/>
              </w:rPr>
              <w:t>a</w:t>
            </w:r>
            <w:r w:rsidRPr="00134956">
              <w:rPr>
                <w:rFonts w:asciiTheme="minorBidi" w:hAnsiTheme="minorBidi" w:cstheme="minorBidi"/>
              </w:rPr>
              <w:t>pplication</w:t>
            </w:r>
            <w:r w:rsidRPr="00134956">
              <w:rPr>
                <w:rFonts w:asciiTheme="minorBidi" w:hAnsiTheme="minorBidi" w:cstheme="minorBidi"/>
                <w:spacing w:val="-11"/>
              </w:rPr>
              <w:t xml:space="preserve"> </w:t>
            </w:r>
            <w:r w:rsidRPr="00134956">
              <w:rPr>
                <w:rFonts w:asciiTheme="minorBidi" w:hAnsiTheme="minorBidi" w:cstheme="minorBidi"/>
              </w:rPr>
              <w:t>set</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4"/>
              </w:rPr>
              <w:t xml:space="preserve"> </w:t>
            </w:r>
            <w:r w:rsidRPr="00134956">
              <w:rPr>
                <w:rFonts w:asciiTheme="minorBidi" w:hAnsiTheme="minorBidi" w:cstheme="minorBidi"/>
              </w:rPr>
              <w:t>"</w:t>
            </w:r>
            <w:r w:rsidRPr="00134956">
              <w:rPr>
                <w:rFonts w:asciiTheme="minorBidi" w:hAnsiTheme="minorBidi" w:cstheme="minorBidi"/>
                <w:spacing w:val="1"/>
              </w:rPr>
              <w:t>f</w:t>
            </w:r>
            <w:r w:rsidRPr="00134956">
              <w:rPr>
                <w:rFonts w:asciiTheme="minorBidi" w:hAnsiTheme="minorBidi" w:cstheme="minorBidi"/>
                <w:spacing w:val="-4"/>
              </w:rPr>
              <w:t>r</w:t>
            </w:r>
            <w:r w:rsidRPr="00134956">
              <w:rPr>
                <w:rFonts w:asciiTheme="minorBidi" w:hAnsiTheme="minorBidi" w:cstheme="minorBidi"/>
              </w:rPr>
              <w:t xml:space="preserve">om" date </w:t>
            </w:r>
            <w:r w:rsidRPr="00134956">
              <w:rPr>
                <w:rFonts w:asciiTheme="minorBidi" w:hAnsiTheme="minorBidi" w:cstheme="minorBidi"/>
                <w:color w:val="FF0000"/>
              </w:rPr>
              <w:t>to today date minus the number of days defined for the max time of the dashboard summary view</w:t>
            </w:r>
            <w:r w:rsidRPr="00134956">
              <w:rPr>
                <w:rFonts w:asciiTheme="minorBidi" w:hAnsiTheme="minorBidi" w:cstheme="minorBidi"/>
              </w:rPr>
              <w:t xml:space="preserve"> </w:t>
            </w:r>
            <w:r w:rsidRPr="00134956">
              <w:rPr>
                <w:rFonts w:asciiTheme="minorBidi" w:hAnsiTheme="minorBidi" w:cstheme="minorBidi"/>
                <w:spacing w:val="-5"/>
              </w:rPr>
              <w:t>and</w:t>
            </w:r>
            <w:r w:rsidRPr="00134956">
              <w:rPr>
                <w:rFonts w:asciiTheme="minorBidi" w:hAnsiTheme="minorBidi" w:cstheme="minorBidi"/>
                <w:spacing w:val="-2"/>
              </w:rPr>
              <w:t xml:space="preserve"> </w:t>
            </w:r>
            <w:r w:rsidRPr="00134956">
              <w:rPr>
                <w:rFonts w:asciiTheme="minorBidi" w:hAnsiTheme="minorBidi" w:cstheme="minorBidi"/>
              </w:rPr>
              <w:t>"</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rPr>
              <w:t>date</w:t>
            </w:r>
            <w:r w:rsidRPr="00134956">
              <w:rPr>
                <w:rFonts w:asciiTheme="minorBidi" w:hAnsiTheme="minorBidi" w:cstheme="minorBidi"/>
                <w:spacing w:val="-3"/>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the c</w:t>
            </w:r>
            <w:r w:rsidRPr="00134956">
              <w:rPr>
                <w:rFonts w:asciiTheme="minorBidi" w:hAnsiTheme="minorBidi" w:cstheme="minorBidi"/>
                <w:spacing w:val="1"/>
              </w:rPr>
              <w:t>u</w:t>
            </w:r>
            <w:r w:rsidRPr="00134956">
              <w:rPr>
                <w:rFonts w:asciiTheme="minorBidi" w:hAnsiTheme="minorBidi" w:cstheme="minorBidi"/>
              </w:rPr>
              <w:t>r</w:t>
            </w:r>
            <w:r w:rsidRPr="00134956">
              <w:rPr>
                <w:rFonts w:asciiTheme="minorBidi" w:hAnsiTheme="minorBidi" w:cstheme="minorBidi"/>
                <w:spacing w:val="-3"/>
              </w:rPr>
              <w:t>r</w:t>
            </w:r>
            <w:r w:rsidRPr="00134956">
              <w:rPr>
                <w:rFonts w:asciiTheme="minorBidi" w:hAnsiTheme="minorBidi" w:cstheme="minorBidi"/>
              </w:rPr>
              <w:t>ent</w:t>
            </w:r>
            <w:r w:rsidRPr="00134956">
              <w:rPr>
                <w:rFonts w:asciiTheme="minorBidi" w:hAnsiTheme="minorBidi" w:cstheme="minorBidi"/>
                <w:spacing w:val="-6"/>
              </w:rPr>
              <w:t xml:space="preserve"> </w:t>
            </w:r>
            <w:r w:rsidRPr="00134956">
              <w:rPr>
                <w:rFonts w:asciiTheme="minorBidi" w:hAnsiTheme="minorBidi" w:cstheme="minorBidi"/>
              </w:rPr>
              <w:t>date.</w:t>
            </w:r>
          </w:p>
          <w:p w:rsidR="00980032" w:rsidRPr="00134956" w:rsidRDefault="00980032" w:rsidP="005E61D6">
            <w:pPr>
              <w:widowControl w:val="0"/>
              <w:numPr>
                <w:ilvl w:val="0"/>
                <w:numId w:val="168"/>
              </w:numPr>
              <w:autoSpaceDE w:val="0"/>
              <w:autoSpaceDN w:val="0"/>
              <w:adjustRightInd w:val="0"/>
              <w:spacing w:before="60" w:line="240" w:lineRule="exact"/>
              <w:ind w:right="289"/>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enters</w:t>
            </w:r>
            <w:r w:rsidRPr="00134956">
              <w:rPr>
                <w:rFonts w:asciiTheme="minorBidi" w:hAnsiTheme="minorBidi" w:cstheme="minorBidi"/>
                <w:spacing w:val="-5"/>
              </w:rPr>
              <w:t xml:space="preserve"> </w:t>
            </w:r>
            <w:r w:rsidRPr="00134956">
              <w:rPr>
                <w:rFonts w:asciiTheme="minorBidi" w:hAnsiTheme="minorBidi" w:cstheme="minorBidi"/>
              </w:rPr>
              <w:t>his</w:t>
            </w:r>
            <w:r w:rsidRPr="00134956">
              <w:rPr>
                <w:rFonts w:asciiTheme="minorBidi" w:hAnsiTheme="minorBidi" w:cstheme="minorBidi"/>
                <w:spacing w:val="-2"/>
              </w:rPr>
              <w:t xml:space="preserve"> </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a</w:t>
            </w:r>
            <w:r w:rsidRPr="00134956">
              <w:rPr>
                <w:rFonts w:asciiTheme="minorBidi" w:hAnsiTheme="minorBidi" w:cstheme="minorBidi"/>
                <w:spacing w:val="-3"/>
              </w:rPr>
              <w:t>r</w:t>
            </w:r>
            <w:r w:rsidRPr="00134956">
              <w:rPr>
                <w:rFonts w:asciiTheme="minorBidi" w:hAnsiTheme="minorBidi" w:cstheme="minorBidi"/>
              </w:rPr>
              <w:t>ch</w:t>
            </w:r>
            <w:r w:rsidRPr="00134956">
              <w:rPr>
                <w:rFonts w:asciiTheme="minorBidi" w:hAnsiTheme="minorBidi" w:cstheme="minorBidi"/>
                <w:spacing w:val="-5"/>
              </w:rPr>
              <w:t xml:space="preserve"> </w:t>
            </w:r>
            <w:r w:rsidRPr="00134956">
              <w:rPr>
                <w:rFonts w:asciiTheme="minorBidi" w:hAnsiTheme="minorBidi" w:cstheme="minorBidi"/>
              </w:rPr>
              <w:t>criteria</w:t>
            </w:r>
            <w:r w:rsidRPr="00134956">
              <w:rPr>
                <w:rFonts w:asciiTheme="minorBidi" w:hAnsiTheme="minorBidi" w:cstheme="minorBidi"/>
                <w:spacing w:val="-6"/>
              </w:rPr>
              <w:t xml:space="preserve"> </w:t>
            </w:r>
            <w:r w:rsidRPr="00134956">
              <w:rPr>
                <w:rFonts w:asciiTheme="minorBidi" w:hAnsiTheme="minorBidi" w:cstheme="minorBidi"/>
              </w:rPr>
              <w:t>and</w:t>
            </w:r>
            <w:r w:rsidRPr="00134956">
              <w:rPr>
                <w:rFonts w:asciiTheme="minorBidi" w:hAnsiTheme="minorBidi" w:cstheme="minorBidi"/>
                <w:spacing w:val="-3"/>
              </w:rPr>
              <w:t xml:space="preserve"> </w:t>
            </w:r>
            <w:r w:rsidRPr="00134956">
              <w:rPr>
                <w:rFonts w:asciiTheme="minorBidi" w:hAnsiTheme="minorBidi" w:cstheme="minorBidi"/>
              </w:rPr>
              <w:t>p</w:t>
            </w:r>
            <w:r w:rsidRPr="00134956">
              <w:rPr>
                <w:rFonts w:asciiTheme="minorBidi" w:hAnsiTheme="minorBidi" w:cstheme="minorBidi"/>
                <w:spacing w:val="-3"/>
              </w:rPr>
              <w:t>r</w:t>
            </w:r>
            <w:r w:rsidRPr="00134956">
              <w:rPr>
                <w:rFonts w:asciiTheme="minorBidi" w:hAnsiTheme="minorBidi" w:cstheme="minorBidi"/>
              </w:rPr>
              <w:t>ess</w:t>
            </w:r>
            <w:r w:rsidRPr="00134956">
              <w:rPr>
                <w:rFonts w:asciiTheme="minorBidi" w:hAnsiTheme="minorBidi" w:cstheme="minorBidi"/>
                <w:spacing w:val="-4"/>
              </w:rPr>
              <w:t xml:space="preserve"> </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a</w:t>
            </w:r>
            <w:r w:rsidRPr="00134956">
              <w:rPr>
                <w:rFonts w:asciiTheme="minorBidi" w:hAnsiTheme="minorBidi" w:cstheme="minorBidi"/>
                <w:spacing w:val="-3"/>
              </w:rPr>
              <w:t>r</w:t>
            </w:r>
            <w:r w:rsidRPr="00134956">
              <w:rPr>
                <w:rFonts w:asciiTheme="minorBidi" w:hAnsiTheme="minorBidi" w:cstheme="minorBidi"/>
              </w:rPr>
              <w:t>ch</w:t>
            </w:r>
          </w:p>
          <w:p w:rsidR="00980032" w:rsidRPr="00134956" w:rsidRDefault="00980032" w:rsidP="005E61D6">
            <w:pPr>
              <w:widowControl w:val="0"/>
              <w:numPr>
                <w:ilvl w:val="0"/>
                <w:numId w:val="168"/>
              </w:numPr>
              <w:autoSpaceDE w:val="0"/>
              <w:autoSpaceDN w:val="0"/>
              <w:adjustRightInd w:val="0"/>
              <w:spacing w:before="48" w:line="240" w:lineRule="exact"/>
              <w:ind w:right="39"/>
              <w:rPr>
                <w:rFonts w:asciiTheme="minorBidi" w:hAnsiTheme="minorBidi" w:cstheme="minorBidi"/>
              </w:rPr>
            </w:pPr>
            <w:r w:rsidRPr="00134956">
              <w:rPr>
                <w:rFonts w:asciiTheme="minorBidi" w:hAnsiTheme="minorBidi" w:cstheme="minorBidi"/>
              </w:rPr>
              <w:t>All</w:t>
            </w:r>
            <w:r w:rsidRPr="00134956">
              <w:rPr>
                <w:rFonts w:asciiTheme="minorBidi" w:hAnsiTheme="minorBidi" w:cstheme="minorBidi"/>
                <w:spacing w:val="-3"/>
              </w:rPr>
              <w:t xml:space="preserve"> </w:t>
            </w:r>
            <w:r w:rsidRPr="00134956">
              <w:rPr>
                <w:rFonts w:asciiTheme="minorBidi" w:hAnsiTheme="minorBidi" w:cstheme="minorBidi"/>
              </w:rPr>
              <w:t>sessions</w:t>
            </w:r>
            <w:r w:rsidRPr="00134956">
              <w:rPr>
                <w:rFonts w:asciiTheme="minorBidi" w:hAnsiTheme="minorBidi" w:cstheme="minorBidi"/>
                <w:spacing w:val="-7"/>
              </w:rPr>
              <w:t xml:space="preserve"> </w:t>
            </w:r>
            <w:r w:rsidRPr="00134956">
              <w:rPr>
                <w:rFonts w:asciiTheme="minorBidi" w:hAnsiTheme="minorBidi" w:cstheme="minorBidi"/>
              </w:rPr>
              <w:t>and</w:t>
            </w:r>
            <w:r w:rsidRPr="00134956">
              <w:rPr>
                <w:rFonts w:asciiTheme="minorBidi" w:hAnsiTheme="minorBidi" w:cstheme="minorBidi"/>
                <w:spacing w:val="-3"/>
              </w:rPr>
              <w:t xml:space="preserve"> </w:t>
            </w:r>
            <w:r w:rsidRPr="00134956">
              <w:rPr>
                <w:rFonts w:asciiTheme="minorBidi" w:hAnsiTheme="minorBidi" w:cstheme="minorBidi"/>
              </w:rPr>
              <w:t>events</w:t>
            </w:r>
            <w:r w:rsidRPr="00134956">
              <w:rPr>
                <w:rFonts w:asciiTheme="minorBidi" w:hAnsiTheme="minorBidi" w:cstheme="minorBidi"/>
                <w:spacing w:val="-5"/>
              </w:rPr>
              <w:t xml:space="preserve"> </w:t>
            </w:r>
            <w:r w:rsidRPr="00134956">
              <w:rPr>
                <w:rFonts w:asciiTheme="minorBidi" w:hAnsiTheme="minorBidi" w:cstheme="minorBidi"/>
              </w:rPr>
              <w:t>in</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date</w:t>
            </w:r>
            <w:r w:rsidRPr="00134956">
              <w:rPr>
                <w:rFonts w:asciiTheme="minorBidi" w:hAnsiTheme="minorBidi" w:cstheme="minorBidi"/>
                <w:spacing w:val="-4"/>
              </w:rPr>
              <w:t xml:space="preserve"> </w:t>
            </w:r>
            <w:r w:rsidRPr="00134956">
              <w:rPr>
                <w:rFonts w:asciiTheme="minorBidi" w:hAnsiTheme="minorBidi" w:cstheme="minorBidi"/>
              </w:rPr>
              <w:t>range</w:t>
            </w:r>
            <w:r w:rsidRPr="00134956">
              <w:rPr>
                <w:rFonts w:asciiTheme="minorBidi" w:hAnsiTheme="minorBidi" w:cstheme="minorBidi"/>
                <w:spacing w:val="-5"/>
              </w:rPr>
              <w:t xml:space="preserve"> </w:t>
            </w:r>
            <w:r w:rsidRPr="00134956">
              <w:rPr>
                <w:rFonts w:asciiTheme="minorBidi" w:hAnsiTheme="minorBidi" w:cstheme="minorBidi"/>
              </w:rPr>
              <w:t>a</w:t>
            </w:r>
            <w:r w:rsidRPr="00134956">
              <w:rPr>
                <w:rFonts w:asciiTheme="minorBidi" w:hAnsiTheme="minorBidi" w:cstheme="minorBidi"/>
                <w:spacing w:val="-4"/>
              </w:rPr>
              <w:t>r</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w w:val="99"/>
              </w:rPr>
              <w:t>displayed (number</w:t>
            </w:r>
            <w:r w:rsidRPr="00134956">
              <w:rPr>
                <w:rFonts w:asciiTheme="minorBidi" w:hAnsiTheme="minorBidi" w:cstheme="minorBidi"/>
                <w:spacing w:val="-3"/>
              </w:rPr>
              <w:t xml:space="preserve"> </w:t>
            </w:r>
            <w:r w:rsidRPr="00134956">
              <w:rPr>
                <w:rFonts w:asciiTheme="minorBidi" w:hAnsiTheme="minorBidi" w:cstheme="minorBidi"/>
              </w:rPr>
              <w:t>of</w:t>
            </w:r>
            <w:r w:rsidRPr="00134956">
              <w:rPr>
                <w:rFonts w:asciiTheme="minorBidi" w:hAnsiTheme="minorBidi" w:cstheme="minorBidi"/>
                <w:spacing w:val="-4"/>
              </w:rPr>
              <w:t xml:space="preserve"> </w:t>
            </w:r>
            <w:r w:rsidRPr="00134956">
              <w:rPr>
                <w:rFonts w:asciiTheme="minorBidi" w:hAnsiTheme="minorBidi" w:cstheme="minorBidi"/>
                <w:spacing w:val="-1"/>
              </w:rPr>
              <w:t>e</w:t>
            </w:r>
            <w:r w:rsidRPr="00134956">
              <w:rPr>
                <w:rFonts w:asciiTheme="minorBidi" w:hAnsiTheme="minorBidi" w:cstheme="minorBidi"/>
              </w:rPr>
              <w:t>vents</w:t>
            </w:r>
            <w:r w:rsidRPr="00134956">
              <w:rPr>
                <w:rFonts w:asciiTheme="minorBidi" w:hAnsiTheme="minorBidi" w:cstheme="minorBidi"/>
                <w:spacing w:val="-10"/>
              </w:rPr>
              <w:t xml:space="preserve"> </w:t>
            </w:r>
            <w:r w:rsidRPr="00134956">
              <w:rPr>
                <w:rFonts w:asciiTheme="minorBidi" w:hAnsiTheme="minorBidi" w:cstheme="minorBidi"/>
              </w:rPr>
              <w:t>display</w:t>
            </w:r>
            <w:r w:rsidRPr="00134956">
              <w:rPr>
                <w:rFonts w:asciiTheme="minorBidi" w:hAnsiTheme="minorBidi" w:cstheme="minorBidi"/>
                <w:spacing w:val="-1"/>
              </w:rPr>
              <w:t>e</w:t>
            </w:r>
            <w:r w:rsidRPr="00134956">
              <w:rPr>
                <w:rFonts w:asciiTheme="minorBidi" w:hAnsiTheme="minorBidi" w:cstheme="minorBidi"/>
              </w:rPr>
              <w:t>d</w:t>
            </w:r>
            <w:r w:rsidRPr="00134956">
              <w:rPr>
                <w:rFonts w:asciiTheme="minorBidi" w:hAnsiTheme="minorBidi" w:cstheme="minorBidi"/>
                <w:spacing w:val="-12"/>
              </w:rPr>
              <w:t xml:space="preserve"> </w:t>
            </w:r>
            <w:r w:rsidRPr="00134956">
              <w:rPr>
                <w:rFonts w:asciiTheme="minorBidi" w:hAnsiTheme="minorBidi" w:cstheme="minorBidi"/>
              </w:rPr>
              <w:t>in</w:t>
            </w:r>
            <w:r w:rsidRPr="00134956">
              <w:rPr>
                <w:rFonts w:asciiTheme="minorBidi" w:hAnsiTheme="minorBidi" w:cstheme="minorBidi"/>
                <w:spacing w:val="-5"/>
              </w:rPr>
              <w:t xml:space="preserve"> </w:t>
            </w:r>
            <w:r w:rsidRPr="00134956">
              <w:rPr>
                <w:rFonts w:asciiTheme="minorBidi" w:hAnsiTheme="minorBidi" w:cstheme="minorBidi"/>
              </w:rPr>
              <w:t>each</w:t>
            </w:r>
            <w:r w:rsidRPr="00134956">
              <w:rPr>
                <w:rFonts w:asciiTheme="minorBidi" w:hAnsiTheme="minorBidi" w:cstheme="minorBidi"/>
                <w:spacing w:val="-7"/>
              </w:rPr>
              <w:t xml:space="preserve"> </w:t>
            </w:r>
            <w:r w:rsidRPr="00134956">
              <w:rPr>
                <w:rFonts w:asciiTheme="minorBidi" w:hAnsiTheme="minorBidi" w:cstheme="minorBidi"/>
              </w:rPr>
              <w:t>sc</w:t>
            </w:r>
            <w:r w:rsidRPr="00134956">
              <w:rPr>
                <w:rFonts w:asciiTheme="minorBidi" w:hAnsiTheme="minorBidi" w:cstheme="minorBidi"/>
                <w:spacing w:val="-4"/>
              </w:rPr>
              <w:t>r</w:t>
            </w:r>
            <w:r w:rsidRPr="00134956">
              <w:rPr>
                <w:rFonts w:asciiTheme="minorBidi" w:hAnsiTheme="minorBidi" w:cstheme="minorBidi"/>
              </w:rPr>
              <w:t>een</w:t>
            </w:r>
            <w:r w:rsidRPr="00134956">
              <w:rPr>
                <w:rFonts w:asciiTheme="minorBidi" w:hAnsiTheme="minorBidi" w:cstheme="minorBidi"/>
                <w:spacing w:val="-9"/>
              </w:rPr>
              <w:t xml:space="preserve"> </w:t>
            </w:r>
            <w:r w:rsidRPr="00134956">
              <w:rPr>
                <w:rFonts w:asciiTheme="minorBidi" w:hAnsiTheme="minorBidi" w:cstheme="minorBidi"/>
              </w:rPr>
              <w:t>is</w:t>
            </w:r>
            <w:r w:rsidRPr="00134956">
              <w:rPr>
                <w:rFonts w:asciiTheme="minorBidi" w:hAnsiTheme="minorBidi" w:cstheme="minorBidi"/>
                <w:spacing w:val="-4"/>
              </w:rPr>
              <w:t xml:space="preserve"> </w:t>
            </w:r>
            <w:r w:rsidRPr="00134956">
              <w:rPr>
                <w:rFonts w:asciiTheme="minorBidi" w:hAnsiTheme="minorBidi" w:cstheme="minorBidi"/>
              </w:rPr>
              <w:t>cont</w:t>
            </w:r>
            <w:r w:rsidRPr="00134956">
              <w:rPr>
                <w:rFonts w:asciiTheme="minorBidi" w:hAnsiTheme="minorBidi" w:cstheme="minorBidi"/>
                <w:spacing w:val="-3"/>
              </w:rPr>
              <w:t>r</w:t>
            </w:r>
            <w:r w:rsidRPr="00134956">
              <w:rPr>
                <w:rFonts w:asciiTheme="minorBidi" w:hAnsiTheme="minorBidi" w:cstheme="minorBidi"/>
              </w:rPr>
              <w:t>olled</w:t>
            </w:r>
            <w:r w:rsidRPr="00134956">
              <w:rPr>
                <w:rFonts w:asciiTheme="minorBidi" w:hAnsiTheme="minorBidi" w:cstheme="minorBidi"/>
                <w:spacing w:val="-12"/>
              </w:rPr>
              <w:t xml:space="preserve"> </w:t>
            </w:r>
            <w:r w:rsidRPr="00134956">
              <w:rPr>
                <w:rFonts w:asciiTheme="minorBidi" w:hAnsiTheme="minorBidi" w:cstheme="minorBidi"/>
              </w:rPr>
              <w:t>by</w:t>
            </w:r>
            <w:r w:rsidRPr="00134956">
              <w:rPr>
                <w:rFonts w:asciiTheme="minorBidi" w:hAnsiTheme="minorBidi" w:cstheme="minorBidi"/>
                <w:spacing w:val="-5"/>
              </w:rPr>
              <w:t xml:space="preserve"> </w:t>
            </w:r>
            <w:r w:rsidRPr="00134956">
              <w:rPr>
                <w:rFonts w:asciiTheme="minorBidi" w:hAnsiTheme="minorBidi" w:cstheme="minorBidi"/>
              </w:rPr>
              <w:t>the PLAD</w:t>
            </w:r>
            <w:r w:rsidRPr="00134956">
              <w:rPr>
                <w:rFonts w:asciiTheme="minorBidi" w:hAnsiTheme="minorBidi" w:cstheme="minorBidi"/>
                <w:spacing w:val="-5"/>
              </w:rPr>
              <w:t xml:space="preserve"> </w:t>
            </w:r>
            <w:r w:rsidRPr="00134956">
              <w:rPr>
                <w:rFonts w:asciiTheme="minorBidi" w:hAnsiTheme="minorBidi" w:cstheme="minorBidi"/>
              </w:rPr>
              <w:t>p</w:t>
            </w:r>
            <w:r w:rsidRPr="00134956">
              <w:rPr>
                <w:rFonts w:asciiTheme="minorBidi" w:hAnsiTheme="minorBidi" w:cstheme="minorBidi"/>
                <w:spacing w:val="-3"/>
              </w:rPr>
              <w:t>r</w:t>
            </w:r>
            <w:r w:rsidRPr="00134956">
              <w:rPr>
                <w:rFonts w:asciiTheme="minorBidi" w:hAnsiTheme="minorBidi" w:cstheme="minorBidi"/>
              </w:rPr>
              <w:t>oper</w:t>
            </w:r>
            <w:r w:rsidRPr="00134956">
              <w:rPr>
                <w:rFonts w:asciiTheme="minorBidi" w:hAnsiTheme="minorBidi" w:cstheme="minorBidi"/>
                <w:spacing w:val="1"/>
              </w:rPr>
              <w:t>t</w:t>
            </w:r>
            <w:r w:rsidRPr="00134956">
              <w:rPr>
                <w:rFonts w:asciiTheme="minorBidi" w:hAnsiTheme="minorBidi" w:cstheme="minorBidi"/>
              </w:rPr>
              <w:t>y</w:t>
            </w:r>
            <w:r w:rsidRPr="00134956">
              <w:rPr>
                <w:rFonts w:asciiTheme="minorBidi" w:hAnsiTheme="minorBidi" w:cstheme="minorBidi"/>
                <w:spacing w:val="-8"/>
              </w:rPr>
              <w:t xml:space="preserve"> </w:t>
            </w:r>
            <w:r w:rsidRPr="00134956">
              <w:rPr>
                <w:rFonts w:asciiTheme="minorBidi" w:hAnsiTheme="minorBidi" w:cstheme="minorBidi"/>
              </w:rPr>
              <w:t>EVENT</w:t>
            </w:r>
            <w:r w:rsidRPr="00134956">
              <w:rPr>
                <w:rFonts w:asciiTheme="minorBidi" w:hAnsiTheme="minorBidi" w:cstheme="minorBidi"/>
                <w:spacing w:val="1"/>
              </w:rPr>
              <w:t>S</w:t>
            </w:r>
            <w:r w:rsidRPr="00134956">
              <w:rPr>
                <w:rFonts w:asciiTheme="minorBidi" w:hAnsiTheme="minorBidi" w:cstheme="minorBidi"/>
              </w:rPr>
              <w:t>_LOG_</w:t>
            </w:r>
            <w:r w:rsidRPr="00134956">
              <w:rPr>
                <w:rFonts w:asciiTheme="minorBidi" w:hAnsiTheme="minorBidi" w:cstheme="minorBidi"/>
                <w:spacing w:val="1"/>
              </w:rPr>
              <w:t>M</w:t>
            </w:r>
            <w:r w:rsidRPr="00134956">
              <w:rPr>
                <w:rFonts w:asciiTheme="minorBidi" w:hAnsiTheme="minorBidi" w:cstheme="minorBidi"/>
              </w:rPr>
              <w:t>A</w:t>
            </w:r>
            <w:r w:rsidRPr="00134956">
              <w:rPr>
                <w:rFonts w:asciiTheme="minorBidi" w:hAnsiTheme="minorBidi" w:cstheme="minorBidi"/>
                <w:spacing w:val="2"/>
              </w:rPr>
              <w:t>X</w:t>
            </w:r>
            <w:r w:rsidRPr="00134956">
              <w:rPr>
                <w:rFonts w:asciiTheme="minorBidi" w:hAnsiTheme="minorBidi" w:cstheme="minorBidi"/>
              </w:rPr>
              <w:t>_LE</w:t>
            </w:r>
            <w:r w:rsidRPr="00134956">
              <w:rPr>
                <w:rFonts w:asciiTheme="minorBidi" w:hAnsiTheme="minorBidi" w:cstheme="minorBidi"/>
                <w:spacing w:val="1"/>
              </w:rPr>
              <w:t>N</w:t>
            </w:r>
            <w:r w:rsidRPr="00134956">
              <w:rPr>
                <w:rFonts w:asciiTheme="minorBidi" w:hAnsiTheme="minorBidi" w:cstheme="minorBidi"/>
              </w:rPr>
              <w:t>GT</w:t>
            </w:r>
            <w:r w:rsidRPr="00134956">
              <w:rPr>
                <w:rFonts w:asciiTheme="minorBidi" w:hAnsiTheme="minorBidi" w:cstheme="minorBidi"/>
                <w:spacing w:val="1"/>
              </w:rPr>
              <w:t>H</w:t>
            </w:r>
            <w:r w:rsidRPr="00134956">
              <w:rPr>
                <w:rFonts w:asciiTheme="minorBidi" w:hAnsiTheme="minorBidi" w:cstheme="minorBidi"/>
              </w:rPr>
              <w:t xml:space="preserve">). </w:t>
            </w:r>
            <w:r w:rsidRPr="00134956">
              <w:rPr>
                <w:rFonts w:asciiTheme="minorBidi" w:hAnsiTheme="minorBidi" w:cstheme="minorBidi"/>
                <w:spacing w:val="1"/>
              </w:rPr>
              <w:t>(</w:t>
            </w:r>
            <w:r w:rsidRPr="00134956">
              <w:rPr>
                <w:rFonts w:asciiTheme="minorBidi" w:hAnsiTheme="minorBidi" w:cstheme="minorBidi"/>
              </w:rPr>
              <w:t>A</w:t>
            </w:r>
            <w:r w:rsidRPr="00134956">
              <w:rPr>
                <w:rFonts w:asciiTheme="minorBidi" w:hAnsiTheme="minorBidi" w:cstheme="minorBidi"/>
                <w:spacing w:val="1"/>
              </w:rPr>
              <w:t>3</w:t>
            </w:r>
            <w:r w:rsidRPr="00134956">
              <w:rPr>
                <w:rFonts w:asciiTheme="minorBidi" w:hAnsiTheme="minorBidi" w:cstheme="minorBidi"/>
                <w:spacing w:val="-1"/>
              </w:rPr>
              <w:t>,</w:t>
            </w:r>
            <w:r w:rsidRPr="00134956">
              <w:rPr>
                <w:rFonts w:asciiTheme="minorBidi" w:hAnsiTheme="minorBidi" w:cstheme="minorBidi"/>
                <w:spacing w:val="1"/>
              </w:rPr>
              <w:t>A</w:t>
            </w:r>
            <w:r w:rsidRPr="00134956">
              <w:rPr>
                <w:rFonts w:asciiTheme="minorBidi" w:hAnsiTheme="minorBidi" w:cstheme="minorBidi"/>
              </w:rPr>
              <w:t>4</w:t>
            </w:r>
            <w:r w:rsidRPr="00134956">
              <w:rPr>
                <w:rFonts w:asciiTheme="minorBidi" w:hAnsiTheme="minorBidi" w:cstheme="minorBidi"/>
                <w:spacing w:val="1"/>
              </w:rPr>
              <w:t>,</w:t>
            </w:r>
            <w:r w:rsidRPr="00134956">
              <w:rPr>
                <w:rFonts w:asciiTheme="minorBidi" w:hAnsiTheme="minorBidi" w:cstheme="minorBidi"/>
              </w:rPr>
              <w:t>A</w:t>
            </w:r>
            <w:r w:rsidRPr="00134956">
              <w:rPr>
                <w:rFonts w:asciiTheme="minorBidi" w:hAnsiTheme="minorBidi" w:cstheme="minorBidi"/>
                <w:spacing w:val="1"/>
              </w:rPr>
              <w:t>5</w:t>
            </w:r>
            <w:r w:rsidRPr="00134956">
              <w:rPr>
                <w:rFonts w:asciiTheme="minorBidi" w:hAnsiTheme="minorBidi" w:cstheme="minorBidi"/>
                <w:spacing w:val="-1"/>
              </w:rPr>
              <w:t>,</w:t>
            </w:r>
            <w:r w:rsidRPr="00134956">
              <w:rPr>
                <w:rFonts w:asciiTheme="minorBidi" w:hAnsiTheme="minorBidi" w:cstheme="minorBidi"/>
                <w:spacing w:val="1"/>
              </w:rPr>
              <w:t>A</w:t>
            </w:r>
            <w:r w:rsidRPr="00134956">
              <w:rPr>
                <w:rFonts w:asciiTheme="minorBidi" w:hAnsiTheme="minorBidi" w:cstheme="minorBidi"/>
              </w:rPr>
              <w:t>6</w:t>
            </w:r>
            <w:r w:rsidRPr="00134956">
              <w:rPr>
                <w:rFonts w:asciiTheme="minorBidi" w:hAnsiTheme="minorBidi" w:cstheme="minorBidi"/>
                <w:spacing w:val="1"/>
              </w:rPr>
              <w:t>,</w:t>
            </w:r>
            <w:r w:rsidRPr="00134956">
              <w:rPr>
                <w:rFonts w:asciiTheme="minorBidi" w:hAnsiTheme="minorBidi" w:cstheme="minorBidi"/>
              </w:rPr>
              <w:t>A</w:t>
            </w:r>
            <w:r w:rsidRPr="00134956">
              <w:rPr>
                <w:rFonts w:asciiTheme="minorBidi" w:hAnsiTheme="minorBidi" w:cstheme="minorBidi"/>
                <w:spacing w:val="1"/>
              </w:rPr>
              <w:t>7</w:t>
            </w:r>
            <w:r w:rsidRPr="00134956">
              <w:rPr>
                <w:rFonts w:asciiTheme="minorBidi" w:hAnsiTheme="minorBidi" w:cstheme="minorBidi"/>
                <w:spacing w:val="-1"/>
              </w:rPr>
              <w:t>,</w:t>
            </w:r>
            <w:r w:rsidRPr="00134956">
              <w:rPr>
                <w:rFonts w:asciiTheme="minorBidi" w:hAnsiTheme="minorBidi" w:cstheme="minorBidi"/>
                <w:spacing w:val="1"/>
              </w:rPr>
              <w:t>A</w:t>
            </w:r>
            <w:r w:rsidRPr="00134956">
              <w:rPr>
                <w:rFonts w:asciiTheme="minorBidi" w:hAnsiTheme="minorBidi" w:cstheme="minorBidi"/>
              </w:rPr>
              <w:t>8</w:t>
            </w:r>
            <w:r w:rsidRPr="00134956">
              <w:rPr>
                <w:rFonts w:asciiTheme="minorBidi" w:hAnsiTheme="minorBidi" w:cstheme="minorBidi"/>
                <w:spacing w:val="1"/>
              </w:rPr>
              <w:t>,A</w:t>
            </w:r>
            <w:r w:rsidRPr="00134956">
              <w:rPr>
                <w:rFonts w:asciiTheme="minorBidi" w:hAnsiTheme="minorBidi" w:cstheme="minorBidi"/>
              </w:rPr>
              <w:t>10)</w:t>
            </w:r>
          </w:p>
          <w:p w:rsidR="00980032" w:rsidRPr="00134956" w:rsidRDefault="00980032" w:rsidP="005E61D6">
            <w:pPr>
              <w:numPr>
                <w:ilvl w:val="0"/>
                <w:numId w:val="168"/>
              </w:numPr>
              <w:rPr>
                <w:rFonts w:asciiTheme="minorBidi" w:hAnsiTheme="minorBidi" w:cstheme="minorBidi"/>
                <w:strike/>
                <w:color w:val="FF0000"/>
              </w:rPr>
            </w:pPr>
            <w:r w:rsidRPr="00134956">
              <w:rPr>
                <w:rFonts w:asciiTheme="minorBidi" w:hAnsiTheme="minorBidi" w:cstheme="minorBidi"/>
                <w:strike/>
                <w:color w:val="FF0000"/>
                <w:spacing w:val="1"/>
              </w:rPr>
              <w:t>U</w:t>
            </w:r>
            <w:r w:rsidRPr="00134956">
              <w:rPr>
                <w:rFonts w:asciiTheme="minorBidi" w:hAnsiTheme="minorBidi" w:cstheme="minorBidi"/>
                <w:strike/>
                <w:color w:val="FF0000"/>
              </w:rPr>
              <w:t>s</w:t>
            </w:r>
            <w:r w:rsidRPr="00134956">
              <w:rPr>
                <w:rFonts w:asciiTheme="minorBidi" w:hAnsiTheme="minorBidi" w:cstheme="minorBidi"/>
                <w:strike/>
                <w:color w:val="FF0000"/>
                <w:spacing w:val="1"/>
              </w:rPr>
              <w:t>e</w:t>
            </w:r>
            <w:r w:rsidRPr="00134956">
              <w:rPr>
                <w:rFonts w:asciiTheme="minorBidi" w:hAnsiTheme="minorBidi" w:cstheme="minorBidi"/>
                <w:strike/>
                <w:color w:val="FF0000"/>
              </w:rPr>
              <w:t>r</w:t>
            </w:r>
            <w:r w:rsidRPr="00134956">
              <w:rPr>
                <w:rFonts w:asciiTheme="minorBidi" w:hAnsiTheme="minorBidi" w:cstheme="minorBidi"/>
                <w:strike/>
                <w:color w:val="FF0000"/>
                <w:spacing w:val="-8"/>
              </w:rPr>
              <w:t xml:space="preserve"> </w:t>
            </w:r>
            <w:r w:rsidRPr="00134956">
              <w:rPr>
                <w:rFonts w:asciiTheme="minorBidi" w:hAnsiTheme="minorBidi" w:cstheme="minorBidi"/>
                <w:strike/>
                <w:color w:val="FF0000"/>
                <w:spacing w:val="1"/>
              </w:rPr>
              <w:t>ca</w:t>
            </w:r>
            <w:r w:rsidRPr="00134956">
              <w:rPr>
                <w:rFonts w:asciiTheme="minorBidi" w:hAnsiTheme="minorBidi" w:cstheme="minorBidi"/>
                <w:strike/>
                <w:color w:val="FF0000"/>
              </w:rPr>
              <w:t>n</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spacing w:val="1"/>
              </w:rPr>
              <w:t>al</w:t>
            </w:r>
            <w:r w:rsidRPr="00134956">
              <w:rPr>
                <w:rFonts w:asciiTheme="minorBidi" w:hAnsiTheme="minorBidi" w:cstheme="minorBidi"/>
                <w:strike/>
                <w:color w:val="FF0000"/>
              </w:rPr>
              <w:t>so</w:t>
            </w:r>
            <w:r w:rsidRPr="00134956">
              <w:rPr>
                <w:rFonts w:asciiTheme="minorBidi" w:hAnsiTheme="minorBidi" w:cstheme="minorBidi"/>
                <w:strike/>
                <w:color w:val="FF0000"/>
                <w:spacing w:val="-8"/>
              </w:rPr>
              <w:t xml:space="preserve"> </w:t>
            </w:r>
            <w:r w:rsidRPr="00134956">
              <w:rPr>
                <w:rFonts w:asciiTheme="minorBidi" w:hAnsiTheme="minorBidi" w:cstheme="minorBidi"/>
                <w:strike/>
                <w:color w:val="FF0000"/>
                <w:spacing w:val="1"/>
              </w:rPr>
              <w:t>clic</w:t>
            </w:r>
            <w:r w:rsidRPr="00134956">
              <w:rPr>
                <w:rFonts w:asciiTheme="minorBidi" w:hAnsiTheme="minorBidi" w:cstheme="minorBidi"/>
                <w:strike/>
                <w:color w:val="FF0000"/>
              </w:rPr>
              <w:t>k</w:t>
            </w:r>
            <w:r w:rsidRPr="00134956">
              <w:rPr>
                <w:rFonts w:asciiTheme="minorBidi" w:hAnsiTheme="minorBidi" w:cstheme="minorBidi"/>
                <w:strike/>
                <w:color w:val="FF0000"/>
                <w:spacing w:val="-9"/>
              </w:rPr>
              <w:t xml:space="preserve"> </w:t>
            </w:r>
            <w:r w:rsidRPr="00134956">
              <w:rPr>
                <w:rFonts w:asciiTheme="minorBidi" w:hAnsiTheme="minorBidi" w:cstheme="minorBidi"/>
                <w:strike/>
                <w:color w:val="FF0000"/>
                <w:spacing w:val="1"/>
              </w:rPr>
              <w:t>G</w:t>
            </w:r>
            <w:r w:rsidRPr="00134956">
              <w:rPr>
                <w:rFonts w:asciiTheme="minorBidi" w:hAnsiTheme="minorBidi" w:cstheme="minorBidi"/>
                <w:strike/>
                <w:color w:val="FF0000"/>
                <w:spacing w:val="-3"/>
              </w:rPr>
              <w:t>r</w:t>
            </w:r>
            <w:r w:rsidRPr="00134956">
              <w:rPr>
                <w:rFonts w:asciiTheme="minorBidi" w:hAnsiTheme="minorBidi" w:cstheme="minorBidi"/>
                <w:strike/>
                <w:color w:val="FF0000"/>
                <w:spacing w:val="1"/>
              </w:rPr>
              <w:t>ou</w:t>
            </w:r>
            <w:r w:rsidRPr="00134956">
              <w:rPr>
                <w:rFonts w:asciiTheme="minorBidi" w:hAnsiTheme="minorBidi" w:cstheme="minorBidi"/>
                <w:strike/>
                <w:color w:val="FF0000"/>
              </w:rPr>
              <w:t>p</w:t>
            </w:r>
            <w:r w:rsidRPr="00134956">
              <w:rPr>
                <w:rFonts w:asciiTheme="minorBidi" w:hAnsiTheme="minorBidi" w:cstheme="minorBidi"/>
                <w:strike/>
                <w:color w:val="FF0000"/>
                <w:spacing w:val="-10"/>
              </w:rPr>
              <w:t xml:space="preserve"> </w:t>
            </w:r>
            <w:r w:rsidRPr="00134956">
              <w:rPr>
                <w:rFonts w:asciiTheme="minorBidi" w:hAnsiTheme="minorBidi" w:cstheme="minorBidi"/>
                <w:strike/>
                <w:color w:val="FF0000"/>
                <w:spacing w:val="1"/>
              </w:rPr>
              <w:t>b</w:t>
            </w:r>
            <w:r w:rsidRPr="00134956">
              <w:rPr>
                <w:rFonts w:asciiTheme="minorBidi" w:hAnsiTheme="minorBidi" w:cstheme="minorBidi"/>
                <w:strike/>
                <w:color w:val="FF0000"/>
              </w:rPr>
              <w:t>y</w:t>
            </w:r>
            <w:r w:rsidRPr="00134956">
              <w:rPr>
                <w:rFonts w:asciiTheme="minorBidi" w:hAnsiTheme="minorBidi" w:cstheme="minorBidi"/>
                <w:strike/>
                <w:color w:val="FF0000"/>
                <w:spacing w:val="-6"/>
              </w:rPr>
              <w:t xml:space="preserve"> </w:t>
            </w:r>
            <w:r w:rsidRPr="00134956">
              <w:rPr>
                <w:rFonts w:asciiTheme="minorBidi" w:hAnsiTheme="minorBidi" w:cstheme="minorBidi"/>
                <w:strike/>
                <w:color w:val="FF0000"/>
                <w:spacing w:val="1"/>
              </w:rPr>
              <w:t>Event</w:t>
            </w:r>
            <w:r w:rsidRPr="00134956">
              <w:rPr>
                <w:rFonts w:asciiTheme="minorBidi" w:hAnsiTheme="minorBidi" w:cstheme="minorBidi"/>
                <w:strike/>
                <w:color w:val="FF0000"/>
              </w:rPr>
              <w:t>s</w:t>
            </w:r>
            <w:r w:rsidRPr="00134956">
              <w:rPr>
                <w:rFonts w:asciiTheme="minorBidi" w:hAnsiTheme="minorBidi" w:cstheme="minorBidi"/>
                <w:strike/>
                <w:color w:val="FF0000"/>
                <w:spacing w:val="-11"/>
              </w:rPr>
              <w:t xml:space="preserve"> </w:t>
            </w:r>
            <w:r w:rsidRPr="00134956">
              <w:rPr>
                <w:rFonts w:asciiTheme="minorBidi" w:hAnsiTheme="minorBidi" w:cstheme="minorBidi"/>
                <w:strike/>
                <w:color w:val="FF0000"/>
                <w:spacing w:val="1"/>
              </w:rPr>
              <w:t>t</w:t>
            </w:r>
            <w:r w:rsidRPr="00134956">
              <w:rPr>
                <w:rFonts w:asciiTheme="minorBidi" w:hAnsiTheme="minorBidi" w:cstheme="minorBidi"/>
                <w:strike/>
                <w:color w:val="FF0000"/>
              </w:rPr>
              <w:t>o</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spacing w:val="1"/>
              </w:rPr>
              <w:t>vie</w:t>
            </w:r>
            <w:r w:rsidRPr="00134956">
              <w:rPr>
                <w:rFonts w:asciiTheme="minorBidi" w:hAnsiTheme="minorBidi" w:cstheme="minorBidi"/>
                <w:strike/>
                <w:color w:val="FF0000"/>
              </w:rPr>
              <w:t>w</w:t>
            </w:r>
            <w:r w:rsidRPr="00134956">
              <w:rPr>
                <w:rFonts w:asciiTheme="minorBidi" w:hAnsiTheme="minorBidi" w:cstheme="minorBidi"/>
                <w:strike/>
                <w:color w:val="FF0000"/>
                <w:spacing w:val="-8"/>
              </w:rPr>
              <w:t xml:space="preserve"> </w:t>
            </w:r>
            <w:r w:rsidRPr="00134956">
              <w:rPr>
                <w:rFonts w:asciiTheme="minorBidi" w:hAnsiTheme="minorBidi" w:cstheme="minorBidi"/>
                <w:strike/>
                <w:color w:val="FF0000"/>
                <w:spacing w:val="-1"/>
              </w:rPr>
              <w:t>e</w:t>
            </w:r>
            <w:r w:rsidRPr="00134956">
              <w:rPr>
                <w:rFonts w:asciiTheme="minorBidi" w:hAnsiTheme="minorBidi" w:cstheme="minorBidi"/>
                <w:strike/>
                <w:color w:val="FF0000"/>
              </w:rPr>
              <w:t>v</w:t>
            </w:r>
            <w:r w:rsidRPr="00134956">
              <w:rPr>
                <w:rFonts w:asciiTheme="minorBidi" w:hAnsiTheme="minorBidi" w:cstheme="minorBidi"/>
                <w:strike/>
                <w:color w:val="FF0000"/>
                <w:spacing w:val="1"/>
              </w:rPr>
              <w:t>ent</w:t>
            </w:r>
            <w:r w:rsidRPr="00134956">
              <w:rPr>
                <w:rFonts w:asciiTheme="minorBidi" w:hAnsiTheme="minorBidi" w:cstheme="minorBidi"/>
                <w:strike/>
                <w:color w:val="FF0000"/>
              </w:rPr>
              <w:t>s</w:t>
            </w:r>
            <w:r w:rsidRPr="00134956">
              <w:rPr>
                <w:rFonts w:asciiTheme="minorBidi" w:hAnsiTheme="minorBidi" w:cstheme="minorBidi"/>
                <w:strike/>
                <w:color w:val="FF0000"/>
                <w:spacing w:val="-11"/>
              </w:rPr>
              <w:t xml:space="preserve"> </w:t>
            </w:r>
            <w:r w:rsidRPr="00134956">
              <w:rPr>
                <w:rFonts w:asciiTheme="minorBidi" w:hAnsiTheme="minorBidi" w:cstheme="minorBidi"/>
                <w:strike/>
                <w:color w:val="FF0000"/>
                <w:spacing w:val="1"/>
              </w:rPr>
              <w:t>g</w:t>
            </w:r>
            <w:r w:rsidRPr="00134956">
              <w:rPr>
                <w:rFonts w:asciiTheme="minorBidi" w:hAnsiTheme="minorBidi" w:cstheme="minorBidi"/>
                <w:strike/>
                <w:color w:val="FF0000"/>
                <w:spacing w:val="-4"/>
              </w:rPr>
              <w:t>r</w:t>
            </w:r>
            <w:r w:rsidRPr="00134956">
              <w:rPr>
                <w:rFonts w:asciiTheme="minorBidi" w:hAnsiTheme="minorBidi" w:cstheme="minorBidi"/>
                <w:strike/>
                <w:color w:val="FF0000"/>
                <w:spacing w:val="1"/>
              </w:rPr>
              <w:t>oupe</w:t>
            </w:r>
            <w:r w:rsidRPr="00134956">
              <w:rPr>
                <w:rFonts w:asciiTheme="minorBidi" w:hAnsiTheme="minorBidi" w:cstheme="minorBidi"/>
                <w:strike/>
                <w:color w:val="FF0000"/>
              </w:rPr>
              <w:t>d</w:t>
            </w:r>
            <w:r w:rsidRPr="00134956">
              <w:rPr>
                <w:rFonts w:asciiTheme="minorBidi" w:hAnsiTheme="minorBidi" w:cstheme="minorBidi"/>
                <w:strike/>
                <w:color w:val="FF0000"/>
                <w:spacing w:val="-13"/>
              </w:rPr>
              <w:t xml:space="preserve"> </w:t>
            </w:r>
            <w:r w:rsidRPr="00134956">
              <w:rPr>
                <w:rFonts w:asciiTheme="minorBidi" w:hAnsiTheme="minorBidi" w:cstheme="minorBidi"/>
                <w:strike/>
                <w:color w:val="FF0000"/>
                <w:spacing w:val="1"/>
              </w:rPr>
              <w:t>by dat</w:t>
            </w:r>
            <w:r w:rsidRPr="00134956">
              <w:rPr>
                <w:rFonts w:asciiTheme="minorBidi" w:hAnsiTheme="minorBidi" w:cstheme="minorBidi"/>
                <w:strike/>
                <w:color w:val="FF0000"/>
                <w:spacing w:val="-1"/>
              </w:rPr>
              <w:t>e</w:t>
            </w:r>
            <w:r w:rsidRPr="00134956">
              <w:rPr>
                <w:rFonts w:asciiTheme="minorBidi" w:hAnsiTheme="minorBidi" w:cstheme="minorBidi"/>
                <w:strike/>
                <w:color w:val="FF0000"/>
              </w:rPr>
              <w:t>,</w:t>
            </w:r>
            <w:r w:rsidRPr="00134956">
              <w:rPr>
                <w:rFonts w:asciiTheme="minorBidi" w:hAnsiTheme="minorBidi" w:cstheme="minorBidi"/>
                <w:strike/>
                <w:color w:val="FF0000"/>
                <w:spacing w:val="-3"/>
              </w:rPr>
              <w:t xml:space="preserve"> r</w:t>
            </w:r>
            <w:r w:rsidRPr="00134956">
              <w:rPr>
                <w:rFonts w:asciiTheme="minorBidi" w:hAnsiTheme="minorBidi" w:cstheme="minorBidi"/>
                <w:strike/>
                <w:color w:val="FF0000"/>
                <w:spacing w:val="-1"/>
              </w:rPr>
              <w:t>e</w:t>
            </w:r>
            <w:r w:rsidRPr="00134956">
              <w:rPr>
                <w:rFonts w:asciiTheme="minorBidi" w:hAnsiTheme="minorBidi" w:cstheme="minorBidi"/>
                <w:strike/>
                <w:color w:val="FF0000"/>
                <w:spacing w:val="1"/>
              </w:rPr>
              <w:t>ga</w:t>
            </w:r>
            <w:r w:rsidRPr="00134956">
              <w:rPr>
                <w:rFonts w:asciiTheme="minorBidi" w:hAnsiTheme="minorBidi" w:cstheme="minorBidi"/>
                <w:strike/>
                <w:color w:val="FF0000"/>
                <w:spacing w:val="-3"/>
              </w:rPr>
              <w:t>r</w:t>
            </w:r>
            <w:r w:rsidRPr="00134956">
              <w:rPr>
                <w:rFonts w:asciiTheme="minorBidi" w:hAnsiTheme="minorBidi" w:cstheme="minorBidi"/>
                <w:strike/>
                <w:color w:val="FF0000"/>
                <w:spacing w:val="1"/>
              </w:rPr>
              <w:t>d</w:t>
            </w:r>
            <w:r w:rsidRPr="00134956">
              <w:rPr>
                <w:rFonts w:asciiTheme="minorBidi" w:hAnsiTheme="minorBidi" w:cstheme="minorBidi"/>
                <w:strike/>
                <w:color w:val="FF0000"/>
              </w:rPr>
              <w:t>l</w:t>
            </w:r>
            <w:r w:rsidRPr="00134956">
              <w:rPr>
                <w:rFonts w:asciiTheme="minorBidi" w:hAnsiTheme="minorBidi" w:cstheme="minorBidi"/>
                <w:strike/>
                <w:color w:val="FF0000"/>
                <w:spacing w:val="1"/>
              </w:rPr>
              <w:t>es</w:t>
            </w:r>
            <w:r w:rsidRPr="00134956">
              <w:rPr>
                <w:rFonts w:asciiTheme="minorBidi" w:hAnsiTheme="minorBidi" w:cstheme="minorBidi"/>
                <w:strike/>
                <w:color w:val="FF0000"/>
              </w:rPr>
              <w:t>s</w:t>
            </w:r>
            <w:r w:rsidRPr="00134956">
              <w:rPr>
                <w:rFonts w:asciiTheme="minorBidi" w:hAnsiTheme="minorBidi" w:cstheme="minorBidi"/>
                <w:strike/>
                <w:color w:val="FF0000"/>
                <w:spacing w:val="-9"/>
              </w:rPr>
              <w:t xml:space="preserve"> </w:t>
            </w:r>
            <w:r w:rsidRPr="00134956">
              <w:rPr>
                <w:rFonts w:asciiTheme="minorBidi" w:hAnsiTheme="minorBidi" w:cstheme="minorBidi"/>
                <w:strike/>
                <w:color w:val="FF0000"/>
                <w:spacing w:val="1"/>
              </w:rPr>
              <w:t>o</w:t>
            </w:r>
            <w:r w:rsidRPr="00134956">
              <w:rPr>
                <w:rFonts w:asciiTheme="minorBidi" w:hAnsiTheme="minorBidi" w:cstheme="minorBidi"/>
                <w:strike/>
                <w:color w:val="FF0000"/>
              </w:rPr>
              <w:t>f</w:t>
            </w:r>
            <w:r w:rsidRPr="00134956">
              <w:rPr>
                <w:rFonts w:asciiTheme="minorBidi" w:hAnsiTheme="minorBidi" w:cstheme="minorBidi"/>
                <w:strike/>
                <w:color w:val="FF0000"/>
                <w:spacing w:val="-2"/>
              </w:rPr>
              <w:t xml:space="preserve"> </w:t>
            </w:r>
            <w:r w:rsidRPr="00134956">
              <w:rPr>
                <w:rFonts w:asciiTheme="minorBidi" w:hAnsiTheme="minorBidi" w:cstheme="minorBidi"/>
                <w:strike/>
                <w:color w:val="FF0000"/>
                <w:spacing w:val="1"/>
              </w:rPr>
              <w:t>s</w:t>
            </w:r>
            <w:r w:rsidRPr="00134956">
              <w:rPr>
                <w:rFonts w:asciiTheme="minorBidi" w:hAnsiTheme="minorBidi" w:cstheme="minorBidi"/>
                <w:strike/>
                <w:color w:val="FF0000"/>
                <w:spacing w:val="-1"/>
              </w:rPr>
              <w:t>e</w:t>
            </w:r>
            <w:r w:rsidRPr="00134956">
              <w:rPr>
                <w:rFonts w:asciiTheme="minorBidi" w:hAnsiTheme="minorBidi" w:cstheme="minorBidi"/>
                <w:strike/>
                <w:color w:val="FF0000"/>
                <w:spacing w:val="1"/>
              </w:rPr>
              <w:t>ss</w:t>
            </w:r>
            <w:r w:rsidRPr="00134956">
              <w:rPr>
                <w:rFonts w:asciiTheme="minorBidi" w:hAnsiTheme="minorBidi" w:cstheme="minorBidi"/>
                <w:strike/>
                <w:color w:val="FF0000"/>
              </w:rPr>
              <w:t>i</w:t>
            </w:r>
            <w:r w:rsidRPr="00134956">
              <w:rPr>
                <w:rFonts w:asciiTheme="minorBidi" w:hAnsiTheme="minorBidi" w:cstheme="minorBidi"/>
                <w:strike/>
                <w:color w:val="FF0000"/>
                <w:spacing w:val="1"/>
              </w:rPr>
              <w:t>on.</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Alternative Flows:</w:t>
            </w:r>
          </w:p>
        </w:tc>
        <w:tc>
          <w:tcPr>
            <w:tcW w:w="6908" w:type="dxa"/>
            <w:gridSpan w:val="2"/>
          </w:tcPr>
          <w:p w:rsidR="00980032" w:rsidRPr="00134956" w:rsidRDefault="00980032" w:rsidP="001A4A0A">
            <w:pPr>
              <w:widowControl w:val="0"/>
              <w:autoSpaceDE w:val="0"/>
              <w:autoSpaceDN w:val="0"/>
              <w:adjustRightInd w:val="0"/>
              <w:spacing w:line="268" w:lineRule="exact"/>
              <w:ind w:left="33"/>
              <w:rPr>
                <w:rFonts w:asciiTheme="minorBidi" w:hAnsiTheme="minorBidi" w:cstheme="minorBidi"/>
              </w:rPr>
            </w:pPr>
            <w:r w:rsidRPr="00134956">
              <w:rPr>
                <w:rFonts w:asciiTheme="minorBidi" w:hAnsiTheme="minorBidi" w:cstheme="minorBidi"/>
                <w:spacing w:val="1"/>
                <w:position w:val="1"/>
              </w:rPr>
              <w:t>A</w:t>
            </w:r>
            <w:r w:rsidRPr="00134956">
              <w:rPr>
                <w:rFonts w:asciiTheme="minorBidi" w:hAnsiTheme="minorBidi" w:cstheme="minorBidi"/>
                <w:position w:val="1"/>
              </w:rPr>
              <w:t>1:</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Us</w:t>
            </w:r>
            <w:r w:rsidRPr="00134956">
              <w:rPr>
                <w:rFonts w:asciiTheme="minorBidi" w:hAnsiTheme="minorBidi" w:cstheme="minorBidi"/>
                <w:spacing w:val="-1"/>
                <w:position w:val="1"/>
              </w:rPr>
              <w:t>e</w:t>
            </w:r>
            <w:r w:rsidRPr="00134956">
              <w:rPr>
                <w:rFonts w:asciiTheme="minorBidi" w:hAnsiTheme="minorBidi" w:cstheme="minorBidi"/>
                <w:position w:val="1"/>
              </w:rPr>
              <w:t>r</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c</w:t>
            </w:r>
            <w:r w:rsidRPr="00134956">
              <w:rPr>
                <w:rFonts w:asciiTheme="minorBidi" w:hAnsiTheme="minorBidi" w:cstheme="minorBidi"/>
                <w:position w:val="1"/>
              </w:rPr>
              <w:t>l</w:t>
            </w:r>
            <w:r w:rsidRPr="00134956">
              <w:rPr>
                <w:rFonts w:asciiTheme="minorBidi" w:hAnsiTheme="minorBidi" w:cstheme="minorBidi"/>
                <w:spacing w:val="1"/>
                <w:position w:val="1"/>
              </w:rPr>
              <w:t>ic</w:t>
            </w:r>
            <w:r w:rsidRPr="00134956">
              <w:rPr>
                <w:rFonts w:asciiTheme="minorBidi" w:hAnsiTheme="minorBidi" w:cstheme="minorBidi"/>
                <w:position w:val="1"/>
              </w:rPr>
              <w:t>ks</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Re</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t</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F</w:t>
            </w:r>
            <w:r w:rsidRPr="00134956">
              <w:rPr>
                <w:rFonts w:asciiTheme="minorBidi" w:hAnsiTheme="minorBidi" w:cstheme="minorBidi"/>
                <w:spacing w:val="-3"/>
              </w:rPr>
              <w:t>r</w:t>
            </w:r>
            <w:r w:rsidRPr="00134956">
              <w:rPr>
                <w:rFonts w:asciiTheme="minorBidi" w:hAnsiTheme="minorBidi" w:cstheme="minorBidi"/>
              </w:rPr>
              <w:t>om/</w:t>
            </w:r>
            <w:r w:rsidRPr="00134956">
              <w:rPr>
                <w:rFonts w:asciiTheme="minorBidi" w:hAnsiTheme="minorBidi" w:cstheme="minorBidi"/>
                <w:spacing w:val="-18"/>
              </w:rPr>
              <w:t>T</w:t>
            </w:r>
            <w:r w:rsidRPr="00134956">
              <w:rPr>
                <w:rFonts w:asciiTheme="minorBidi" w:hAnsiTheme="minorBidi" w:cstheme="minorBidi"/>
              </w:rPr>
              <w:t>o</w:t>
            </w:r>
            <w:r w:rsidRPr="00134956">
              <w:rPr>
                <w:rFonts w:asciiTheme="minorBidi" w:hAnsiTheme="minorBidi" w:cstheme="minorBidi"/>
                <w:spacing w:val="50"/>
              </w:rPr>
              <w:t xml:space="preserve"> </w:t>
            </w:r>
            <w:r w:rsidRPr="00134956">
              <w:rPr>
                <w:rFonts w:asciiTheme="minorBidi" w:hAnsiTheme="minorBidi" w:cstheme="minorBidi"/>
                <w:spacing w:val="-1"/>
              </w:rPr>
              <w:t>d</w:t>
            </w:r>
            <w:r w:rsidRPr="00134956">
              <w:rPr>
                <w:rFonts w:asciiTheme="minorBidi" w:hAnsiTheme="minorBidi" w:cstheme="minorBidi"/>
                <w:spacing w:val="1"/>
              </w:rPr>
              <w:t>a</w:t>
            </w:r>
            <w:r w:rsidRPr="00134956">
              <w:rPr>
                <w:rFonts w:asciiTheme="minorBidi" w:hAnsiTheme="minorBidi" w:cstheme="minorBidi"/>
              </w:rPr>
              <w:t>te</w:t>
            </w:r>
            <w:r w:rsidRPr="00134956">
              <w:rPr>
                <w:rFonts w:asciiTheme="minorBidi" w:hAnsiTheme="minorBidi" w:cstheme="minorBidi"/>
                <w:spacing w:val="-4"/>
              </w:rPr>
              <w:t xml:space="preserve"> </w:t>
            </w:r>
            <w:r w:rsidRPr="00134956">
              <w:rPr>
                <w:rFonts w:asciiTheme="minorBidi" w:hAnsiTheme="minorBidi" w:cstheme="minorBidi"/>
              </w:rPr>
              <w:t>fiel</w:t>
            </w:r>
            <w:r w:rsidRPr="00134956">
              <w:rPr>
                <w:rFonts w:asciiTheme="minorBidi" w:hAnsiTheme="minorBidi" w:cstheme="minorBidi"/>
                <w:spacing w:val="-1"/>
              </w:rPr>
              <w:t>d</w:t>
            </w:r>
            <w:r w:rsidRPr="00134956">
              <w:rPr>
                <w:rFonts w:asciiTheme="minorBidi" w:hAnsiTheme="minorBidi" w:cstheme="minorBidi"/>
              </w:rPr>
              <w:t>s</w:t>
            </w:r>
            <w:r w:rsidRPr="00134956">
              <w:rPr>
                <w:rFonts w:asciiTheme="minorBidi" w:hAnsiTheme="minorBidi" w:cstheme="minorBidi"/>
                <w:spacing w:val="-4"/>
              </w:rPr>
              <w:t xml:space="preserve"> </w:t>
            </w:r>
            <w:r w:rsidRPr="00134956">
              <w:rPr>
                <w:rFonts w:asciiTheme="minorBidi" w:hAnsiTheme="minorBidi" w:cstheme="minorBidi"/>
              </w:rPr>
              <w:t>a</w:t>
            </w:r>
            <w:r w:rsidRPr="00134956">
              <w:rPr>
                <w:rFonts w:asciiTheme="minorBidi" w:hAnsiTheme="minorBidi" w:cstheme="minorBidi"/>
                <w:spacing w:val="-3"/>
              </w:rPr>
              <w:t>r</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rPr>
              <w:t>cl</w:t>
            </w:r>
            <w:r w:rsidRPr="00134956">
              <w:rPr>
                <w:rFonts w:asciiTheme="minorBidi" w:hAnsiTheme="minorBidi" w:cstheme="minorBidi"/>
                <w:spacing w:val="-1"/>
              </w:rPr>
              <w:t>e</w:t>
            </w:r>
            <w:r w:rsidRPr="00134956">
              <w:rPr>
                <w:rFonts w:asciiTheme="minorBidi" w:hAnsiTheme="minorBidi" w:cstheme="minorBidi"/>
                <w:spacing w:val="1"/>
              </w:rPr>
              <w:t>a</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d</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spacing w:val="1"/>
              </w:rPr>
              <w:t>A</w:t>
            </w:r>
            <w:r w:rsidRPr="00134956">
              <w:rPr>
                <w:rFonts w:asciiTheme="minorBidi" w:hAnsiTheme="minorBidi" w:cstheme="minorBidi"/>
              </w:rPr>
              <w:t>2:</w:t>
            </w:r>
            <w:r w:rsidRPr="00134956">
              <w:rPr>
                <w:rFonts w:asciiTheme="minorBidi" w:hAnsiTheme="minorBidi" w:cstheme="minorBidi"/>
                <w:spacing w:val="-3"/>
              </w:rPr>
              <w:t xml:space="preserve"> </w:t>
            </w:r>
            <w:r w:rsidRPr="00134956">
              <w:rPr>
                <w:rFonts w:asciiTheme="minorBidi" w:hAnsiTheme="minorBidi" w:cstheme="minorBidi"/>
                <w:spacing w:val="1"/>
              </w:rPr>
              <w:t>Us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spacing w:val="1"/>
              </w:rPr>
              <w:t>c</w:t>
            </w:r>
            <w:r w:rsidRPr="00134956">
              <w:rPr>
                <w:rFonts w:asciiTheme="minorBidi" w:hAnsiTheme="minorBidi" w:cstheme="minorBidi"/>
              </w:rPr>
              <w:t>l</w:t>
            </w:r>
            <w:r w:rsidRPr="00134956">
              <w:rPr>
                <w:rFonts w:asciiTheme="minorBidi" w:hAnsiTheme="minorBidi" w:cstheme="minorBidi"/>
                <w:spacing w:val="1"/>
              </w:rPr>
              <w:t>ic</w:t>
            </w:r>
            <w:r w:rsidRPr="00134956">
              <w:rPr>
                <w:rFonts w:asciiTheme="minorBidi" w:hAnsiTheme="minorBidi" w:cstheme="minorBidi"/>
              </w:rPr>
              <w:t>ks</w:t>
            </w:r>
            <w:r w:rsidRPr="00134956">
              <w:rPr>
                <w:rFonts w:asciiTheme="minorBidi" w:hAnsiTheme="minorBidi" w:cstheme="minorBidi"/>
                <w:spacing w:val="-4"/>
              </w:rPr>
              <w:t xml:space="preserve"> </w:t>
            </w:r>
            <w:r w:rsidRPr="00134956">
              <w:rPr>
                <w:rFonts w:asciiTheme="minorBidi" w:hAnsiTheme="minorBidi" w:cstheme="minorBidi"/>
                <w:spacing w:val="1"/>
              </w:rPr>
              <w:t>C</w:t>
            </w:r>
            <w:r w:rsidRPr="00134956">
              <w:rPr>
                <w:rFonts w:asciiTheme="minorBidi" w:hAnsiTheme="minorBidi" w:cstheme="minorBidi"/>
              </w:rPr>
              <w:t>a</w:t>
            </w:r>
            <w:r w:rsidRPr="00134956">
              <w:rPr>
                <w:rFonts w:asciiTheme="minorBidi" w:hAnsiTheme="minorBidi" w:cstheme="minorBidi"/>
                <w:spacing w:val="1"/>
              </w:rPr>
              <w:t>ncel</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spacing w:val="1"/>
              </w:rPr>
              <w:t>A</w:t>
            </w:r>
            <w:r w:rsidRPr="00134956">
              <w:rPr>
                <w:rFonts w:asciiTheme="minorBidi" w:hAnsiTheme="minorBidi" w:cstheme="minorBidi"/>
              </w:rPr>
              <w:t>pp</w:t>
            </w:r>
            <w:r w:rsidRPr="00134956">
              <w:rPr>
                <w:rFonts w:asciiTheme="minorBidi" w:hAnsiTheme="minorBidi" w:cstheme="minorBidi"/>
                <w:spacing w:val="1"/>
              </w:rPr>
              <w:t>l</w:t>
            </w:r>
            <w:r w:rsidRPr="00134956">
              <w:rPr>
                <w:rFonts w:asciiTheme="minorBidi" w:hAnsiTheme="minorBidi" w:cstheme="minorBidi"/>
              </w:rPr>
              <w:t>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4"/>
              </w:rPr>
              <w:t>r</w:t>
            </w:r>
            <w:r w:rsidRPr="00134956">
              <w:rPr>
                <w:rFonts w:asciiTheme="minorBidi" w:hAnsiTheme="minorBidi" w:cstheme="minorBidi"/>
                <w:spacing w:val="1"/>
              </w:rPr>
              <w:t>et</w:t>
            </w:r>
            <w:r w:rsidRPr="00134956">
              <w:rPr>
                <w:rFonts w:asciiTheme="minorBidi" w:hAnsiTheme="minorBidi" w:cstheme="minorBidi"/>
              </w:rPr>
              <w:t>urns</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p</w:t>
            </w:r>
            <w:r w:rsidRPr="00134956">
              <w:rPr>
                <w:rFonts w:asciiTheme="minorBidi" w:hAnsiTheme="minorBidi" w:cstheme="minorBidi"/>
                <w:spacing w:val="-3"/>
              </w:rPr>
              <w:t>r</w:t>
            </w:r>
            <w:r w:rsidRPr="00134956">
              <w:rPr>
                <w:rFonts w:asciiTheme="minorBidi" w:hAnsiTheme="minorBidi" w:cstheme="minorBidi"/>
              </w:rPr>
              <w:t>evio</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8"/>
              </w:rPr>
              <w:t xml:space="preserve"> </w:t>
            </w:r>
            <w:r w:rsidRPr="00134956">
              <w:rPr>
                <w:rFonts w:asciiTheme="minorBidi" w:hAnsiTheme="minorBidi" w:cstheme="minorBidi"/>
                <w:spacing w:val="1"/>
              </w:rPr>
              <w:t>s</w:t>
            </w:r>
            <w:r w:rsidRPr="00134956">
              <w:rPr>
                <w:rFonts w:asciiTheme="minorBidi" w:hAnsiTheme="minorBidi" w:cstheme="minorBidi"/>
                <w:spacing w:val="-1"/>
              </w:rPr>
              <w:t>c</w:t>
            </w:r>
            <w:r w:rsidRPr="00134956">
              <w:rPr>
                <w:rFonts w:asciiTheme="minorBidi" w:hAnsiTheme="minorBidi" w:cstheme="minorBidi"/>
                <w:spacing w:val="-3"/>
              </w:rPr>
              <w:t>r</w:t>
            </w:r>
            <w:r w:rsidRPr="00134956">
              <w:rPr>
                <w:rFonts w:asciiTheme="minorBidi" w:hAnsiTheme="minorBidi" w:cstheme="minorBidi"/>
              </w:rPr>
              <w:t>een</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A3</w:t>
            </w:r>
            <w:r w:rsidRPr="00134956">
              <w:rPr>
                <w:rFonts w:asciiTheme="minorBidi" w:hAnsiTheme="minorBidi" w:cstheme="minorBidi"/>
                <w:spacing w:val="-2"/>
              </w:rPr>
              <w:t xml:space="preserve"> </w:t>
            </w:r>
            <w:r w:rsidRPr="00134956">
              <w:rPr>
                <w:rFonts w:asciiTheme="minorBidi" w:hAnsiTheme="minorBidi" w:cstheme="minorBidi"/>
              </w:rPr>
              <w:t>: 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wants</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E</w:t>
            </w:r>
            <w:r w:rsidRPr="00134956">
              <w:rPr>
                <w:rFonts w:asciiTheme="minorBidi" w:hAnsiTheme="minorBidi" w:cstheme="minorBidi"/>
                <w:spacing w:val="-1"/>
              </w:rPr>
              <w:t>d</w:t>
            </w:r>
            <w:r w:rsidRPr="00134956">
              <w:rPr>
                <w:rFonts w:asciiTheme="minorBidi" w:hAnsiTheme="minorBidi" w:cstheme="minorBidi"/>
              </w:rPr>
              <w:t>it</w:t>
            </w:r>
            <w:r w:rsidRPr="00134956">
              <w:rPr>
                <w:rFonts w:asciiTheme="minorBidi" w:hAnsiTheme="minorBidi" w:cstheme="minorBidi"/>
                <w:spacing w:val="-3"/>
              </w:rPr>
              <w:t xml:space="preserve"> </w:t>
            </w:r>
            <w:r w:rsidRPr="00134956">
              <w:rPr>
                <w:rFonts w:asciiTheme="minorBidi" w:hAnsiTheme="minorBidi" w:cstheme="minorBidi"/>
                <w:color w:val="FF0000"/>
              </w:rPr>
              <w:t>interaction</w:t>
            </w:r>
          </w:p>
          <w:p w:rsidR="00980032" w:rsidRPr="00134956" w:rsidRDefault="00980032" w:rsidP="001A4A0A">
            <w:pPr>
              <w:widowControl w:val="0"/>
              <w:autoSpaceDE w:val="0"/>
              <w:autoSpaceDN w:val="0"/>
              <w:adjustRightInd w:val="0"/>
              <w:spacing w:before="8" w:line="100" w:lineRule="exact"/>
              <w:rPr>
                <w:rFonts w:asciiTheme="minorBidi" w:hAnsiTheme="minorBidi" w:cstheme="minorBidi"/>
              </w:rPr>
            </w:pPr>
          </w:p>
          <w:p w:rsidR="00980032" w:rsidRPr="00134956" w:rsidRDefault="00980032" w:rsidP="001A4A0A">
            <w:pPr>
              <w:widowControl w:val="0"/>
              <w:autoSpaceDE w:val="0"/>
              <w:autoSpaceDN w:val="0"/>
              <w:adjustRightInd w:val="0"/>
              <w:spacing w:line="240" w:lineRule="exact"/>
              <w:ind w:left="574" w:right="287" w:hanging="280"/>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rPr>
              <w:t>a</w:t>
            </w:r>
            <w:r w:rsidRPr="00134956">
              <w:rPr>
                <w:rFonts w:asciiTheme="minorBidi" w:hAnsiTheme="minorBidi" w:cstheme="minorBidi"/>
                <w:spacing w:val="1"/>
              </w:rPr>
              <w:t>ppl</w:t>
            </w:r>
            <w:r w:rsidRPr="00134956">
              <w:rPr>
                <w:rFonts w:asciiTheme="minorBidi" w:hAnsiTheme="minorBidi" w:cstheme="minorBidi"/>
              </w:rPr>
              <w:t>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1"/>
              </w:rPr>
              <w:t>p</w:t>
            </w:r>
            <w:r w:rsidRPr="00134956">
              <w:rPr>
                <w:rFonts w:asciiTheme="minorBidi" w:hAnsiTheme="minorBidi" w:cstheme="minorBidi"/>
                <w:spacing w:val="-3"/>
              </w:rPr>
              <w:t>r</w:t>
            </w:r>
            <w:r w:rsidRPr="00134956">
              <w:rPr>
                <w:rFonts w:asciiTheme="minorBidi" w:hAnsiTheme="minorBidi" w:cstheme="minorBidi"/>
                <w:spacing w:val="1"/>
              </w:rPr>
              <w:t>opo</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s</w:t>
            </w:r>
            <w:r w:rsidRPr="00134956">
              <w:rPr>
                <w:rFonts w:asciiTheme="minorBidi" w:hAnsiTheme="minorBidi" w:cstheme="minorBidi"/>
                <w:spacing w:val="-8"/>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ch</w:t>
            </w:r>
            <w:r w:rsidRPr="00134956">
              <w:rPr>
                <w:rFonts w:asciiTheme="minorBidi" w:hAnsiTheme="minorBidi" w:cstheme="minorBidi"/>
              </w:rPr>
              <w:t>an</w:t>
            </w:r>
            <w:r w:rsidRPr="00134956">
              <w:rPr>
                <w:rFonts w:asciiTheme="minorBidi" w:hAnsiTheme="minorBidi" w:cstheme="minorBidi"/>
                <w:spacing w:val="1"/>
              </w:rPr>
              <w:t>g</w:t>
            </w:r>
            <w:r w:rsidRPr="00134956">
              <w:rPr>
                <w:rFonts w:asciiTheme="minorBidi" w:hAnsiTheme="minorBidi" w:cstheme="minorBidi"/>
              </w:rPr>
              <w:t>e</w:t>
            </w:r>
            <w:r w:rsidRPr="00134956">
              <w:rPr>
                <w:rFonts w:asciiTheme="minorBidi" w:hAnsiTheme="minorBidi" w:cstheme="minorBidi"/>
                <w:spacing w:val="-6"/>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3"/>
              </w:rPr>
              <w:t>r</w:t>
            </w:r>
            <w:r w:rsidRPr="00134956">
              <w:rPr>
                <w:rFonts w:asciiTheme="minorBidi" w:hAnsiTheme="minorBidi" w:cstheme="minorBidi"/>
                <w:spacing w:val="1"/>
              </w:rPr>
              <w:t>ec</w:t>
            </w:r>
            <w:r w:rsidRPr="00134956">
              <w:rPr>
                <w:rFonts w:asciiTheme="minorBidi" w:hAnsiTheme="minorBidi" w:cstheme="minorBidi"/>
              </w:rPr>
              <w:t>t</w:t>
            </w:r>
            <w:r w:rsidRPr="00134956">
              <w:rPr>
                <w:rFonts w:asciiTheme="minorBidi" w:hAnsiTheme="minorBidi" w:cstheme="minorBidi"/>
                <w:spacing w:val="1"/>
              </w:rPr>
              <w:t xml:space="preserve">ion </w:t>
            </w:r>
            <w:r w:rsidRPr="00134956">
              <w:rPr>
                <w:rFonts w:asciiTheme="minorBidi" w:hAnsiTheme="minorBidi" w:cstheme="minorBidi"/>
              </w:rPr>
              <w:t>and</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channel(A</w:t>
            </w:r>
            <w:r w:rsidRPr="00134956">
              <w:rPr>
                <w:rFonts w:asciiTheme="minorBidi" w:hAnsiTheme="minorBidi" w:cstheme="minorBidi"/>
                <w:spacing w:val="-11"/>
              </w:rPr>
              <w:t>1</w:t>
            </w:r>
            <w:r w:rsidRPr="00134956">
              <w:rPr>
                <w:rFonts w:asciiTheme="minorBidi" w:hAnsiTheme="minorBidi" w:cstheme="minorBidi"/>
              </w:rPr>
              <w:t>1)</w:t>
            </w:r>
          </w:p>
          <w:p w:rsidR="00980032" w:rsidRPr="00134956" w:rsidRDefault="00980032" w:rsidP="001A4A0A">
            <w:pPr>
              <w:widowControl w:val="0"/>
              <w:autoSpaceDE w:val="0"/>
              <w:autoSpaceDN w:val="0"/>
              <w:adjustRightInd w:val="0"/>
              <w:spacing w:before="42"/>
              <w:ind w:left="294"/>
              <w:rPr>
                <w:rFonts w:asciiTheme="minorBidi" w:hAnsiTheme="minorBidi" w:cstheme="minorBidi"/>
              </w:rPr>
            </w:pPr>
            <w:r w:rsidRPr="00134956">
              <w:rPr>
                <w:rFonts w:asciiTheme="minorBidi" w:hAnsiTheme="minorBidi" w:cstheme="minorBidi"/>
                <w:spacing w:val="1"/>
              </w:rPr>
              <w:t>2</w:t>
            </w:r>
            <w:r w:rsidRPr="00134956">
              <w:rPr>
                <w:rFonts w:asciiTheme="minorBidi" w:hAnsiTheme="minorBidi" w:cstheme="minorBidi"/>
              </w:rPr>
              <w:t xml:space="preserve">. </w:t>
            </w:r>
            <w:r w:rsidRPr="00134956">
              <w:rPr>
                <w:rFonts w:asciiTheme="minorBidi" w:hAnsiTheme="minorBidi" w:cstheme="minorBidi"/>
                <w:spacing w:val="28"/>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spacing w:val="1"/>
              </w:rPr>
              <w:t>use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spacing w:val="1"/>
              </w:rPr>
              <w:t>compl</w:t>
            </w:r>
            <w:r w:rsidRPr="00134956">
              <w:rPr>
                <w:rFonts w:asciiTheme="minorBidi" w:hAnsiTheme="minorBidi" w:cstheme="minorBidi"/>
                <w:spacing w:val="-1"/>
              </w:rPr>
              <w:t>e</w:t>
            </w:r>
            <w:r w:rsidRPr="00134956">
              <w:rPr>
                <w:rFonts w:asciiTheme="minorBidi" w:hAnsiTheme="minorBidi" w:cstheme="minorBidi"/>
                <w:spacing w:val="1"/>
              </w:rPr>
              <w:t>te</w:t>
            </w:r>
            <w:r w:rsidRPr="00134956">
              <w:rPr>
                <w:rFonts w:asciiTheme="minorBidi" w:hAnsiTheme="minorBidi" w:cstheme="minorBidi"/>
              </w:rPr>
              <w:t>s</w:t>
            </w:r>
            <w:r w:rsidRPr="00134956">
              <w:rPr>
                <w:rFonts w:asciiTheme="minorBidi" w:hAnsiTheme="minorBidi" w:cstheme="minorBidi"/>
                <w:spacing w:val="-9"/>
              </w:rPr>
              <w:t xml:space="preserve"> </w:t>
            </w:r>
            <w:r w:rsidRPr="00134956">
              <w:rPr>
                <w:rFonts w:asciiTheme="minorBidi" w:hAnsiTheme="minorBidi" w:cstheme="minorBidi"/>
                <w:spacing w:val="1"/>
              </w:rPr>
              <w:t>h</w:t>
            </w:r>
            <w:r w:rsidRPr="00134956">
              <w:rPr>
                <w:rFonts w:asciiTheme="minorBidi" w:hAnsiTheme="minorBidi" w:cstheme="minorBidi"/>
              </w:rPr>
              <w:t>is</w:t>
            </w:r>
            <w:r w:rsidRPr="00134956">
              <w:rPr>
                <w:rFonts w:asciiTheme="minorBidi" w:hAnsiTheme="minorBidi" w:cstheme="minorBidi"/>
                <w:spacing w:val="-2"/>
              </w:rPr>
              <w:t xml:space="preserve"> </w:t>
            </w:r>
            <w:r w:rsidRPr="00134956">
              <w:rPr>
                <w:rFonts w:asciiTheme="minorBidi" w:hAnsiTheme="minorBidi" w:cstheme="minorBidi"/>
                <w:spacing w:val="1"/>
              </w:rPr>
              <w:t>c</w:t>
            </w:r>
            <w:r w:rsidRPr="00134956">
              <w:rPr>
                <w:rFonts w:asciiTheme="minorBidi" w:hAnsiTheme="minorBidi" w:cstheme="minorBidi"/>
                <w:spacing w:val="-1"/>
              </w:rPr>
              <w:t>h</w:t>
            </w:r>
            <w:r w:rsidRPr="00134956">
              <w:rPr>
                <w:rFonts w:asciiTheme="minorBidi" w:hAnsiTheme="minorBidi" w:cstheme="minorBidi"/>
                <w:spacing w:val="1"/>
              </w:rPr>
              <w:t>an</w:t>
            </w:r>
            <w:r w:rsidRPr="00134956">
              <w:rPr>
                <w:rFonts w:asciiTheme="minorBidi" w:hAnsiTheme="minorBidi" w:cstheme="minorBidi"/>
              </w:rPr>
              <w:t>g</w:t>
            </w:r>
            <w:r w:rsidRPr="00134956">
              <w:rPr>
                <w:rFonts w:asciiTheme="minorBidi" w:hAnsiTheme="minorBidi" w:cstheme="minorBidi"/>
                <w:spacing w:val="1"/>
              </w:rPr>
              <w:t>e</w:t>
            </w:r>
            <w:r w:rsidRPr="00134956">
              <w:rPr>
                <w:rFonts w:asciiTheme="minorBidi" w:hAnsiTheme="minorBidi" w:cstheme="minorBidi"/>
              </w:rPr>
              <w:t>s</w:t>
            </w:r>
            <w:r w:rsidRPr="00134956">
              <w:rPr>
                <w:rFonts w:asciiTheme="minorBidi" w:hAnsiTheme="minorBidi" w:cstheme="minorBidi"/>
                <w:spacing w:val="-7"/>
              </w:rPr>
              <w:t xml:space="preserve"> </w:t>
            </w:r>
            <w:r w:rsidRPr="00134956">
              <w:rPr>
                <w:rFonts w:asciiTheme="minorBidi" w:hAnsiTheme="minorBidi" w:cstheme="minorBidi"/>
                <w:spacing w:val="1"/>
              </w:rPr>
              <w:t>an</w:t>
            </w:r>
            <w:r w:rsidRPr="00134956">
              <w:rPr>
                <w:rFonts w:asciiTheme="minorBidi" w:hAnsiTheme="minorBidi" w:cstheme="minorBidi"/>
              </w:rPr>
              <w:t>d</w:t>
            </w:r>
            <w:r w:rsidRPr="00134956">
              <w:rPr>
                <w:rFonts w:asciiTheme="minorBidi" w:hAnsiTheme="minorBidi" w:cstheme="minorBidi"/>
                <w:spacing w:val="-3"/>
              </w:rPr>
              <w:t xml:space="preserve"> </w:t>
            </w:r>
            <w:r w:rsidRPr="00134956">
              <w:rPr>
                <w:rFonts w:asciiTheme="minorBidi" w:hAnsiTheme="minorBidi" w:cstheme="minorBidi"/>
                <w:spacing w:val="1"/>
              </w:rPr>
              <w:t>submit(A12)</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 xml:space="preserve">3.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rPr>
              <w:t>s</w:t>
            </w:r>
            <w:r w:rsidRPr="00134956">
              <w:rPr>
                <w:rFonts w:asciiTheme="minorBidi" w:hAnsiTheme="minorBidi" w:cstheme="minorBidi"/>
                <w:spacing w:val="1"/>
              </w:rPr>
              <w:t>a</w:t>
            </w:r>
            <w:r w:rsidRPr="00134956">
              <w:rPr>
                <w:rFonts w:asciiTheme="minorBidi" w:hAnsiTheme="minorBidi" w:cstheme="minorBidi"/>
              </w:rPr>
              <w:t>ve</w:t>
            </w:r>
            <w:r w:rsidRPr="00134956">
              <w:rPr>
                <w:rFonts w:asciiTheme="minorBidi" w:hAnsiTheme="minorBidi" w:cstheme="minorBidi"/>
                <w:spacing w:val="-5"/>
              </w:rPr>
              <w:t xml:space="preserve"> </w:t>
            </w:r>
            <w:r w:rsidRPr="00134956">
              <w:rPr>
                <w:rFonts w:asciiTheme="minorBidi" w:hAnsiTheme="minorBidi" w:cstheme="minorBidi"/>
                <w:spacing w:val="1"/>
              </w:rPr>
              <w:t>t</w:t>
            </w:r>
            <w:r w:rsidRPr="00134956">
              <w:rPr>
                <w:rFonts w:asciiTheme="minorBidi" w:hAnsiTheme="minorBidi" w:cstheme="minorBidi"/>
              </w:rPr>
              <w:t>he</w:t>
            </w:r>
            <w:r w:rsidRPr="00134956">
              <w:rPr>
                <w:rFonts w:asciiTheme="minorBidi" w:hAnsiTheme="minorBidi" w:cstheme="minorBidi"/>
                <w:spacing w:val="-2"/>
              </w:rPr>
              <w:t xml:space="preserve"> </w:t>
            </w:r>
            <w:r w:rsidRPr="00134956">
              <w:rPr>
                <w:rFonts w:asciiTheme="minorBidi" w:hAnsiTheme="minorBidi" w:cstheme="minorBidi"/>
              </w:rPr>
              <w:t>changes</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 xml:space="preserve">4.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di</w:t>
            </w:r>
            <w:r w:rsidRPr="00134956">
              <w:rPr>
                <w:rFonts w:asciiTheme="minorBidi" w:hAnsiTheme="minorBidi" w:cstheme="minorBidi"/>
                <w:spacing w:val="-4"/>
              </w:rPr>
              <w:t>r</w:t>
            </w:r>
            <w:r w:rsidRPr="00134956">
              <w:rPr>
                <w:rFonts w:asciiTheme="minorBidi" w:hAnsiTheme="minorBidi" w:cstheme="minorBidi"/>
                <w:spacing w:val="1"/>
              </w:rPr>
              <w:t>e</w:t>
            </w:r>
            <w:r w:rsidRPr="00134956">
              <w:rPr>
                <w:rFonts w:asciiTheme="minorBidi" w:hAnsiTheme="minorBidi" w:cstheme="minorBidi"/>
              </w:rPr>
              <w:t>c</w:t>
            </w:r>
            <w:r w:rsidRPr="00134956">
              <w:rPr>
                <w:rFonts w:asciiTheme="minorBidi" w:hAnsiTheme="minorBidi" w:cstheme="minorBidi"/>
                <w:spacing w:val="1"/>
              </w:rPr>
              <w:t>t</w:t>
            </w:r>
            <w:r w:rsidRPr="00134956">
              <w:rPr>
                <w:rFonts w:asciiTheme="minorBidi" w:hAnsiTheme="minorBidi" w:cstheme="minorBidi"/>
              </w:rPr>
              <w:t>s</w:t>
            </w:r>
            <w:r w:rsidRPr="00134956">
              <w:rPr>
                <w:rFonts w:asciiTheme="minorBidi" w:hAnsiTheme="minorBidi" w:cstheme="minorBidi"/>
                <w:spacing w:val="-7"/>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3"/>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4"/>
              </w:rPr>
              <w:t xml:space="preserve"> </w:t>
            </w:r>
            <w:r w:rsidRPr="00134956">
              <w:rPr>
                <w:rFonts w:asciiTheme="minorBidi" w:hAnsiTheme="minorBidi" w:cstheme="minorBidi"/>
                <w:spacing w:val="1"/>
              </w:rPr>
              <w:t>a</w:t>
            </w:r>
            <w:r w:rsidRPr="00134956">
              <w:rPr>
                <w:rFonts w:asciiTheme="minorBidi" w:hAnsiTheme="minorBidi" w:cstheme="minorBidi"/>
              </w:rPr>
              <w:t>ccount</w:t>
            </w:r>
            <w:r w:rsidRPr="00134956">
              <w:rPr>
                <w:rFonts w:asciiTheme="minorBidi" w:hAnsiTheme="minorBidi" w:cstheme="minorBidi"/>
                <w:spacing w:val="-6"/>
              </w:rPr>
              <w:t xml:space="preserve"> </w:t>
            </w:r>
            <w:r w:rsidRPr="00134956">
              <w:rPr>
                <w:rFonts w:asciiTheme="minorBidi" w:hAnsiTheme="minorBidi" w:cstheme="minorBidi"/>
              </w:rPr>
              <w:t>dashboa</w:t>
            </w:r>
            <w:r w:rsidRPr="00134956">
              <w:rPr>
                <w:rFonts w:asciiTheme="minorBidi" w:hAnsiTheme="minorBidi" w:cstheme="minorBidi"/>
                <w:spacing w:val="-3"/>
              </w:rPr>
              <w:t>r</w:t>
            </w:r>
            <w:r w:rsidRPr="00134956">
              <w:rPr>
                <w:rFonts w:asciiTheme="minorBidi" w:hAnsiTheme="minorBidi" w:cstheme="minorBidi"/>
              </w:rPr>
              <w:t>d</w:t>
            </w:r>
          </w:p>
          <w:p w:rsidR="00980032" w:rsidRPr="00134956" w:rsidRDefault="00980032" w:rsidP="001A4A0A">
            <w:pPr>
              <w:widowControl w:val="0"/>
              <w:autoSpaceDE w:val="0"/>
              <w:autoSpaceDN w:val="0"/>
              <w:adjustRightInd w:val="0"/>
              <w:spacing w:before="71"/>
              <w:ind w:left="34"/>
              <w:rPr>
                <w:rFonts w:asciiTheme="minorBidi" w:hAnsiTheme="minorBidi" w:cstheme="minorBidi"/>
              </w:rPr>
            </w:pPr>
            <w:r w:rsidRPr="00134956">
              <w:rPr>
                <w:rFonts w:asciiTheme="minorBidi" w:hAnsiTheme="minorBidi" w:cstheme="minorBidi"/>
                <w:spacing w:val="1"/>
              </w:rPr>
              <w:t>A</w:t>
            </w:r>
            <w:r w:rsidRPr="00134956">
              <w:rPr>
                <w:rFonts w:asciiTheme="minorBidi" w:hAnsiTheme="minorBidi" w:cstheme="minorBidi"/>
              </w:rPr>
              <w:t>4</w:t>
            </w:r>
            <w:r w:rsidRPr="00134956">
              <w:rPr>
                <w:rFonts w:asciiTheme="minorBidi" w:hAnsiTheme="minorBidi" w:cstheme="minorBidi"/>
                <w:spacing w:val="-3"/>
              </w:rPr>
              <w:t xml:space="preserve"> </w:t>
            </w:r>
            <w:r w:rsidRPr="00134956">
              <w:rPr>
                <w:rFonts w:asciiTheme="minorBidi" w:hAnsiTheme="minorBidi" w:cstheme="minorBidi"/>
              </w:rPr>
              <w:t>: 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3"/>
              </w:rPr>
              <w:t xml:space="preserve"> </w:t>
            </w:r>
            <w:r w:rsidRPr="00134956">
              <w:rPr>
                <w:rFonts w:asciiTheme="minorBidi" w:hAnsiTheme="minorBidi" w:cstheme="minorBidi"/>
              </w:rPr>
              <w:t>wan</w:t>
            </w:r>
            <w:r w:rsidRPr="00134956">
              <w:rPr>
                <w:rFonts w:asciiTheme="minorBidi" w:hAnsiTheme="minorBidi" w:cstheme="minorBidi"/>
                <w:spacing w:val="1"/>
              </w:rPr>
              <w:t>t</w:t>
            </w:r>
            <w:r w:rsidRPr="00134956">
              <w:rPr>
                <w:rFonts w:asciiTheme="minorBidi" w:hAnsiTheme="minorBidi" w:cstheme="minorBidi"/>
              </w:rPr>
              <w:t>s</w:t>
            </w:r>
            <w:r w:rsidRPr="00134956">
              <w:rPr>
                <w:rFonts w:asciiTheme="minorBidi" w:hAnsiTheme="minorBidi" w:cstheme="minorBidi"/>
                <w:spacing w:val="-4"/>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c</w:t>
            </w:r>
            <w:r w:rsidRPr="00134956">
              <w:rPr>
                <w:rFonts w:asciiTheme="minorBidi" w:hAnsiTheme="minorBidi" w:cstheme="minorBidi"/>
                <w:spacing w:val="-3"/>
              </w:rPr>
              <w:t>r</w:t>
            </w:r>
            <w:r w:rsidRPr="00134956">
              <w:rPr>
                <w:rFonts w:asciiTheme="minorBidi" w:hAnsiTheme="minorBidi" w:cstheme="minorBidi"/>
              </w:rPr>
              <w:t>e</w:t>
            </w:r>
            <w:r w:rsidRPr="00134956">
              <w:rPr>
                <w:rFonts w:asciiTheme="minorBidi" w:hAnsiTheme="minorBidi" w:cstheme="minorBidi"/>
                <w:spacing w:val="1"/>
              </w:rPr>
              <w:t>a</w:t>
            </w:r>
            <w:r w:rsidRPr="00134956">
              <w:rPr>
                <w:rFonts w:asciiTheme="minorBidi" w:hAnsiTheme="minorBidi" w:cstheme="minorBidi"/>
              </w:rPr>
              <w:t>te</w:t>
            </w:r>
            <w:r w:rsidRPr="00134956">
              <w:rPr>
                <w:rFonts w:asciiTheme="minorBidi" w:hAnsiTheme="minorBidi" w:cstheme="minorBidi"/>
                <w:spacing w:val="-6"/>
              </w:rPr>
              <w:t xml:space="preserve"> </w:t>
            </w:r>
            <w:r w:rsidRPr="00134956">
              <w:rPr>
                <w:rFonts w:asciiTheme="minorBidi" w:hAnsiTheme="minorBidi" w:cstheme="minorBidi"/>
              </w:rPr>
              <w:t>a</w:t>
            </w:r>
            <w:r w:rsidRPr="00134956">
              <w:rPr>
                <w:rFonts w:asciiTheme="minorBidi" w:hAnsiTheme="minorBidi" w:cstheme="minorBidi"/>
                <w:spacing w:val="-1"/>
              </w:rPr>
              <w:t xml:space="preserve"> </w:t>
            </w:r>
            <w:r w:rsidRPr="00134956">
              <w:rPr>
                <w:rFonts w:asciiTheme="minorBidi" w:hAnsiTheme="minorBidi" w:cstheme="minorBidi"/>
              </w:rPr>
              <w:t>note</w:t>
            </w:r>
            <w:r w:rsidRPr="00134956">
              <w:rPr>
                <w:rFonts w:asciiTheme="minorBidi" w:hAnsiTheme="minorBidi" w:cstheme="minorBidi"/>
                <w:spacing w:val="-3"/>
              </w:rPr>
              <w:t xml:space="preserve"> </w:t>
            </w:r>
            <w:r w:rsidRPr="00134956">
              <w:rPr>
                <w:rFonts w:asciiTheme="minorBidi" w:hAnsiTheme="minorBidi" w:cstheme="minorBidi"/>
              </w:rPr>
              <w:t>on</w:t>
            </w:r>
            <w:r w:rsidRPr="00134956">
              <w:rPr>
                <w:rFonts w:asciiTheme="minorBidi" w:hAnsiTheme="minorBidi" w:cstheme="minorBidi"/>
                <w:spacing w:val="-3"/>
              </w:rPr>
              <w:t xml:space="preserve"> </w:t>
            </w:r>
            <w:r w:rsidRPr="00134956">
              <w:rPr>
                <w:rFonts w:asciiTheme="minorBidi" w:hAnsiTheme="minorBidi" w:cstheme="minorBidi"/>
              </w:rPr>
              <w:t>a</w:t>
            </w:r>
            <w:r w:rsidRPr="00134956">
              <w:rPr>
                <w:rFonts w:asciiTheme="minorBidi" w:hAnsiTheme="minorBidi" w:cstheme="minorBidi"/>
                <w:spacing w:val="-1"/>
              </w:rPr>
              <w:t xml:space="preserve"> </w:t>
            </w:r>
            <w:r w:rsidRPr="00134956">
              <w:rPr>
                <w:rFonts w:asciiTheme="minorBidi" w:hAnsiTheme="minorBidi" w:cstheme="minorBidi"/>
                <w:color w:val="FF0000"/>
              </w:rPr>
              <w:t>interaction</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spacing w:val="1"/>
              </w:rPr>
              <w:t>Se</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rPr>
              <w:t>use</w:t>
            </w:r>
            <w:r w:rsidRPr="00134956">
              <w:rPr>
                <w:rFonts w:asciiTheme="minorBidi" w:hAnsiTheme="minorBidi" w:cstheme="minorBidi"/>
                <w:spacing w:val="-4"/>
              </w:rPr>
              <w:t xml:space="preserve"> </w:t>
            </w:r>
            <w:r w:rsidRPr="00134956">
              <w:rPr>
                <w:rFonts w:asciiTheme="minorBidi" w:hAnsiTheme="minorBidi" w:cstheme="minorBidi"/>
              </w:rPr>
              <w:t>c</w:t>
            </w:r>
            <w:r w:rsidRPr="00134956">
              <w:rPr>
                <w:rFonts w:asciiTheme="minorBidi" w:hAnsiTheme="minorBidi" w:cstheme="minorBidi"/>
                <w:spacing w:val="1"/>
              </w:rPr>
              <w:t>a</w:t>
            </w:r>
            <w:r w:rsidRPr="00134956">
              <w:rPr>
                <w:rFonts w:asciiTheme="minorBidi" w:hAnsiTheme="minorBidi" w:cstheme="minorBidi"/>
              </w:rPr>
              <w:t>se</w:t>
            </w:r>
            <w:r w:rsidRPr="00134956">
              <w:rPr>
                <w:rFonts w:asciiTheme="minorBidi" w:hAnsiTheme="minorBidi" w:cstheme="minorBidi"/>
                <w:spacing w:val="-3"/>
              </w:rPr>
              <w:t xml:space="preserve"> </w:t>
            </w:r>
            <w:r w:rsidRPr="00134956">
              <w:rPr>
                <w:rFonts w:asciiTheme="minorBidi" w:hAnsiTheme="minorBidi" w:cstheme="minorBidi"/>
              </w:rPr>
              <w:t>"c</w:t>
            </w:r>
            <w:r w:rsidRPr="00134956">
              <w:rPr>
                <w:rFonts w:asciiTheme="minorBidi" w:hAnsiTheme="minorBidi" w:cstheme="minorBidi"/>
                <w:spacing w:val="-4"/>
              </w:rPr>
              <w:t>r</w:t>
            </w:r>
            <w:r w:rsidRPr="00134956">
              <w:rPr>
                <w:rFonts w:asciiTheme="minorBidi" w:hAnsiTheme="minorBidi" w:cstheme="minorBidi"/>
                <w:spacing w:val="1"/>
              </w:rPr>
              <w:t>e</w:t>
            </w:r>
            <w:r w:rsidRPr="00134956">
              <w:rPr>
                <w:rFonts w:asciiTheme="minorBidi" w:hAnsiTheme="minorBidi" w:cstheme="minorBidi"/>
              </w:rPr>
              <w:t>a</w:t>
            </w:r>
            <w:r w:rsidRPr="00134956">
              <w:rPr>
                <w:rFonts w:asciiTheme="minorBidi" w:hAnsiTheme="minorBidi" w:cstheme="minorBidi"/>
                <w:spacing w:val="1"/>
              </w:rPr>
              <w:t>t</w:t>
            </w:r>
            <w:r w:rsidRPr="00134956">
              <w:rPr>
                <w:rFonts w:asciiTheme="minorBidi" w:hAnsiTheme="minorBidi" w:cstheme="minorBidi"/>
              </w:rPr>
              <w:t>e</w:t>
            </w:r>
            <w:r w:rsidRPr="00134956">
              <w:rPr>
                <w:rFonts w:asciiTheme="minorBidi" w:hAnsiTheme="minorBidi" w:cstheme="minorBidi"/>
                <w:spacing w:val="-7"/>
              </w:rPr>
              <w:t xml:space="preserve"> </w:t>
            </w:r>
            <w:r w:rsidRPr="00134956">
              <w:rPr>
                <w:rFonts w:asciiTheme="minorBidi" w:hAnsiTheme="minorBidi" w:cstheme="minorBidi"/>
              </w:rPr>
              <w:t>note</w:t>
            </w:r>
            <w:r w:rsidRPr="00134956">
              <w:rPr>
                <w:rFonts w:asciiTheme="minorBidi" w:hAnsiTheme="minorBidi" w:cstheme="minorBidi"/>
                <w:spacing w:val="-3"/>
              </w:rPr>
              <w:t xml:space="preserve"> </w:t>
            </w:r>
            <w:r w:rsidRPr="00134956">
              <w:rPr>
                <w:rFonts w:asciiTheme="minorBidi" w:hAnsiTheme="minorBidi" w:cstheme="minorBidi"/>
              </w:rPr>
              <w:t>for</w:t>
            </w:r>
            <w:r w:rsidRPr="00134956">
              <w:rPr>
                <w:rFonts w:asciiTheme="minorBidi" w:hAnsiTheme="minorBidi" w:cstheme="minorBidi"/>
                <w:spacing w:val="-2"/>
              </w:rPr>
              <w:t xml:space="preserve"> </w:t>
            </w:r>
            <w:r w:rsidRPr="00134956">
              <w:rPr>
                <w:rFonts w:asciiTheme="minorBidi" w:hAnsiTheme="minorBidi" w:cstheme="minorBidi"/>
              </w:rPr>
              <w:t>a</w:t>
            </w:r>
            <w:r w:rsidRPr="00134956">
              <w:rPr>
                <w:rFonts w:asciiTheme="minorBidi" w:hAnsiTheme="minorBidi" w:cstheme="minorBidi"/>
                <w:color w:val="FF0000"/>
              </w:rPr>
              <w:t>n</w:t>
            </w:r>
            <w:r w:rsidRPr="00134956">
              <w:rPr>
                <w:rFonts w:asciiTheme="minorBidi" w:hAnsiTheme="minorBidi" w:cstheme="minorBidi"/>
              </w:rPr>
              <w:t xml:space="preserve"> </w:t>
            </w:r>
            <w:r w:rsidRPr="00134956">
              <w:rPr>
                <w:rFonts w:asciiTheme="minorBidi" w:hAnsiTheme="minorBidi" w:cstheme="minorBidi"/>
                <w:color w:val="FF0000"/>
              </w:rPr>
              <w:t>interaction</w:t>
            </w:r>
            <w:r w:rsidRPr="00134956">
              <w:rPr>
                <w:rFonts w:asciiTheme="minorBidi" w:hAnsiTheme="minorBidi" w:cstheme="minorBidi"/>
              </w:rPr>
              <w:t xml:space="preserve"> "</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A5</w:t>
            </w:r>
            <w:r w:rsidRPr="00134956">
              <w:rPr>
                <w:rFonts w:asciiTheme="minorBidi" w:hAnsiTheme="minorBidi" w:cstheme="minorBidi"/>
                <w:spacing w:val="-2"/>
              </w:rPr>
              <w:t xml:space="preserve"> </w:t>
            </w:r>
            <w:r w:rsidRPr="00134956">
              <w:rPr>
                <w:rFonts w:asciiTheme="minorBidi" w:hAnsiTheme="minorBidi" w:cstheme="minorBidi"/>
              </w:rPr>
              <w:t>: 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wants</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c</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spacing w:val="1"/>
              </w:rPr>
              <w:t>a</w:t>
            </w:r>
            <w:r w:rsidRPr="00134956">
              <w:rPr>
                <w:rFonts w:asciiTheme="minorBidi" w:hAnsiTheme="minorBidi" w:cstheme="minorBidi"/>
              </w:rPr>
              <w:t>te</w:t>
            </w:r>
            <w:r w:rsidRPr="00134956">
              <w:rPr>
                <w:rFonts w:asciiTheme="minorBidi" w:hAnsiTheme="minorBidi" w:cstheme="minorBidi"/>
                <w:spacing w:val="-5"/>
              </w:rPr>
              <w:t xml:space="preserve"> </w:t>
            </w:r>
            <w:r w:rsidRPr="00134956">
              <w:rPr>
                <w:rFonts w:asciiTheme="minorBidi" w:hAnsiTheme="minorBidi" w:cstheme="minorBidi"/>
              </w:rPr>
              <w:t>a</w:t>
            </w:r>
            <w:r w:rsidRPr="00134956">
              <w:rPr>
                <w:rFonts w:asciiTheme="minorBidi" w:hAnsiTheme="minorBidi" w:cstheme="minorBidi"/>
                <w:spacing w:val="-1"/>
              </w:rPr>
              <w:t xml:space="preserve"> </w:t>
            </w:r>
            <w:r w:rsidRPr="00134956">
              <w:rPr>
                <w:rFonts w:asciiTheme="minorBidi" w:hAnsiTheme="minorBidi" w:cstheme="minorBidi"/>
              </w:rPr>
              <w:t>case</w:t>
            </w:r>
            <w:r w:rsidRPr="00134956">
              <w:rPr>
                <w:rFonts w:asciiTheme="minorBidi" w:hAnsiTheme="minorBidi" w:cstheme="minorBidi"/>
                <w:spacing w:val="-3"/>
              </w:rPr>
              <w:t xml:space="preserve"> </w:t>
            </w:r>
            <w:r w:rsidRPr="00134956">
              <w:rPr>
                <w:rFonts w:asciiTheme="minorBidi" w:hAnsiTheme="minorBidi" w:cstheme="minorBidi"/>
              </w:rPr>
              <w:t>f</w:t>
            </w:r>
            <w:r w:rsidRPr="00134956">
              <w:rPr>
                <w:rFonts w:asciiTheme="minorBidi" w:hAnsiTheme="minorBidi" w:cstheme="minorBidi"/>
                <w:spacing w:val="-3"/>
              </w:rPr>
              <w:t>r</w:t>
            </w:r>
            <w:r w:rsidRPr="00134956">
              <w:rPr>
                <w:rFonts w:asciiTheme="minorBidi" w:hAnsiTheme="minorBidi" w:cstheme="minorBidi"/>
              </w:rPr>
              <w:t>om</w:t>
            </w:r>
            <w:r w:rsidRPr="00134956">
              <w:rPr>
                <w:rFonts w:asciiTheme="minorBidi" w:hAnsiTheme="minorBidi" w:cstheme="minorBidi"/>
                <w:spacing w:val="-3"/>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event</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spacing w:val="1"/>
              </w:rPr>
              <w:t>1</w:t>
            </w:r>
            <w:r w:rsidRPr="00134956">
              <w:rPr>
                <w:rFonts w:asciiTheme="minorBidi" w:hAnsiTheme="minorBidi" w:cstheme="minorBidi"/>
              </w:rPr>
              <w:t xml:space="preserve">. </w:t>
            </w:r>
            <w:r w:rsidRPr="00134956">
              <w:rPr>
                <w:rFonts w:asciiTheme="minorBidi" w:hAnsiTheme="minorBidi" w:cstheme="minorBidi"/>
                <w:spacing w:val="28"/>
              </w:rPr>
              <w:t xml:space="preserve"> </w:t>
            </w:r>
            <w:r w:rsidRPr="00134956">
              <w:rPr>
                <w:rFonts w:asciiTheme="minorBidi" w:hAnsiTheme="minorBidi" w:cstheme="minorBidi"/>
                <w:spacing w:val="1"/>
              </w:rPr>
              <w:t>Se</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us</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ca</w:t>
            </w:r>
            <w:r w:rsidRPr="00134956">
              <w:rPr>
                <w:rFonts w:asciiTheme="minorBidi" w:hAnsiTheme="minorBidi" w:cstheme="minorBidi"/>
              </w:rPr>
              <w:t>se</w:t>
            </w:r>
            <w:r w:rsidRPr="00134956">
              <w:rPr>
                <w:rFonts w:asciiTheme="minorBidi" w:hAnsiTheme="minorBidi" w:cstheme="minorBidi"/>
                <w:spacing w:val="-3"/>
              </w:rPr>
              <w:t xml:space="preserve"> </w:t>
            </w:r>
            <w:r w:rsidRPr="00134956">
              <w:rPr>
                <w:rFonts w:asciiTheme="minorBidi" w:hAnsiTheme="minorBidi" w:cstheme="minorBidi"/>
                <w:spacing w:val="1"/>
              </w:rPr>
              <w:t>"C</w:t>
            </w:r>
            <w:r w:rsidRPr="00134956">
              <w:rPr>
                <w:rFonts w:asciiTheme="minorBidi" w:hAnsiTheme="minorBidi" w:cstheme="minorBidi"/>
                <w:spacing w:val="-4"/>
              </w:rPr>
              <w:t>r</w:t>
            </w:r>
            <w:r w:rsidRPr="00134956">
              <w:rPr>
                <w:rFonts w:asciiTheme="minorBidi" w:hAnsiTheme="minorBidi" w:cstheme="minorBidi"/>
                <w:spacing w:val="1"/>
              </w:rPr>
              <w:t>eat</w:t>
            </w:r>
            <w:r w:rsidRPr="00134956">
              <w:rPr>
                <w:rFonts w:asciiTheme="minorBidi" w:hAnsiTheme="minorBidi" w:cstheme="minorBidi"/>
              </w:rPr>
              <w:t>e</w:t>
            </w:r>
            <w:r w:rsidRPr="00134956">
              <w:rPr>
                <w:rFonts w:asciiTheme="minorBidi" w:hAnsiTheme="minorBidi" w:cstheme="minorBidi"/>
                <w:spacing w:val="-7"/>
              </w:rPr>
              <w:t xml:space="preserve"> </w:t>
            </w:r>
            <w:r w:rsidRPr="00134956">
              <w:rPr>
                <w:rFonts w:asciiTheme="minorBidi" w:hAnsiTheme="minorBidi" w:cstheme="minorBidi"/>
                <w:spacing w:val="1"/>
              </w:rPr>
              <w:t>ca</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A6</w:t>
            </w:r>
            <w:r w:rsidRPr="00134956">
              <w:rPr>
                <w:rFonts w:asciiTheme="minorBidi" w:hAnsiTheme="minorBidi" w:cstheme="minorBidi"/>
                <w:spacing w:val="-2"/>
              </w:rPr>
              <w:t xml:space="preserve"> </w:t>
            </w:r>
            <w:r w:rsidRPr="00134956">
              <w:rPr>
                <w:rFonts w:asciiTheme="minorBidi" w:hAnsiTheme="minorBidi" w:cstheme="minorBidi"/>
              </w:rPr>
              <w:t>: 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wants</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view</w:t>
            </w:r>
            <w:r w:rsidRPr="00134956">
              <w:rPr>
                <w:rFonts w:asciiTheme="minorBidi" w:hAnsiTheme="minorBidi" w:cstheme="minorBidi"/>
                <w:spacing w:val="-3"/>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details</w:t>
            </w:r>
            <w:r w:rsidRPr="00134956">
              <w:rPr>
                <w:rFonts w:asciiTheme="minorBidi" w:hAnsiTheme="minorBidi" w:cstheme="minorBidi"/>
                <w:spacing w:val="-6"/>
              </w:rPr>
              <w:t xml:space="preserve"> </w:t>
            </w:r>
            <w:r w:rsidRPr="00134956">
              <w:rPr>
                <w:rFonts w:asciiTheme="minorBidi" w:hAnsiTheme="minorBidi" w:cstheme="minorBidi"/>
              </w:rPr>
              <w:t>of</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spacing w:val="-1"/>
              </w:rPr>
              <w:t>e</w:t>
            </w:r>
            <w:r w:rsidRPr="00134956">
              <w:rPr>
                <w:rFonts w:asciiTheme="minorBidi" w:hAnsiTheme="minorBidi" w:cstheme="minorBidi"/>
              </w:rPr>
              <w:t>vent</w:t>
            </w:r>
          </w:p>
          <w:p w:rsidR="00980032" w:rsidRPr="00134956" w:rsidRDefault="00980032" w:rsidP="001A4A0A">
            <w:pPr>
              <w:widowControl w:val="0"/>
              <w:autoSpaceDE w:val="0"/>
              <w:autoSpaceDN w:val="0"/>
              <w:adjustRightInd w:val="0"/>
              <w:spacing w:before="90" w:line="303" w:lineRule="auto"/>
              <w:ind w:left="14" w:right="2499" w:firstLine="62"/>
              <w:jc w:val="center"/>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spacing w:val="1"/>
              </w:rPr>
              <w:t>Se</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rPr>
              <w:t>u</w:t>
            </w:r>
            <w:r w:rsidRPr="00134956">
              <w:rPr>
                <w:rFonts w:asciiTheme="minorBidi" w:hAnsiTheme="minorBidi" w:cstheme="minorBidi"/>
                <w:spacing w:val="1"/>
              </w:rPr>
              <w:t>s</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rPr>
              <w:t>c</w:t>
            </w:r>
            <w:r w:rsidRPr="00134956">
              <w:rPr>
                <w:rFonts w:asciiTheme="minorBidi" w:hAnsiTheme="minorBidi" w:cstheme="minorBidi"/>
                <w:spacing w:val="1"/>
              </w:rPr>
              <w:t>a</w:t>
            </w:r>
            <w:r w:rsidRPr="00134956">
              <w:rPr>
                <w:rFonts w:asciiTheme="minorBidi" w:hAnsiTheme="minorBidi" w:cstheme="minorBidi"/>
              </w:rPr>
              <w:t>se</w:t>
            </w:r>
            <w:r w:rsidRPr="00134956">
              <w:rPr>
                <w:rFonts w:asciiTheme="minorBidi" w:hAnsiTheme="minorBidi" w:cstheme="minorBidi"/>
                <w:spacing w:val="-3"/>
              </w:rPr>
              <w:t xml:space="preserve"> </w:t>
            </w:r>
            <w:r w:rsidRPr="00134956">
              <w:rPr>
                <w:rFonts w:asciiTheme="minorBidi" w:hAnsiTheme="minorBidi" w:cstheme="minorBidi"/>
              </w:rPr>
              <w:t>"</w:t>
            </w:r>
            <w:r w:rsidRPr="00134956">
              <w:rPr>
                <w:rFonts w:asciiTheme="minorBidi" w:hAnsiTheme="minorBidi" w:cstheme="minorBidi"/>
                <w:spacing w:val="-11"/>
              </w:rPr>
              <w:t>V</w:t>
            </w:r>
            <w:r w:rsidRPr="00134956">
              <w:rPr>
                <w:rFonts w:asciiTheme="minorBidi" w:hAnsiTheme="minorBidi" w:cstheme="minorBidi"/>
              </w:rPr>
              <w:t>i</w:t>
            </w:r>
            <w:r w:rsidRPr="00134956">
              <w:rPr>
                <w:rFonts w:asciiTheme="minorBidi" w:hAnsiTheme="minorBidi" w:cstheme="minorBidi"/>
                <w:spacing w:val="1"/>
              </w:rPr>
              <w:t>e</w:t>
            </w:r>
            <w:r w:rsidRPr="00134956">
              <w:rPr>
                <w:rFonts w:asciiTheme="minorBidi" w:hAnsiTheme="minorBidi" w:cstheme="minorBidi"/>
              </w:rPr>
              <w:t>w</w:t>
            </w:r>
            <w:r w:rsidRPr="00134956">
              <w:rPr>
                <w:rFonts w:asciiTheme="minorBidi" w:hAnsiTheme="minorBidi" w:cstheme="minorBidi"/>
                <w:spacing w:val="-4"/>
              </w:rPr>
              <w:t xml:space="preserve"> </w:t>
            </w:r>
            <w:r w:rsidRPr="00134956">
              <w:rPr>
                <w:rFonts w:asciiTheme="minorBidi" w:hAnsiTheme="minorBidi" w:cstheme="minorBidi"/>
              </w:rPr>
              <w:t>ev</w:t>
            </w:r>
            <w:r w:rsidRPr="00134956">
              <w:rPr>
                <w:rFonts w:asciiTheme="minorBidi" w:hAnsiTheme="minorBidi" w:cstheme="minorBidi"/>
                <w:spacing w:val="1"/>
              </w:rPr>
              <w:t>e</w:t>
            </w:r>
            <w:r w:rsidRPr="00134956">
              <w:rPr>
                <w:rFonts w:asciiTheme="minorBidi" w:hAnsiTheme="minorBidi" w:cstheme="minorBidi"/>
              </w:rPr>
              <w:t>nt</w:t>
            </w:r>
            <w:r w:rsidRPr="00134956">
              <w:rPr>
                <w:rFonts w:asciiTheme="minorBidi" w:hAnsiTheme="minorBidi" w:cstheme="minorBidi"/>
                <w:spacing w:val="-5"/>
              </w:rPr>
              <w:t xml:space="preserve"> </w:t>
            </w:r>
            <w:r w:rsidRPr="00134956">
              <w:rPr>
                <w:rFonts w:asciiTheme="minorBidi" w:hAnsiTheme="minorBidi" w:cstheme="minorBidi"/>
                <w:spacing w:val="1"/>
              </w:rPr>
              <w:t>de</w:t>
            </w:r>
            <w:r w:rsidRPr="00134956">
              <w:rPr>
                <w:rFonts w:asciiTheme="minorBidi" w:hAnsiTheme="minorBidi" w:cstheme="minorBidi"/>
              </w:rPr>
              <w:t>ta</w:t>
            </w:r>
            <w:r w:rsidRPr="00134956">
              <w:rPr>
                <w:rFonts w:asciiTheme="minorBidi" w:hAnsiTheme="minorBidi" w:cstheme="minorBidi"/>
                <w:spacing w:val="1"/>
              </w:rPr>
              <w:t>i</w:t>
            </w:r>
            <w:r w:rsidRPr="00134956">
              <w:rPr>
                <w:rFonts w:asciiTheme="minorBidi" w:hAnsiTheme="minorBidi" w:cstheme="minorBidi"/>
              </w:rPr>
              <w:t>l</w:t>
            </w:r>
            <w:r w:rsidRPr="00134956">
              <w:rPr>
                <w:rFonts w:asciiTheme="minorBidi" w:hAnsiTheme="minorBidi" w:cstheme="minorBidi"/>
                <w:spacing w:val="1"/>
              </w:rPr>
              <w:t>s</w:t>
            </w:r>
            <w:r w:rsidRPr="00134956">
              <w:rPr>
                <w:rFonts w:asciiTheme="minorBidi" w:hAnsiTheme="minorBidi" w:cstheme="minorBidi"/>
              </w:rPr>
              <w:t>"</w:t>
            </w:r>
            <w:r w:rsidRPr="00134956">
              <w:rPr>
                <w:rFonts w:asciiTheme="minorBidi" w:hAnsiTheme="minorBidi" w:cstheme="minorBidi"/>
                <w:spacing w:val="-7"/>
              </w:rPr>
              <w:t xml:space="preserve"> </w:t>
            </w:r>
            <w:r w:rsidRPr="00134956">
              <w:rPr>
                <w:rFonts w:asciiTheme="minorBidi" w:hAnsiTheme="minorBidi" w:cstheme="minorBidi"/>
                <w:spacing w:val="1"/>
              </w:rPr>
              <w:t>A</w:t>
            </w:r>
            <w:r w:rsidRPr="00134956">
              <w:rPr>
                <w:rFonts w:asciiTheme="minorBidi" w:hAnsiTheme="minorBidi" w:cstheme="minorBidi"/>
              </w:rPr>
              <w:t>7</w:t>
            </w:r>
            <w:r w:rsidRPr="00134956">
              <w:rPr>
                <w:rFonts w:asciiTheme="minorBidi" w:hAnsiTheme="minorBidi" w:cstheme="minorBidi"/>
                <w:spacing w:val="-3"/>
              </w:rPr>
              <w:t xml:space="preserve"> </w:t>
            </w:r>
            <w:r w:rsidRPr="00134956">
              <w:rPr>
                <w:rFonts w:asciiTheme="minorBidi" w:hAnsiTheme="minorBidi" w:cstheme="minorBidi"/>
                <w:w w:val="99"/>
              </w:rPr>
              <w:t>:</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3"/>
              </w:rPr>
              <w:t xml:space="preserve"> </w:t>
            </w:r>
            <w:r w:rsidRPr="00134956">
              <w:rPr>
                <w:rFonts w:asciiTheme="minorBidi" w:hAnsiTheme="minorBidi" w:cstheme="minorBidi"/>
              </w:rPr>
              <w:t>wan</w:t>
            </w:r>
            <w:r w:rsidRPr="00134956">
              <w:rPr>
                <w:rFonts w:asciiTheme="minorBidi" w:hAnsiTheme="minorBidi" w:cstheme="minorBidi"/>
                <w:spacing w:val="1"/>
              </w:rPr>
              <w:t>t</w:t>
            </w:r>
            <w:r w:rsidRPr="00134956">
              <w:rPr>
                <w:rFonts w:asciiTheme="minorBidi" w:hAnsiTheme="minorBidi" w:cstheme="minorBidi"/>
              </w:rPr>
              <w:t>s</w:t>
            </w:r>
            <w:r w:rsidRPr="00134956">
              <w:rPr>
                <w:rFonts w:asciiTheme="minorBidi" w:hAnsiTheme="minorBidi" w:cstheme="minorBidi"/>
                <w:spacing w:val="-4"/>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send</w:t>
            </w:r>
            <w:r w:rsidRPr="00134956">
              <w:rPr>
                <w:rFonts w:asciiTheme="minorBidi" w:hAnsiTheme="minorBidi" w:cstheme="minorBidi"/>
                <w:spacing w:val="-3"/>
              </w:rPr>
              <w:t xml:space="preserve"> </w:t>
            </w:r>
            <w:r w:rsidRPr="00134956">
              <w:rPr>
                <w:rFonts w:asciiTheme="minorBidi" w:hAnsiTheme="minorBidi" w:cstheme="minorBidi"/>
              </w:rPr>
              <w:t>an</w:t>
            </w:r>
            <w:r w:rsidRPr="00134956">
              <w:rPr>
                <w:rFonts w:asciiTheme="minorBidi" w:hAnsiTheme="minorBidi" w:cstheme="minorBidi"/>
                <w:spacing w:val="-3"/>
              </w:rPr>
              <w:t xml:space="preserve"> </w:t>
            </w:r>
            <w:r w:rsidRPr="00134956">
              <w:rPr>
                <w:rFonts w:asciiTheme="minorBidi" w:hAnsiTheme="minorBidi" w:cstheme="minorBidi"/>
                <w:w w:val="99"/>
              </w:rPr>
              <w:t>O</w:t>
            </w:r>
            <w:r w:rsidRPr="00134956">
              <w:rPr>
                <w:rFonts w:asciiTheme="minorBidi" w:hAnsiTheme="minorBidi" w:cstheme="minorBidi"/>
                <w:spacing w:val="1"/>
                <w:w w:val="99"/>
              </w:rPr>
              <w:t>u</w:t>
            </w:r>
            <w:r w:rsidRPr="00134956">
              <w:rPr>
                <w:rFonts w:asciiTheme="minorBidi" w:hAnsiTheme="minorBidi" w:cstheme="minorBidi"/>
                <w:w w:val="99"/>
              </w:rPr>
              <w:t>tbo</w:t>
            </w:r>
            <w:r w:rsidRPr="00134956">
              <w:rPr>
                <w:rFonts w:asciiTheme="minorBidi" w:hAnsiTheme="minorBidi" w:cstheme="minorBidi"/>
                <w:spacing w:val="1"/>
                <w:w w:val="99"/>
              </w:rPr>
              <w:t>u</w:t>
            </w:r>
            <w:r w:rsidRPr="00134956">
              <w:rPr>
                <w:rFonts w:asciiTheme="minorBidi" w:hAnsiTheme="minorBidi" w:cstheme="minorBidi"/>
                <w:w w:val="99"/>
              </w:rPr>
              <w:t>nd</w:t>
            </w:r>
          </w:p>
          <w:p w:rsidR="00980032" w:rsidRPr="00134956" w:rsidRDefault="00980032" w:rsidP="001A4A0A">
            <w:pPr>
              <w:widowControl w:val="0"/>
              <w:autoSpaceDE w:val="0"/>
              <w:autoSpaceDN w:val="0"/>
              <w:adjustRightInd w:val="0"/>
              <w:spacing w:before="19"/>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See</w:t>
            </w:r>
            <w:r w:rsidRPr="00134956">
              <w:rPr>
                <w:rFonts w:asciiTheme="minorBidi" w:hAnsiTheme="minorBidi" w:cstheme="minorBidi"/>
                <w:spacing w:val="-3"/>
              </w:rPr>
              <w:t xml:space="preserve"> </w:t>
            </w:r>
            <w:r w:rsidRPr="00134956">
              <w:rPr>
                <w:rFonts w:asciiTheme="minorBidi" w:hAnsiTheme="minorBidi" w:cstheme="minorBidi"/>
              </w:rPr>
              <w:t>use</w:t>
            </w:r>
            <w:r w:rsidRPr="00134956">
              <w:rPr>
                <w:rFonts w:asciiTheme="minorBidi" w:hAnsiTheme="minorBidi" w:cstheme="minorBidi"/>
                <w:spacing w:val="-3"/>
              </w:rPr>
              <w:t xml:space="preserve"> </w:t>
            </w:r>
            <w:r w:rsidRPr="00134956">
              <w:rPr>
                <w:rFonts w:asciiTheme="minorBidi" w:hAnsiTheme="minorBidi" w:cstheme="minorBidi"/>
              </w:rPr>
              <w:t>case</w:t>
            </w:r>
            <w:r w:rsidRPr="00134956">
              <w:rPr>
                <w:rFonts w:asciiTheme="minorBidi" w:hAnsiTheme="minorBidi" w:cstheme="minorBidi"/>
                <w:spacing w:val="-3"/>
              </w:rPr>
              <w:t xml:space="preserve"> </w:t>
            </w:r>
            <w:r w:rsidRPr="00134956">
              <w:rPr>
                <w:rFonts w:asciiTheme="minorBidi" w:hAnsiTheme="minorBidi" w:cstheme="minorBidi"/>
              </w:rPr>
              <w:t>"</w:t>
            </w:r>
            <w:r w:rsidRPr="00134956">
              <w:rPr>
                <w:rFonts w:asciiTheme="minorBidi" w:hAnsiTheme="minorBidi" w:cstheme="minorBidi"/>
                <w:spacing w:val="-1"/>
              </w:rPr>
              <w:t xml:space="preserve"> </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nd</w:t>
            </w:r>
            <w:r w:rsidRPr="00134956">
              <w:rPr>
                <w:rFonts w:asciiTheme="minorBidi" w:hAnsiTheme="minorBidi" w:cstheme="minorBidi"/>
                <w:spacing w:val="-3"/>
              </w:rPr>
              <w:t xml:space="preserve"> </w:t>
            </w:r>
            <w:r w:rsidRPr="00134956">
              <w:rPr>
                <w:rFonts w:asciiTheme="minorBidi" w:hAnsiTheme="minorBidi" w:cstheme="minorBidi"/>
              </w:rPr>
              <w:t>outbound</w:t>
            </w:r>
            <w:r w:rsidRPr="00134956">
              <w:rPr>
                <w:rFonts w:asciiTheme="minorBidi" w:hAnsiTheme="minorBidi" w:cstheme="minorBidi"/>
                <w:spacing w:val="-9"/>
              </w:rPr>
              <w:t xml:space="preserve"> </w:t>
            </w:r>
            <w:r w:rsidRPr="00134956">
              <w:rPr>
                <w:rFonts w:asciiTheme="minorBidi" w:hAnsiTheme="minorBidi" w:cstheme="minorBidi"/>
              </w:rPr>
              <w:t>com</w:t>
            </w:r>
            <w:r w:rsidRPr="00134956">
              <w:rPr>
                <w:rFonts w:asciiTheme="minorBidi" w:hAnsiTheme="minorBidi" w:cstheme="minorBidi"/>
                <w:spacing w:val="2"/>
              </w:rPr>
              <w:t>m</w:t>
            </w:r>
            <w:r w:rsidRPr="00134956">
              <w:rPr>
                <w:rFonts w:asciiTheme="minorBidi" w:hAnsiTheme="minorBidi" w:cstheme="minorBidi"/>
              </w:rPr>
              <w:t>unication"</w:t>
            </w:r>
          </w:p>
          <w:p w:rsidR="00980032" w:rsidRPr="00134956" w:rsidRDefault="00980032" w:rsidP="001A4A0A">
            <w:pPr>
              <w:widowControl w:val="0"/>
              <w:autoSpaceDE w:val="0"/>
              <w:autoSpaceDN w:val="0"/>
              <w:adjustRightInd w:val="0"/>
              <w:spacing w:before="87" w:line="240" w:lineRule="exact"/>
              <w:ind w:left="34" w:right="206"/>
              <w:rPr>
                <w:rFonts w:asciiTheme="minorBidi" w:hAnsiTheme="minorBidi" w:cstheme="minorBidi"/>
              </w:rPr>
            </w:pPr>
            <w:r w:rsidRPr="00134956">
              <w:rPr>
                <w:rFonts w:asciiTheme="minorBidi" w:hAnsiTheme="minorBidi" w:cstheme="minorBidi"/>
              </w:rPr>
              <w:t>A8</w:t>
            </w:r>
            <w:r w:rsidRPr="00134956">
              <w:rPr>
                <w:rFonts w:asciiTheme="minorBidi" w:hAnsiTheme="minorBidi" w:cstheme="minorBidi"/>
                <w:spacing w:val="-2"/>
              </w:rPr>
              <w:t xml:space="preserve"> </w:t>
            </w:r>
            <w:r w:rsidRPr="00134956">
              <w:rPr>
                <w:rFonts w:asciiTheme="minorBidi" w:hAnsiTheme="minorBidi" w:cstheme="minorBidi"/>
              </w:rPr>
              <w:t>: 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wants</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see</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detai</w:t>
            </w:r>
            <w:r w:rsidRPr="00134956">
              <w:rPr>
                <w:rFonts w:asciiTheme="minorBidi" w:hAnsiTheme="minorBidi" w:cstheme="minorBidi"/>
                <w:spacing w:val="-2"/>
              </w:rPr>
              <w:t>l</w:t>
            </w:r>
            <w:r w:rsidRPr="00134956">
              <w:rPr>
                <w:rFonts w:asciiTheme="minorBidi" w:hAnsiTheme="minorBidi" w:cstheme="minorBidi"/>
              </w:rPr>
              <w:t>s</w:t>
            </w:r>
            <w:r w:rsidRPr="00134956">
              <w:rPr>
                <w:rFonts w:asciiTheme="minorBidi" w:hAnsiTheme="minorBidi" w:cstheme="minorBidi"/>
                <w:spacing w:val="-5"/>
              </w:rPr>
              <w:t xml:space="preserve"> </w:t>
            </w:r>
            <w:r w:rsidRPr="00134956">
              <w:rPr>
                <w:rFonts w:asciiTheme="minorBidi" w:hAnsiTheme="minorBidi" w:cstheme="minorBidi"/>
              </w:rPr>
              <w:t>of</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c</w:t>
            </w:r>
            <w:r w:rsidRPr="00134956">
              <w:rPr>
                <w:rFonts w:asciiTheme="minorBidi" w:hAnsiTheme="minorBidi" w:cstheme="minorBidi"/>
                <w:spacing w:val="-3"/>
              </w:rPr>
              <w:t>r</w:t>
            </w:r>
            <w:r w:rsidRPr="00134956">
              <w:rPr>
                <w:rFonts w:asciiTheme="minorBidi" w:hAnsiTheme="minorBidi" w:cstheme="minorBidi"/>
              </w:rPr>
              <w:t>eated</w:t>
            </w:r>
            <w:r w:rsidRPr="00134956">
              <w:rPr>
                <w:rFonts w:asciiTheme="minorBidi" w:hAnsiTheme="minorBidi" w:cstheme="minorBidi"/>
                <w:spacing w:val="-5"/>
              </w:rPr>
              <w:t xml:space="preserve"> </w:t>
            </w:r>
            <w:r w:rsidRPr="00134956">
              <w:rPr>
                <w:rFonts w:asciiTheme="minorBidi" w:hAnsiTheme="minorBidi" w:cstheme="minorBidi"/>
              </w:rPr>
              <w:t>case</w:t>
            </w:r>
            <w:r w:rsidRPr="00134956">
              <w:rPr>
                <w:rFonts w:asciiTheme="minorBidi" w:hAnsiTheme="minorBidi" w:cstheme="minorBidi"/>
                <w:spacing w:val="-4"/>
              </w:rPr>
              <w:t xml:space="preserve"> </w:t>
            </w:r>
            <w:r w:rsidRPr="00134956">
              <w:rPr>
                <w:rFonts w:asciiTheme="minorBidi" w:hAnsiTheme="minorBidi" w:cstheme="minorBidi"/>
              </w:rPr>
              <w:t>attached</w:t>
            </w:r>
            <w:r w:rsidRPr="00134956">
              <w:rPr>
                <w:rFonts w:asciiTheme="minorBidi" w:hAnsiTheme="minorBidi" w:cstheme="minorBidi"/>
                <w:spacing w:val="-8"/>
              </w:rPr>
              <w:t xml:space="preserve"> </w:t>
            </w:r>
            <w:r w:rsidRPr="00134956">
              <w:rPr>
                <w:rFonts w:asciiTheme="minorBidi" w:hAnsiTheme="minorBidi" w:cstheme="minorBidi"/>
              </w:rPr>
              <w:t xml:space="preserve">to </w:t>
            </w:r>
            <w:r w:rsidRPr="00134956">
              <w:rPr>
                <w:rFonts w:asciiTheme="minorBidi" w:hAnsiTheme="minorBidi" w:cstheme="minorBidi"/>
                <w:spacing w:val="1"/>
              </w:rPr>
              <w:t>t</w:t>
            </w:r>
            <w:r w:rsidRPr="00134956">
              <w:rPr>
                <w:rFonts w:asciiTheme="minorBidi" w:hAnsiTheme="minorBidi" w:cstheme="minorBidi"/>
                <w:spacing w:val="-1"/>
              </w:rPr>
              <w: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spacing w:val="1"/>
              </w:rPr>
              <w:t>event</w:t>
            </w:r>
          </w:p>
          <w:p w:rsidR="00980032" w:rsidRPr="00134956" w:rsidRDefault="00980032" w:rsidP="001A4A0A">
            <w:pPr>
              <w:widowControl w:val="0"/>
              <w:autoSpaceDE w:val="0"/>
              <w:autoSpaceDN w:val="0"/>
              <w:adjustRightInd w:val="0"/>
              <w:spacing w:before="2" w:line="100" w:lineRule="exact"/>
              <w:rPr>
                <w:rFonts w:asciiTheme="minorBidi" w:hAnsiTheme="minorBidi" w:cstheme="minorBidi"/>
              </w:rPr>
            </w:pPr>
          </w:p>
          <w:p w:rsidR="00980032" w:rsidRPr="00134956" w:rsidRDefault="00980032" w:rsidP="001A4A0A">
            <w:pPr>
              <w:widowControl w:val="0"/>
              <w:autoSpaceDE w:val="0"/>
              <w:autoSpaceDN w:val="0"/>
              <w:adjustRightInd w:val="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See</w:t>
            </w:r>
            <w:r w:rsidRPr="00134956">
              <w:rPr>
                <w:rFonts w:asciiTheme="minorBidi" w:hAnsiTheme="minorBidi" w:cstheme="minorBidi"/>
                <w:spacing w:val="-2"/>
              </w:rPr>
              <w:t xml:space="preserve"> </w:t>
            </w:r>
            <w:r w:rsidRPr="00134956">
              <w:rPr>
                <w:rFonts w:asciiTheme="minorBidi" w:hAnsiTheme="minorBidi" w:cstheme="minorBidi"/>
              </w:rPr>
              <w:t>use</w:t>
            </w:r>
            <w:r w:rsidRPr="00134956">
              <w:rPr>
                <w:rFonts w:asciiTheme="minorBidi" w:hAnsiTheme="minorBidi" w:cstheme="minorBidi"/>
                <w:spacing w:val="-3"/>
              </w:rPr>
              <w:t xml:space="preserve"> </w:t>
            </w:r>
            <w:r w:rsidRPr="00134956">
              <w:rPr>
                <w:rFonts w:asciiTheme="minorBidi" w:hAnsiTheme="minorBidi" w:cstheme="minorBidi"/>
              </w:rPr>
              <w:t>case</w:t>
            </w:r>
            <w:r w:rsidRPr="00134956">
              <w:rPr>
                <w:rFonts w:asciiTheme="minorBidi" w:hAnsiTheme="minorBidi" w:cstheme="minorBidi"/>
                <w:spacing w:val="-3"/>
              </w:rPr>
              <w:t xml:space="preserve"> </w:t>
            </w:r>
            <w:r w:rsidRPr="00134956">
              <w:rPr>
                <w:rFonts w:asciiTheme="minorBidi" w:hAnsiTheme="minorBidi" w:cstheme="minorBidi"/>
              </w:rPr>
              <w:t>"</w:t>
            </w:r>
            <w:r w:rsidRPr="00134956">
              <w:rPr>
                <w:rFonts w:asciiTheme="minorBidi" w:hAnsiTheme="minorBidi" w:cstheme="minorBidi"/>
                <w:spacing w:val="-11"/>
              </w:rPr>
              <w:t>V</w:t>
            </w:r>
            <w:r w:rsidRPr="00134956">
              <w:rPr>
                <w:rFonts w:asciiTheme="minorBidi" w:hAnsiTheme="minorBidi" w:cstheme="minorBidi"/>
              </w:rPr>
              <w:t>iew</w:t>
            </w:r>
            <w:r w:rsidRPr="00134956">
              <w:rPr>
                <w:rFonts w:asciiTheme="minorBidi" w:hAnsiTheme="minorBidi" w:cstheme="minorBidi"/>
                <w:spacing w:val="-4"/>
              </w:rPr>
              <w:t xml:space="preserve"> </w:t>
            </w:r>
            <w:r w:rsidRPr="00134956">
              <w:rPr>
                <w:rFonts w:asciiTheme="minorBidi" w:hAnsiTheme="minorBidi" w:cstheme="minorBidi"/>
              </w:rPr>
              <w:t>case</w:t>
            </w:r>
            <w:r w:rsidRPr="00134956">
              <w:rPr>
                <w:rFonts w:asciiTheme="minorBidi" w:hAnsiTheme="minorBidi" w:cstheme="minorBidi"/>
                <w:spacing w:val="-3"/>
              </w:rPr>
              <w:t xml:space="preserve"> </w:t>
            </w:r>
            <w:r w:rsidRPr="00134956">
              <w:rPr>
                <w:rFonts w:asciiTheme="minorBidi" w:hAnsiTheme="minorBidi" w:cstheme="minorBidi"/>
              </w:rPr>
              <w:t>details"</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spacing w:val="1"/>
              </w:rPr>
              <w:t>A</w:t>
            </w:r>
            <w:r w:rsidRPr="00134956">
              <w:rPr>
                <w:rFonts w:asciiTheme="minorBidi" w:hAnsiTheme="minorBidi" w:cstheme="minorBidi"/>
              </w:rPr>
              <w:t>9</w:t>
            </w:r>
            <w:r w:rsidRPr="00134956">
              <w:rPr>
                <w:rFonts w:asciiTheme="minorBidi" w:hAnsiTheme="minorBidi" w:cstheme="minorBidi"/>
                <w:spacing w:val="-3"/>
              </w:rPr>
              <w:t xml:space="preserve"> </w:t>
            </w:r>
            <w:r w:rsidRPr="00134956">
              <w:rPr>
                <w:rFonts w:asciiTheme="minorBidi" w:hAnsiTheme="minorBidi" w:cstheme="minorBidi"/>
              </w:rPr>
              <w:t>: the</w:t>
            </w:r>
            <w:r w:rsidRPr="00134956">
              <w:rPr>
                <w:rFonts w:asciiTheme="minorBidi" w:hAnsiTheme="minorBidi" w:cstheme="minorBidi"/>
                <w:spacing w:val="-2"/>
              </w:rPr>
              <w:t xml:space="preserve"> </w:t>
            </w:r>
            <w:r w:rsidRPr="00134956">
              <w:rPr>
                <w:rFonts w:asciiTheme="minorBidi" w:hAnsiTheme="minorBidi" w:cstheme="minorBidi"/>
              </w:rPr>
              <w:t>event</w:t>
            </w:r>
            <w:r w:rsidRPr="00134956">
              <w:rPr>
                <w:rFonts w:asciiTheme="minorBidi" w:hAnsiTheme="minorBidi" w:cstheme="minorBidi"/>
                <w:spacing w:val="-5"/>
              </w:rPr>
              <w:t xml:space="preserve"> </w:t>
            </w:r>
            <w:r w:rsidRPr="00134956">
              <w:rPr>
                <w:rFonts w:asciiTheme="minorBidi" w:hAnsiTheme="minorBidi" w:cstheme="minorBidi"/>
                <w:spacing w:val="1"/>
              </w:rPr>
              <w:t>l</w:t>
            </w:r>
            <w:r w:rsidRPr="00134956">
              <w:rPr>
                <w:rFonts w:asciiTheme="minorBidi" w:hAnsiTheme="minorBidi" w:cstheme="minorBidi"/>
              </w:rPr>
              <w:t>og</w:t>
            </w:r>
            <w:r w:rsidRPr="00134956">
              <w:rPr>
                <w:rFonts w:asciiTheme="minorBidi" w:hAnsiTheme="minorBidi" w:cstheme="minorBidi"/>
                <w:spacing w:val="-2"/>
              </w:rPr>
              <w:t xml:space="preserve"> </w:t>
            </w:r>
            <w:r w:rsidRPr="00134956">
              <w:rPr>
                <w:rFonts w:asciiTheme="minorBidi" w:hAnsiTheme="minorBidi" w:cstheme="minorBidi"/>
                <w:spacing w:val="1"/>
              </w:rPr>
              <w:t>i</w:t>
            </w:r>
            <w:r w:rsidRPr="00134956">
              <w:rPr>
                <w:rFonts w:asciiTheme="minorBidi" w:hAnsiTheme="minorBidi" w:cstheme="minorBidi"/>
              </w:rPr>
              <w:t>s</w:t>
            </w:r>
            <w:r w:rsidRPr="00134956">
              <w:rPr>
                <w:rFonts w:asciiTheme="minorBidi" w:hAnsiTheme="minorBidi" w:cstheme="minorBidi"/>
                <w:spacing w:val="-1"/>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yed</w:t>
            </w:r>
            <w:r w:rsidRPr="00134956">
              <w:rPr>
                <w:rFonts w:asciiTheme="minorBidi" w:hAnsiTheme="minorBidi" w:cstheme="minorBidi"/>
                <w:spacing w:val="-9"/>
              </w:rPr>
              <w:t xml:space="preserve"> </w:t>
            </w:r>
            <w:r w:rsidRPr="00134956">
              <w:rPr>
                <w:rFonts w:asciiTheme="minorBidi" w:hAnsiTheme="minorBidi" w:cstheme="minorBidi"/>
              </w:rPr>
              <w:t>on</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account</w:t>
            </w:r>
            <w:r w:rsidRPr="00134956">
              <w:rPr>
                <w:rFonts w:asciiTheme="minorBidi" w:hAnsiTheme="minorBidi" w:cstheme="minorBidi"/>
                <w:spacing w:val="-7"/>
              </w:rPr>
              <w:t xml:space="preserve"> </w:t>
            </w:r>
            <w:r w:rsidRPr="00134956">
              <w:rPr>
                <w:rFonts w:asciiTheme="minorBidi" w:hAnsiTheme="minorBidi" w:cstheme="minorBidi"/>
                <w:spacing w:val="1"/>
              </w:rPr>
              <w:t>d</w:t>
            </w:r>
            <w:r w:rsidRPr="00134956">
              <w:rPr>
                <w:rFonts w:asciiTheme="minorBidi" w:hAnsiTheme="minorBidi" w:cstheme="minorBidi"/>
              </w:rPr>
              <w:t>a</w:t>
            </w:r>
            <w:r w:rsidRPr="00134956">
              <w:rPr>
                <w:rFonts w:asciiTheme="minorBidi" w:hAnsiTheme="minorBidi" w:cstheme="minorBidi"/>
                <w:spacing w:val="1"/>
              </w:rPr>
              <w:t>s</w:t>
            </w:r>
            <w:r w:rsidRPr="00134956">
              <w:rPr>
                <w:rFonts w:asciiTheme="minorBidi" w:hAnsiTheme="minorBidi" w:cstheme="minorBidi"/>
              </w:rPr>
              <w:t>hboa</w:t>
            </w:r>
            <w:r w:rsidRPr="00134956">
              <w:rPr>
                <w:rFonts w:asciiTheme="minorBidi" w:hAnsiTheme="minorBidi" w:cstheme="minorBidi"/>
                <w:spacing w:val="-3"/>
              </w:rPr>
              <w:t>r</w:t>
            </w:r>
            <w:r w:rsidRPr="00134956">
              <w:rPr>
                <w:rFonts w:asciiTheme="minorBidi" w:hAnsiTheme="minorBidi" w:cstheme="minorBidi"/>
              </w:rPr>
              <w:t>d</w:t>
            </w:r>
          </w:p>
          <w:p w:rsidR="00980032" w:rsidRPr="00134956" w:rsidRDefault="00980032" w:rsidP="001A4A0A">
            <w:pPr>
              <w:widowControl w:val="0"/>
              <w:autoSpaceDE w:val="0"/>
              <w:autoSpaceDN w:val="0"/>
              <w:adjustRightInd w:val="0"/>
              <w:spacing w:before="8" w:line="100" w:lineRule="exact"/>
              <w:rPr>
                <w:rFonts w:asciiTheme="minorBidi" w:hAnsiTheme="minorBidi" w:cstheme="minorBidi"/>
              </w:rPr>
            </w:pPr>
          </w:p>
          <w:p w:rsidR="00980032" w:rsidRPr="00134956" w:rsidRDefault="00980032" w:rsidP="001A4A0A">
            <w:pPr>
              <w:widowControl w:val="0"/>
              <w:autoSpaceDE w:val="0"/>
              <w:autoSpaceDN w:val="0"/>
              <w:adjustRightInd w:val="0"/>
              <w:spacing w:line="240" w:lineRule="exact"/>
              <w:ind w:left="574" w:right="39" w:hanging="280"/>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8"/>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15"/>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w:t>
            </w:r>
            <w:r w:rsidRPr="00134956">
              <w:rPr>
                <w:rFonts w:asciiTheme="minorBidi" w:hAnsiTheme="minorBidi" w:cstheme="minorBidi"/>
                <w:spacing w:val="1"/>
              </w:rPr>
              <w:t>l</w:t>
            </w:r>
            <w:r w:rsidRPr="00134956">
              <w:rPr>
                <w:rFonts w:asciiTheme="minorBidi" w:hAnsiTheme="minorBidi" w:cstheme="minorBidi"/>
              </w:rPr>
              <w:t>ayed</w:t>
            </w:r>
            <w:r w:rsidRPr="00134956">
              <w:rPr>
                <w:rFonts w:asciiTheme="minorBidi" w:hAnsiTheme="minorBidi" w:cstheme="minorBidi"/>
                <w:spacing w:val="-14"/>
              </w:rPr>
              <w:t xml:space="preserve"> </w:t>
            </w:r>
            <w:r w:rsidRPr="00134956">
              <w:rPr>
                <w:rFonts w:asciiTheme="minorBidi" w:hAnsiTheme="minorBidi" w:cstheme="minorBidi"/>
              </w:rPr>
              <w:t>only</w:t>
            </w:r>
            <w:r w:rsidRPr="00134956">
              <w:rPr>
                <w:rFonts w:asciiTheme="minorBidi" w:hAnsiTheme="minorBidi" w:cstheme="minorBidi"/>
                <w:spacing w:val="-9"/>
              </w:rPr>
              <w:t xml:space="preserve"> </w:t>
            </w:r>
            <w:r w:rsidRPr="00134956">
              <w:rPr>
                <w:rFonts w:asciiTheme="minorBidi" w:hAnsiTheme="minorBidi" w:cstheme="minorBidi"/>
              </w:rPr>
              <w:t>the</w:t>
            </w:r>
            <w:r w:rsidRPr="00134956">
              <w:rPr>
                <w:rFonts w:asciiTheme="minorBidi" w:hAnsiTheme="minorBidi" w:cstheme="minorBidi"/>
                <w:spacing w:val="-10"/>
              </w:rPr>
              <w:t xml:space="preserve"> </w:t>
            </w:r>
            <w:r w:rsidRPr="00134956">
              <w:rPr>
                <w:rFonts w:asciiTheme="minorBidi" w:hAnsiTheme="minorBidi" w:cstheme="minorBidi"/>
              </w:rPr>
              <w:t>x</w:t>
            </w:r>
            <w:r w:rsidRPr="00134956">
              <w:rPr>
                <w:rFonts w:asciiTheme="minorBidi" w:hAnsiTheme="minorBidi" w:cstheme="minorBidi"/>
                <w:spacing w:val="1"/>
              </w:rPr>
              <w:t>(</w:t>
            </w:r>
            <w:r w:rsidRPr="00134956">
              <w:rPr>
                <w:rFonts w:asciiTheme="minorBidi" w:hAnsiTheme="minorBidi" w:cstheme="minorBidi"/>
              </w:rPr>
              <w:t>conf</w:t>
            </w:r>
            <w:r w:rsidRPr="00134956">
              <w:rPr>
                <w:rFonts w:asciiTheme="minorBidi" w:hAnsiTheme="minorBidi" w:cstheme="minorBidi"/>
                <w:spacing w:val="1"/>
              </w:rPr>
              <w:t>i</w:t>
            </w:r>
            <w:r w:rsidRPr="00134956">
              <w:rPr>
                <w:rFonts w:asciiTheme="minorBidi" w:hAnsiTheme="minorBidi" w:cstheme="minorBidi"/>
              </w:rPr>
              <w:t>g</w:t>
            </w:r>
            <w:r w:rsidRPr="00134956">
              <w:rPr>
                <w:rFonts w:asciiTheme="minorBidi" w:hAnsiTheme="minorBidi" w:cstheme="minorBidi"/>
                <w:spacing w:val="1"/>
              </w:rPr>
              <w:t>u</w:t>
            </w:r>
            <w:r w:rsidRPr="00134956">
              <w:rPr>
                <w:rFonts w:asciiTheme="minorBidi" w:hAnsiTheme="minorBidi" w:cstheme="minorBidi"/>
                <w:spacing w:val="-3"/>
              </w:rPr>
              <w:t>r</w:t>
            </w:r>
            <w:r w:rsidRPr="00134956">
              <w:rPr>
                <w:rFonts w:asciiTheme="minorBidi" w:hAnsiTheme="minorBidi" w:cstheme="minorBidi"/>
              </w:rPr>
              <w:t>ed</w:t>
            </w:r>
            <w:r w:rsidRPr="00134956">
              <w:rPr>
                <w:rFonts w:asciiTheme="minorBidi" w:hAnsiTheme="minorBidi" w:cstheme="minorBidi"/>
                <w:spacing w:val="-16"/>
              </w:rPr>
              <w:t xml:space="preserve"> </w:t>
            </w:r>
            <w:r w:rsidRPr="00134956">
              <w:rPr>
                <w:rFonts w:asciiTheme="minorBidi" w:hAnsiTheme="minorBidi" w:cstheme="minorBidi"/>
              </w:rPr>
              <w:t>by</w:t>
            </w:r>
            <w:r w:rsidRPr="00134956">
              <w:rPr>
                <w:rFonts w:asciiTheme="minorBidi" w:hAnsiTheme="minorBidi" w:cstheme="minorBidi"/>
                <w:spacing w:val="-8"/>
              </w:rPr>
              <w:t xml:space="preserve"> </w:t>
            </w:r>
            <w:r w:rsidRPr="00134956">
              <w:rPr>
                <w:rFonts w:asciiTheme="minorBidi" w:hAnsiTheme="minorBidi" w:cstheme="minorBidi"/>
                <w:spacing w:val="1"/>
              </w:rPr>
              <w:t>de</w:t>
            </w:r>
            <w:r w:rsidRPr="00134956">
              <w:rPr>
                <w:rFonts w:asciiTheme="minorBidi" w:hAnsiTheme="minorBidi" w:cstheme="minorBidi"/>
              </w:rPr>
              <w:t>f</w:t>
            </w:r>
            <w:r w:rsidRPr="00134956">
              <w:rPr>
                <w:rFonts w:asciiTheme="minorBidi" w:hAnsiTheme="minorBidi" w:cstheme="minorBidi"/>
                <w:spacing w:val="1"/>
              </w:rPr>
              <w:t>a</w:t>
            </w:r>
            <w:r w:rsidRPr="00134956">
              <w:rPr>
                <w:rFonts w:asciiTheme="minorBidi" w:hAnsiTheme="minorBidi" w:cstheme="minorBidi"/>
              </w:rPr>
              <w:t>u</w:t>
            </w:r>
            <w:r w:rsidRPr="00134956">
              <w:rPr>
                <w:rFonts w:asciiTheme="minorBidi" w:hAnsiTheme="minorBidi" w:cstheme="minorBidi"/>
                <w:spacing w:val="1"/>
              </w:rPr>
              <w:t>l</w:t>
            </w:r>
            <w:r w:rsidRPr="00134956">
              <w:rPr>
                <w:rFonts w:asciiTheme="minorBidi" w:hAnsiTheme="minorBidi" w:cstheme="minorBidi"/>
              </w:rPr>
              <w:t>t</w:t>
            </w:r>
            <w:r w:rsidRPr="00134956">
              <w:rPr>
                <w:rFonts w:asciiTheme="minorBidi" w:hAnsiTheme="minorBidi" w:cstheme="minorBidi"/>
                <w:spacing w:val="-11"/>
              </w:rPr>
              <w:t xml:space="preserve"> </w:t>
            </w:r>
            <w:r w:rsidRPr="00134956">
              <w:rPr>
                <w:rFonts w:asciiTheme="minorBidi" w:hAnsiTheme="minorBidi" w:cstheme="minorBidi"/>
              </w:rPr>
              <w:t>to</w:t>
            </w:r>
            <w:r w:rsidRPr="00134956">
              <w:rPr>
                <w:rFonts w:asciiTheme="minorBidi" w:hAnsiTheme="minorBidi" w:cstheme="minorBidi"/>
                <w:spacing w:val="-7"/>
              </w:rPr>
              <w:t xml:space="preserve"> </w:t>
            </w:r>
            <w:r w:rsidRPr="00134956">
              <w:rPr>
                <w:rFonts w:asciiTheme="minorBidi" w:hAnsiTheme="minorBidi" w:cstheme="minorBidi"/>
              </w:rPr>
              <w:t>5 in</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proofErr w:type="spellStart"/>
            <w:r w:rsidRPr="00134956">
              <w:rPr>
                <w:rFonts w:asciiTheme="minorBidi" w:hAnsiTheme="minorBidi" w:cstheme="minorBidi"/>
              </w:rPr>
              <w:t>plad</w:t>
            </w:r>
            <w:proofErr w:type="spellEnd"/>
            <w:r w:rsidRPr="00134956">
              <w:rPr>
                <w:rFonts w:asciiTheme="minorBidi" w:hAnsiTheme="minorBidi" w:cstheme="minorBidi"/>
              </w:rPr>
              <w:t>)</w:t>
            </w:r>
            <w:r w:rsidRPr="00134956">
              <w:rPr>
                <w:rFonts w:asciiTheme="minorBidi" w:hAnsiTheme="minorBidi" w:cstheme="minorBidi"/>
                <w:spacing w:val="-4"/>
              </w:rPr>
              <w:t xml:space="preserve"> </w:t>
            </w:r>
            <w:r w:rsidRPr="00134956">
              <w:rPr>
                <w:rFonts w:asciiTheme="minorBidi" w:hAnsiTheme="minorBidi" w:cstheme="minorBidi"/>
              </w:rPr>
              <w:t>last</w:t>
            </w:r>
            <w:r w:rsidRPr="00134956">
              <w:rPr>
                <w:rFonts w:asciiTheme="minorBidi" w:hAnsiTheme="minorBidi" w:cstheme="minorBidi"/>
                <w:spacing w:val="-3"/>
              </w:rPr>
              <w:t xml:space="preserve"> </w:t>
            </w:r>
            <w:r w:rsidRPr="00134956">
              <w:rPr>
                <w:rFonts w:asciiTheme="minorBidi" w:hAnsiTheme="minorBidi" w:cstheme="minorBidi"/>
              </w:rPr>
              <w:t>event</w:t>
            </w:r>
            <w:r w:rsidRPr="00134956">
              <w:rPr>
                <w:rFonts w:asciiTheme="minorBidi" w:hAnsiTheme="minorBidi" w:cstheme="minorBidi"/>
                <w:spacing w:val="-4"/>
              </w:rPr>
              <w:t xml:space="preserve"> </w:t>
            </w:r>
            <w:r w:rsidRPr="00134956">
              <w:rPr>
                <w:rFonts w:asciiTheme="minorBidi" w:hAnsiTheme="minorBidi" w:cstheme="minorBidi"/>
              </w:rPr>
              <w:t>o</w:t>
            </w:r>
            <w:r w:rsidRPr="00134956">
              <w:rPr>
                <w:rFonts w:asciiTheme="minorBidi" w:hAnsiTheme="minorBidi" w:cstheme="minorBidi"/>
                <w:spacing w:val="-3"/>
              </w:rPr>
              <w:t>r</w:t>
            </w:r>
            <w:r w:rsidRPr="00134956">
              <w:rPr>
                <w:rFonts w:asciiTheme="minorBidi" w:hAnsiTheme="minorBidi" w:cstheme="minorBidi"/>
                <w:spacing w:val="-1"/>
              </w:rPr>
              <w:t>d</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rPr>
              <w:t>by</w:t>
            </w:r>
            <w:r w:rsidRPr="00134956">
              <w:rPr>
                <w:rFonts w:asciiTheme="minorBidi" w:hAnsiTheme="minorBidi" w:cstheme="minorBidi"/>
                <w:spacing w:val="-1"/>
              </w:rPr>
              <w:t xml:space="preserve"> </w:t>
            </w:r>
            <w:r w:rsidRPr="00134956">
              <w:rPr>
                <w:rFonts w:asciiTheme="minorBidi" w:hAnsiTheme="minorBidi" w:cstheme="minorBidi"/>
              </w:rPr>
              <w:t>date</w:t>
            </w:r>
          </w:p>
          <w:p w:rsidR="00980032" w:rsidRPr="00134956" w:rsidRDefault="00980032" w:rsidP="001A4A0A">
            <w:pPr>
              <w:widowControl w:val="0"/>
              <w:autoSpaceDE w:val="0"/>
              <w:autoSpaceDN w:val="0"/>
              <w:adjustRightInd w:val="0"/>
              <w:spacing w:before="43"/>
              <w:ind w:left="294"/>
              <w:rPr>
                <w:rFonts w:asciiTheme="minorBidi" w:hAnsiTheme="minorBidi" w:cstheme="minorBidi"/>
              </w:rPr>
            </w:pPr>
            <w:r w:rsidRPr="00134956">
              <w:rPr>
                <w:rFonts w:asciiTheme="minorBidi" w:hAnsiTheme="minorBidi" w:cstheme="minorBidi"/>
              </w:rPr>
              <w:t xml:space="preserve">2. </w:t>
            </w:r>
            <w:r w:rsidRPr="00134956">
              <w:rPr>
                <w:rFonts w:asciiTheme="minorBidi" w:hAnsiTheme="minorBidi" w:cstheme="minorBidi"/>
                <w:spacing w:val="28"/>
              </w:rPr>
              <w:t xml:space="preserve"> </w:t>
            </w:r>
            <w:r w:rsidRPr="00134956">
              <w:rPr>
                <w:rFonts w:asciiTheme="minorBidi" w:hAnsiTheme="minorBidi" w:cstheme="minorBidi"/>
              </w:rPr>
              <w:t>Back</w:t>
            </w:r>
            <w:r w:rsidRPr="00134956">
              <w:rPr>
                <w:rFonts w:asciiTheme="minorBidi" w:hAnsiTheme="minorBidi" w:cstheme="minorBidi"/>
                <w:spacing w:val="-3"/>
              </w:rPr>
              <w:t xml:space="preserve"> </w:t>
            </w:r>
            <w:r w:rsidRPr="00134956">
              <w:rPr>
                <w:rFonts w:asciiTheme="minorBidi" w:hAnsiTheme="minorBidi" w:cstheme="minorBidi"/>
              </w:rPr>
              <w:t>to</w:t>
            </w:r>
            <w:r w:rsidRPr="00134956">
              <w:rPr>
                <w:rFonts w:asciiTheme="minorBidi" w:hAnsiTheme="minorBidi" w:cstheme="minorBidi"/>
                <w:spacing w:val="-3"/>
              </w:rPr>
              <w:t xml:space="preserve"> </w:t>
            </w:r>
            <w:r w:rsidRPr="00134956">
              <w:rPr>
                <w:rFonts w:asciiTheme="minorBidi" w:hAnsiTheme="minorBidi" w:cstheme="minorBidi"/>
              </w:rPr>
              <w:t>step</w:t>
            </w:r>
            <w:r w:rsidRPr="00134956">
              <w:rPr>
                <w:rFonts w:asciiTheme="minorBidi" w:hAnsiTheme="minorBidi" w:cstheme="minorBidi"/>
                <w:spacing w:val="-3"/>
              </w:rPr>
              <w:t xml:space="preserve"> </w:t>
            </w:r>
            <w:r w:rsidRPr="00134956">
              <w:rPr>
                <w:rFonts w:asciiTheme="minorBidi" w:hAnsiTheme="minorBidi" w:cstheme="minorBidi"/>
              </w:rPr>
              <w:t>4</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A10</w:t>
            </w:r>
            <w:r w:rsidRPr="00134956">
              <w:rPr>
                <w:rFonts w:asciiTheme="minorBidi" w:hAnsiTheme="minorBidi" w:cstheme="minorBidi"/>
                <w:spacing w:val="-3"/>
              </w:rPr>
              <w:t xml:space="preserve"> </w:t>
            </w:r>
            <w:r w:rsidRPr="00134956">
              <w:rPr>
                <w:rFonts w:asciiTheme="minorBidi" w:hAnsiTheme="minorBidi" w:cstheme="minorBidi"/>
              </w:rPr>
              <w:t>:</w:t>
            </w:r>
            <w:r w:rsidRPr="00134956">
              <w:rPr>
                <w:rFonts w:asciiTheme="minorBidi" w:hAnsiTheme="minorBidi" w:cstheme="minorBidi"/>
                <w:spacing w:val="49"/>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wants</w:t>
            </w:r>
            <w:r w:rsidRPr="00134956">
              <w:rPr>
                <w:rFonts w:asciiTheme="minorBidi" w:hAnsiTheme="minorBidi" w:cstheme="minorBidi"/>
                <w:spacing w:val="-4"/>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filter</w:t>
            </w:r>
            <w:r w:rsidRPr="00134956">
              <w:rPr>
                <w:rFonts w:asciiTheme="minorBidi" w:hAnsiTheme="minorBidi" w:cstheme="minorBidi"/>
                <w:spacing w:val="-3"/>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event</w:t>
            </w:r>
            <w:r w:rsidRPr="00134956">
              <w:rPr>
                <w:rFonts w:asciiTheme="minorBidi" w:hAnsiTheme="minorBidi" w:cstheme="minorBidi"/>
                <w:spacing w:val="-4"/>
              </w:rPr>
              <w:t xml:space="preserve"> </w:t>
            </w:r>
            <w:r w:rsidRPr="00134956">
              <w:rPr>
                <w:rFonts w:asciiTheme="minorBidi" w:hAnsiTheme="minorBidi" w:cstheme="minorBidi"/>
              </w:rPr>
              <w:t>and</w:t>
            </w:r>
            <w:r w:rsidRPr="00134956">
              <w:rPr>
                <w:rFonts w:asciiTheme="minorBidi" w:hAnsiTheme="minorBidi" w:cstheme="minorBidi"/>
                <w:spacing w:val="-2"/>
              </w:rPr>
              <w:t xml:space="preserve"> </w:t>
            </w:r>
            <w:r w:rsidRPr="00134956">
              <w:rPr>
                <w:rFonts w:asciiTheme="minorBidi" w:hAnsiTheme="minorBidi" w:cstheme="minorBidi"/>
              </w:rPr>
              <w:t>is</w:t>
            </w:r>
            <w:r w:rsidRPr="00134956">
              <w:rPr>
                <w:rFonts w:asciiTheme="minorBidi" w:hAnsiTheme="minorBidi" w:cstheme="minorBidi"/>
                <w:spacing w:val="-1"/>
              </w:rPr>
              <w:t xml:space="preserve"> </w:t>
            </w:r>
            <w:r w:rsidRPr="00134956">
              <w:rPr>
                <w:rFonts w:asciiTheme="minorBidi" w:hAnsiTheme="minorBidi" w:cstheme="minorBidi"/>
              </w:rPr>
              <w:t>not</w:t>
            </w:r>
            <w:r w:rsidRPr="00134956">
              <w:rPr>
                <w:rFonts w:asciiTheme="minorBidi" w:hAnsiTheme="minorBidi" w:cstheme="minorBidi"/>
                <w:spacing w:val="-3"/>
              </w:rPr>
              <w:t xml:space="preserve"> </w:t>
            </w:r>
            <w:r w:rsidRPr="00134956">
              <w:rPr>
                <w:rFonts w:asciiTheme="minorBidi" w:hAnsiTheme="minorBidi" w:cstheme="minorBidi"/>
              </w:rPr>
              <w:t>on</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dashboa</w:t>
            </w:r>
            <w:r w:rsidRPr="00134956">
              <w:rPr>
                <w:rFonts w:asciiTheme="minorBidi" w:hAnsiTheme="minorBidi" w:cstheme="minorBidi"/>
                <w:spacing w:val="-3"/>
              </w:rPr>
              <w:t>r</w:t>
            </w:r>
            <w:r w:rsidRPr="00134956">
              <w:rPr>
                <w:rFonts w:asciiTheme="minorBidi" w:hAnsiTheme="minorBidi" w:cstheme="minorBidi"/>
              </w:rPr>
              <w:t>d</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choos</w:t>
            </w:r>
            <w:r w:rsidRPr="00134956">
              <w:rPr>
                <w:rFonts w:asciiTheme="minorBidi" w:hAnsiTheme="minorBidi" w:cstheme="minorBidi"/>
                <w:spacing w:val="-1"/>
              </w:rPr>
              <w:t>e</w:t>
            </w:r>
            <w:r w:rsidRPr="00134956">
              <w:rPr>
                <w:rFonts w:asciiTheme="minorBidi" w:hAnsiTheme="minorBidi" w:cstheme="minorBidi"/>
              </w:rPr>
              <w:t>s</w:t>
            </w:r>
            <w:r w:rsidRPr="00134956">
              <w:rPr>
                <w:rFonts w:asciiTheme="minorBidi" w:hAnsiTheme="minorBidi" w:cstheme="minorBidi"/>
                <w:spacing w:val="-6"/>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filtering</w:t>
            </w:r>
            <w:r w:rsidRPr="00134956">
              <w:rPr>
                <w:rFonts w:asciiTheme="minorBidi" w:hAnsiTheme="minorBidi" w:cstheme="minorBidi"/>
                <w:spacing w:val="-7"/>
              </w:rPr>
              <w:t xml:space="preserve"> </w:t>
            </w:r>
            <w:r w:rsidRPr="00134956">
              <w:rPr>
                <w:rFonts w:asciiTheme="minorBidi" w:hAnsiTheme="minorBidi" w:cstheme="minorBidi"/>
              </w:rPr>
              <w:t>link</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 xml:space="preserve">2.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7"/>
              </w:rPr>
              <w:t xml:space="preserve"> </w:t>
            </w:r>
            <w:r w:rsidRPr="00134956">
              <w:rPr>
                <w:rFonts w:asciiTheme="minorBidi" w:hAnsiTheme="minorBidi" w:cstheme="minorBidi"/>
                <w:spacing w:val="1"/>
              </w:rPr>
              <w:t>t</w:t>
            </w:r>
            <w:r w:rsidRPr="00134956">
              <w:rPr>
                <w:rFonts w:asciiTheme="minorBidi" w:hAnsiTheme="minorBidi" w:cstheme="minorBidi"/>
              </w:rPr>
              <w:t>he</w:t>
            </w:r>
            <w:r w:rsidRPr="00134956">
              <w:rPr>
                <w:rFonts w:asciiTheme="minorBidi" w:hAnsiTheme="minorBidi" w:cstheme="minorBidi"/>
                <w:spacing w:val="-4"/>
              </w:rPr>
              <w:t xml:space="preserve"> </w:t>
            </w:r>
            <w:r w:rsidRPr="00134956">
              <w:rPr>
                <w:rFonts w:asciiTheme="minorBidi" w:hAnsiTheme="minorBidi" w:cstheme="minorBidi"/>
                <w:spacing w:val="1"/>
              </w:rPr>
              <w:t>f</w:t>
            </w:r>
            <w:r w:rsidRPr="00134956">
              <w:rPr>
                <w:rFonts w:asciiTheme="minorBidi" w:hAnsiTheme="minorBidi" w:cstheme="minorBidi"/>
              </w:rPr>
              <w:t>i</w:t>
            </w:r>
            <w:r w:rsidRPr="00134956">
              <w:rPr>
                <w:rFonts w:asciiTheme="minorBidi" w:hAnsiTheme="minorBidi" w:cstheme="minorBidi"/>
                <w:spacing w:val="1"/>
              </w:rPr>
              <w:t>l</w:t>
            </w:r>
            <w:r w:rsidRPr="00134956">
              <w:rPr>
                <w:rFonts w:asciiTheme="minorBidi" w:hAnsiTheme="minorBidi" w:cstheme="minorBidi"/>
              </w:rPr>
              <w:t>tering</w:t>
            </w:r>
            <w:r w:rsidRPr="00134956">
              <w:rPr>
                <w:rFonts w:asciiTheme="minorBidi" w:hAnsiTheme="minorBidi" w:cstheme="minorBidi"/>
                <w:spacing w:val="-7"/>
              </w:rPr>
              <w:t xml:space="preserve"> </w:t>
            </w:r>
            <w:r w:rsidRPr="00134956">
              <w:rPr>
                <w:rFonts w:asciiTheme="minorBidi" w:hAnsiTheme="minorBidi" w:cstheme="minorBidi"/>
              </w:rPr>
              <w:t>cri</w:t>
            </w:r>
            <w:r w:rsidRPr="00134956">
              <w:rPr>
                <w:rFonts w:asciiTheme="minorBidi" w:hAnsiTheme="minorBidi" w:cstheme="minorBidi"/>
                <w:spacing w:val="1"/>
              </w:rPr>
              <w:t>t</w:t>
            </w:r>
            <w:r w:rsidRPr="00134956">
              <w:rPr>
                <w:rFonts w:asciiTheme="minorBidi" w:hAnsiTheme="minorBidi" w:cstheme="minorBidi"/>
              </w:rPr>
              <w:t>er</w:t>
            </w:r>
            <w:r w:rsidRPr="00134956">
              <w:rPr>
                <w:rFonts w:asciiTheme="minorBidi" w:hAnsiTheme="minorBidi" w:cstheme="minorBidi"/>
                <w:spacing w:val="1"/>
              </w:rPr>
              <w:t>i</w:t>
            </w:r>
            <w:r w:rsidRPr="00134956">
              <w:rPr>
                <w:rFonts w:asciiTheme="minorBidi" w:hAnsiTheme="minorBidi" w:cstheme="minorBidi"/>
              </w:rPr>
              <w:t>a</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 xml:space="preserve">3.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choos</w:t>
            </w:r>
            <w:r w:rsidRPr="00134956">
              <w:rPr>
                <w:rFonts w:asciiTheme="minorBidi" w:hAnsiTheme="minorBidi" w:cstheme="minorBidi"/>
                <w:spacing w:val="-1"/>
              </w:rPr>
              <w:t>e</w:t>
            </w:r>
            <w:r w:rsidRPr="00134956">
              <w:rPr>
                <w:rFonts w:asciiTheme="minorBidi" w:hAnsiTheme="minorBidi" w:cstheme="minorBidi"/>
              </w:rPr>
              <w:t>s</w:t>
            </w:r>
            <w:r w:rsidRPr="00134956">
              <w:rPr>
                <w:rFonts w:asciiTheme="minorBidi" w:hAnsiTheme="minorBidi" w:cstheme="minorBidi"/>
                <w:spacing w:val="-6"/>
              </w:rPr>
              <w:t xml:space="preserve"> </w:t>
            </w:r>
            <w:r w:rsidRPr="00134956">
              <w:rPr>
                <w:rFonts w:asciiTheme="minorBidi" w:hAnsiTheme="minorBidi" w:cstheme="minorBidi"/>
              </w:rPr>
              <w:t>his</w:t>
            </w:r>
            <w:r w:rsidRPr="00134956">
              <w:rPr>
                <w:rFonts w:asciiTheme="minorBidi" w:hAnsiTheme="minorBidi" w:cstheme="minorBidi"/>
                <w:spacing w:val="-3"/>
              </w:rPr>
              <w:t xml:space="preserve"> </w:t>
            </w:r>
            <w:r w:rsidRPr="00134956">
              <w:rPr>
                <w:rFonts w:asciiTheme="minorBidi" w:hAnsiTheme="minorBidi" w:cstheme="minorBidi"/>
              </w:rPr>
              <w:t>filtering</w:t>
            </w:r>
            <w:r w:rsidRPr="00134956">
              <w:rPr>
                <w:rFonts w:asciiTheme="minorBidi" w:hAnsiTheme="minorBidi" w:cstheme="minorBidi"/>
                <w:spacing w:val="-7"/>
              </w:rPr>
              <w:t xml:space="preserve"> </w:t>
            </w:r>
            <w:r w:rsidRPr="00134956">
              <w:rPr>
                <w:rFonts w:asciiTheme="minorBidi" w:hAnsiTheme="minorBidi" w:cstheme="minorBidi"/>
              </w:rPr>
              <w:t>crite</w:t>
            </w:r>
            <w:r w:rsidRPr="00134956">
              <w:rPr>
                <w:rFonts w:asciiTheme="minorBidi" w:hAnsiTheme="minorBidi" w:cstheme="minorBidi"/>
                <w:spacing w:val="-1"/>
              </w:rPr>
              <w:t>r</w:t>
            </w:r>
            <w:r w:rsidRPr="00134956">
              <w:rPr>
                <w:rFonts w:asciiTheme="minorBidi" w:hAnsiTheme="minorBidi" w:cstheme="minorBidi"/>
              </w:rPr>
              <w:t>ia</w:t>
            </w:r>
          </w:p>
          <w:p w:rsidR="00980032" w:rsidRPr="00134956" w:rsidRDefault="00980032" w:rsidP="001A4A0A">
            <w:pPr>
              <w:widowControl w:val="0"/>
              <w:autoSpaceDE w:val="0"/>
              <w:autoSpaceDN w:val="0"/>
              <w:adjustRightInd w:val="0"/>
              <w:spacing w:before="48" w:line="240" w:lineRule="exact"/>
              <w:ind w:left="574" w:right="452" w:hanging="280"/>
              <w:rPr>
                <w:rFonts w:asciiTheme="minorBidi" w:hAnsiTheme="minorBidi" w:cstheme="minorBidi"/>
              </w:rPr>
            </w:pPr>
            <w:r w:rsidRPr="00134956">
              <w:rPr>
                <w:rFonts w:asciiTheme="minorBidi" w:hAnsiTheme="minorBidi" w:cstheme="minorBidi"/>
              </w:rPr>
              <w:t xml:space="preserve">4.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10"/>
              </w:rPr>
              <w:t xml:space="preserve"> </w:t>
            </w:r>
            <w:r w:rsidRPr="00134956">
              <w:rPr>
                <w:rFonts w:asciiTheme="minorBidi" w:hAnsiTheme="minorBidi" w:cstheme="minorBidi"/>
              </w:rPr>
              <w:t>f</w:t>
            </w:r>
            <w:r w:rsidRPr="00134956">
              <w:rPr>
                <w:rFonts w:asciiTheme="minorBidi" w:hAnsiTheme="minorBidi" w:cstheme="minorBidi"/>
                <w:spacing w:val="1"/>
              </w:rPr>
              <w:t>i</w:t>
            </w:r>
            <w:r w:rsidRPr="00134956">
              <w:rPr>
                <w:rFonts w:asciiTheme="minorBidi" w:hAnsiTheme="minorBidi" w:cstheme="minorBidi"/>
              </w:rPr>
              <w:t>l</w:t>
            </w:r>
            <w:r w:rsidRPr="00134956">
              <w:rPr>
                <w:rFonts w:asciiTheme="minorBidi" w:hAnsiTheme="minorBidi" w:cstheme="minorBidi"/>
                <w:spacing w:val="1"/>
              </w:rPr>
              <w:t>t</w:t>
            </w:r>
            <w:r w:rsidRPr="00134956">
              <w:rPr>
                <w:rFonts w:asciiTheme="minorBidi" w:hAnsiTheme="minorBidi" w:cstheme="minorBidi"/>
              </w:rPr>
              <w:t>ers</w:t>
            </w:r>
            <w:r w:rsidRPr="00134956">
              <w:rPr>
                <w:rFonts w:asciiTheme="minorBidi" w:hAnsiTheme="minorBidi" w:cstheme="minorBidi"/>
                <w:spacing w:val="-5"/>
              </w:rPr>
              <w:t xml:space="preserve"> </w:t>
            </w:r>
            <w:r w:rsidRPr="00134956">
              <w:rPr>
                <w:rFonts w:asciiTheme="minorBidi" w:hAnsiTheme="minorBidi" w:cstheme="minorBidi"/>
                <w:spacing w:val="1"/>
              </w:rPr>
              <w:t>t</w:t>
            </w:r>
            <w:r w:rsidRPr="00134956">
              <w:rPr>
                <w:rFonts w:asciiTheme="minorBidi" w:hAnsiTheme="minorBidi" w:cstheme="minorBidi"/>
              </w:rPr>
              <w:t>he</w:t>
            </w:r>
            <w:r w:rsidRPr="00134956">
              <w:rPr>
                <w:rFonts w:asciiTheme="minorBidi" w:hAnsiTheme="minorBidi" w:cstheme="minorBidi"/>
                <w:spacing w:val="-3"/>
              </w:rPr>
              <w:t xml:space="preserve"> </w:t>
            </w:r>
            <w:r w:rsidRPr="00134956">
              <w:rPr>
                <w:rFonts w:asciiTheme="minorBidi" w:hAnsiTheme="minorBidi" w:cstheme="minorBidi"/>
              </w:rPr>
              <w:t>eve</w:t>
            </w:r>
            <w:r w:rsidRPr="00134956">
              <w:rPr>
                <w:rFonts w:asciiTheme="minorBidi" w:hAnsiTheme="minorBidi" w:cstheme="minorBidi"/>
                <w:spacing w:val="1"/>
              </w:rPr>
              <w:t>n</w:t>
            </w:r>
            <w:r w:rsidRPr="00134956">
              <w:rPr>
                <w:rFonts w:asciiTheme="minorBidi" w:hAnsiTheme="minorBidi" w:cstheme="minorBidi"/>
              </w:rPr>
              <w:t>ts</w:t>
            </w:r>
            <w:r w:rsidRPr="00134956">
              <w:rPr>
                <w:rFonts w:asciiTheme="minorBidi" w:hAnsiTheme="minorBidi" w:cstheme="minorBidi"/>
                <w:spacing w:val="-6"/>
              </w:rPr>
              <w:t xml:space="preserve"> </w:t>
            </w:r>
            <w:r w:rsidRPr="00134956">
              <w:rPr>
                <w:rFonts w:asciiTheme="minorBidi" w:hAnsiTheme="minorBidi" w:cstheme="minorBidi"/>
                <w:spacing w:val="1"/>
              </w:rPr>
              <w:t>a</w:t>
            </w:r>
            <w:r w:rsidRPr="00134956">
              <w:rPr>
                <w:rFonts w:asciiTheme="minorBidi" w:hAnsiTheme="minorBidi" w:cstheme="minorBidi"/>
              </w:rPr>
              <w:t>cco</w:t>
            </w:r>
            <w:r w:rsidRPr="00134956">
              <w:rPr>
                <w:rFonts w:asciiTheme="minorBidi" w:hAnsiTheme="minorBidi" w:cstheme="minorBidi"/>
                <w:spacing w:val="-4"/>
              </w:rPr>
              <w:t>r</w:t>
            </w:r>
            <w:r w:rsidRPr="00134956">
              <w:rPr>
                <w:rFonts w:asciiTheme="minorBidi" w:hAnsiTheme="minorBidi" w:cstheme="minorBidi"/>
                <w:spacing w:val="1"/>
              </w:rPr>
              <w:t>d</w:t>
            </w:r>
            <w:r w:rsidRPr="00134956">
              <w:rPr>
                <w:rFonts w:asciiTheme="minorBidi" w:hAnsiTheme="minorBidi" w:cstheme="minorBidi"/>
              </w:rPr>
              <w:t>ing</w:t>
            </w:r>
            <w:r w:rsidRPr="00134956">
              <w:rPr>
                <w:rFonts w:asciiTheme="minorBidi" w:hAnsiTheme="minorBidi" w:cstheme="minorBidi"/>
                <w:spacing w:val="-8"/>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 xml:space="preserve">filtering </w:t>
            </w:r>
            <w:r w:rsidRPr="00134956">
              <w:rPr>
                <w:rFonts w:asciiTheme="minorBidi" w:hAnsiTheme="minorBidi" w:cstheme="minorBidi"/>
                <w:spacing w:val="1"/>
              </w:rPr>
              <w:t>crite</w:t>
            </w:r>
            <w:r w:rsidRPr="00134956">
              <w:rPr>
                <w:rFonts w:asciiTheme="minorBidi" w:hAnsiTheme="minorBidi" w:cstheme="minorBidi"/>
                <w:spacing w:val="-1"/>
              </w:rPr>
              <w:t>r</w:t>
            </w:r>
            <w:r w:rsidRPr="00134956">
              <w:rPr>
                <w:rFonts w:asciiTheme="minorBidi" w:hAnsiTheme="minorBidi" w:cstheme="minorBidi"/>
                <w:spacing w:val="1"/>
              </w:rPr>
              <w:t>ia</w:t>
            </w:r>
          </w:p>
          <w:p w:rsidR="00980032" w:rsidRPr="00134956" w:rsidRDefault="00980032" w:rsidP="001A4A0A">
            <w:pPr>
              <w:widowControl w:val="0"/>
              <w:autoSpaceDE w:val="0"/>
              <w:autoSpaceDN w:val="0"/>
              <w:adjustRightInd w:val="0"/>
              <w:spacing w:before="99" w:line="240" w:lineRule="exact"/>
              <w:ind w:left="34" w:right="152"/>
              <w:rPr>
                <w:rFonts w:asciiTheme="minorBidi" w:hAnsiTheme="minorBidi" w:cstheme="minorBidi"/>
              </w:rPr>
            </w:pPr>
            <w:r w:rsidRPr="00134956">
              <w:rPr>
                <w:rFonts w:asciiTheme="minorBidi" w:hAnsiTheme="minorBidi" w:cstheme="minorBidi"/>
                <w:spacing w:val="1"/>
              </w:rPr>
              <w:t>A</w:t>
            </w:r>
            <w:r w:rsidRPr="00134956">
              <w:rPr>
                <w:rFonts w:asciiTheme="minorBidi" w:hAnsiTheme="minorBidi" w:cstheme="minorBidi"/>
                <w:spacing w:val="-11"/>
              </w:rPr>
              <w:t>1</w:t>
            </w:r>
            <w:r w:rsidRPr="00134956">
              <w:rPr>
                <w:rFonts w:asciiTheme="minorBidi" w:hAnsiTheme="minorBidi" w:cstheme="minorBidi"/>
              </w:rPr>
              <w:t>1</w:t>
            </w:r>
            <w:r w:rsidRPr="00134956">
              <w:rPr>
                <w:rFonts w:asciiTheme="minorBidi" w:hAnsiTheme="minorBidi" w:cstheme="minorBidi"/>
                <w:spacing w:val="-3"/>
              </w:rPr>
              <w:t xml:space="preserve"> </w:t>
            </w:r>
            <w:r w:rsidRPr="00134956">
              <w:rPr>
                <w:rFonts w:asciiTheme="minorBidi" w:hAnsiTheme="minorBidi" w:cstheme="minorBidi"/>
              </w:rPr>
              <w:t>: A</w:t>
            </w:r>
            <w:r w:rsidRPr="00134956">
              <w:rPr>
                <w:rFonts w:asciiTheme="minorBidi" w:hAnsiTheme="minorBidi" w:cstheme="minorBidi"/>
                <w:spacing w:val="-2"/>
              </w:rPr>
              <w:t xml:space="preserve"> </w:t>
            </w:r>
            <w:r w:rsidRPr="00134956">
              <w:rPr>
                <w:rFonts w:asciiTheme="minorBidi" w:hAnsiTheme="minorBidi" w:cstheme="minorBidi"/>
                <w:spacing w:val="1"/>
              </w:rPr>
              <w:t>CT</w:t>
            </w:r>
            <w:r w:rsidRPr="00134956">
              <w:rPr>
                <w:rFonts w:asciiTheme="minorBidi" w:hAnsiTheme="minorBidi" w:cstheme="minorBidi"/>
              </w:rPr>
              <w:t>I</w:t>
            </w:r>
            <w:r w:rsidRPr="00134956">
              <w:rPr>
                <w:rFonts w:asciiTheme="minorBidi" w:hAnsiTheme="minorBidi" w:cstheme="minorBidi"/>
                <w:spacing w:val="-3"/>
              </w:rPr>
              <w:t xml:space="preserve"> </w:t>
            </w:r>
            <w:r w:rsidRPr="00134956">
              <w:rPr>
                <w:rFonts w:asciiTheme="minorBidi" w:hAnsiTheme="minorBidi" w:cstheme="minorBidi"/>
                <w:spacing w:val="1"/>
              </w:rPr>
              <w:t>I</w:t>
            </w:r>
            <w:r w:rsidRPr="00134956">
              <w:rPr>
                <w:rFonts w:asciiTheme="minorBidi" w:hAnsiTheme="minorBidi" w:cstheme="minorBidi"/>
              </w:rPr>
              <w:t>D</w:t>
            </w:r>
            <w:r w:rsidRPr="00134956">
              <w:rPr>
                <w:rFonts w:asciiTheme="minorBidi" w:hAnsiTheme="minorBidi" w:cstheme="minorBidi"/>
                <w:spacing w:val="-2"/>
              </w:rPr>
              <w:t xml:space="preserve"> </w:t>
            </w:r>
            <w:r w:rsidRPr="00134956">
              <w:rPr>
                <w:rFonts w:asciiTheme="minorBidi" w:hAnsiTheme="minorBidi" w:cstheme="minorBidi"/>
                <w:spacing w:val="1"/>
              </w:rPr>
              <w:t>i</w:t>
            </w:r>
            <w:r w:rsidRPr="00134956">
              <w:rPr>
                <w:rFonts w:asciiTheme="minorBidi" w:hAnsiTheme="minorBidi" w:cstheme="minorBidi"/>
              </w:rPr>
              <w:t>s</w:t>
            </w:r>
            <w:r w:rsidRPr="00134956">
              <w:rPr>
                <w:rFonts w:asciiTheme="minorBidi" w:hAnsiTheme="minorBidi" w:cstheme="minorBidi"/>
                <w:spacing w:val="-1"/>
              </w:rPr>
              <w:t xml:space="preserve"> </w:t>
            </w:r>
            <w:r w:rsidRPr="00134956">
              <w:rPr>
                <w:rFonts w:asciiTheme="minorBidi" w:hAnsiTheme="minorBidi" w:cstheme="minorBidi"/>
                <w:spacing w:val="1"/>
              </w:rPr>
              <w:t>s</w:t>
            </w:r>
            <w:r w:rsidRPr="00134956">
              <w:rPr>
                <w:rFonts w:asciiTheme="minorBidi" w:hAnsiTheme="minorBidi" w:cstheme="minorBidi"/>
                <w:spacing w:val="-1"/>
              </w:rPr>
              <w:t>e</w:t>
            </w:r>
            <w:r w:rsidRPr="00134956">
              <w:rPr>
                <w:rFonts w:asciiTheme="minorBidi" w:hAnsiTheme="minorBidi" w:cstheme="minorBidi"/>
              </w:rPr>
              <w:t>t</w:t>
            </w:r>
            <w:r w:rsidRPr="00134956">
              <w:rPr>
                <w:rFonts w:asciiTheme="minorBidi" w:hAnsiTheme="minorBidi" w:cstheme="minorBidi"/>
                <w:spacing w:val="-2"/>
              </w:rPr>
              <w:t xml:space="preserve"> </w:t>
            </w:r>
            <w:r w:rsidRPr="00134956">
              <w:rPr>
                <w:rFonts w:asciiTheme="minorBidi" w:hAnsiTheme="minorBidi" w:cstheme="minorBidi"/>
                <w:spacing w:val="1"/>
              </w:rPr>
              <w:t>i</w:t>
            </w:r>
            <w:r w:rsidRPr="00134956">
              <w:rPr>
                <w:rFonts w:asciiTheme="minorBidi" w:hAnsiTheme="minorBidi" w:cstheme="minorBidi"/>
              </w:rPr>
              <w:t>n</w:t>
            </w:r>
            <w:r w:rsidRPr="00134956">
              <w:rPr>
                <w:rFonts w:asciiTheme="minorBidi" w:hAnsiTheme="minorBidi" w:cstheme="minorBidi"/>
                <w:spacing w:val="-2"/>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s</w:t>
            </w:r>
            <w:r w:rsidRPr="00134956">
              <w:rPr>
                <w:rFonts w:asciiTheme="minorBidi" w:hAnsiTheme="minorBidi" w:cstheme="minorBidi"/>
                <w:spacing w:val="-1"/>
              </w:rPr>
              <w:t>e</w:t>
            </w:r>
            <w:r w:rsidRPr="00134956">
              <w:rPr>
                <w:rFonts w:asciiTheme="minorBidi" w:hAnsiTheme="minorBidi" w:cstheme="minorBidi"/>
                <w:spacing w:val="1"/>
              </w:rPr>
              <w:t>ss</w:t>
            </w:r>
            <w:r w:rsidRPr="00134956">
              <w:rPr>
                <w:rFonts w:asciiTheme="minorBidi" w:hAnsiTheme="minorBidi" w:cstheme="minorBidi"/>
              </w:rPr>
              <w:t>i</w:t>
            </w:r>
            <w:r w:rsidRPr="00134956">
              <w:rPr>
                <w:rFonts w:asciiTheme="minorBidi" w:hAnsiTheme="minorBidi" w:cstheme="minorBidi"/>
                <w:spacing w:val="1"/>
              </w:rPr>
              <w:t>o</w:t>
            </w:r>
            <w:r w:rsidRPr="00134956">
              <w:rPr>
                <w:rFonts w:asciiTheme="minorBidi" w:hAnsiTheme="minorBidi" w:cstheme="minorBidi"/>
              </w:rPr>
              <w:t>n</w:t>
            </w:r>
            <w:r w:rsidRPr="00134956">
              <w:rPr>
                <w:rFonts w:asciiTheme="minorBidi" w:hAnsiTheme="minorBidi" w:cstheme="minorBidi"/>
                <w:spacing w:val="-5"/>
              </w:rPr>
              <w:t xml:space="preserve"> </w:t>
            </w:r>
            <w:r w:rsidRPr="00134956">
              <w:rPr>
                <w:rFonts w:asciiTheme="minorBidi" w:hAnsiTheme="minorBidi" w:cstheme="minorBidi"/>
                <w:spacing w:val="1"/>
              </w:rPr>
              <w:t>o</w:t>
            </w:r>
            <w:r w:rsidRPr="00134956">
              <w:rPr>
                <w:rFonts w:asciiTheme="minorBidi" w:hAnsiTheme="minorBidi" w:cstheme="minorBidi"/>
              </w:rPr>
              <w:t>r</w:t>
            </w:r>
            <w:r w:rsidRPr="00134956">
              <w:rPr>
                <w:rFonts w:asciiTheme="minorBidi" w:hAnsiTheme="minorBidi" w:cstheme="minorBidi"/>
                <w:spacing w:val="-2"/>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spacing w:val="1"/>
              </w:rPr>
              <w:t>use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spacing w:val="1"/>
              </w:rPr>
              <w:t>trie</w:t>
            </w:r>
            <w:r w:rsidRPr="00134956">
              <w:rPr>
                <w:rFonts w:asciiTheme="minorBidi" w:hAnsiTheme="minorBidi" w:cstheme="minorBidi"/>
              </w:rPr>
              <w:t>s</w:t>
            </w:r>
            <w:r w:rsidRPr="00134956">
              <w:rPr>
                <w:rFonts w:asciiTheme="minorBidi" w:hAnsiTheme="minorBidi" w:cstheme="minorBidi"/>
                <w:spacing w:val="-4"/>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1"/>
              </w:rPr>
              <w:t xml:space="preserve"> </w:t>
            </w:r>
            <w:r w:rsidRPr="00134956">
              <w:rPr>
                <w:rFonts w:asciiTheme="minorBidi" w:hAnsiTheme="minorBidi" w:cstheme="minorBidi"/>
                <w:spacing w:val="1"/>
              </w:rPr>
              <w:t>updat</w:t>
            </w:r>
            <w:r w:rsidRPr="00134956">
              <w:rPr>
                <w:rFonts w:asciiTheme="minorBidi" w:hAnsiTheme="minorBidi" w:cstheme="minorBidi"/>
              </w:rPr>
              <w:t>e</w:t>
            </w:r>
            <w:r w:rsidRPr="00134956">
              <w:rPr>
                <w:rFonts w:asciiTheme="minorBidi" w:hAnsiTheme="minorBidi" w:cstheme="minorBidi"/>
                <w:spacing w:val="-6"/>
              </w:rPr>
              <w:t xml:space="preserve"> </w:t>
            </w:r>
            <w:r w:rsidRPr="00134956">
              <w:rPr>
                <w:rFonts w:asciiTheme="minorBidi" w:hAnsiTheme="minorBidi" w:cstheme="minorBidi"/>
              </w:rPr>
              <w:t xml:space="preserve">a </w:t>
            </w:r>
            <w:r w:rsidRPr="00134956">
              <w:rPr>
                <w:rFonts w:asciiTheme="minorBidi" w:hAnsiTheme="minorBidi" w:cstheme="minorBidi"/>
                <w:spacing w:val="1"/>
              </w:rPr>
              <w:t>a</w:t>
            </w:r>
            <w:r w:rsidRPr="00134956">
              <w:rPr>
                <w:rFonts w:asciiTheme="minorBidi" w:hAnsiTheme="minorBidi" w:cstheme="minorBidi"/>
                <w:spacing w:val="-1"/>
              </w:rPr>
              <w:t>n</w:t>
            </w:r>
            <w:r w:rsidRPr="00134956">
              <w:rPr>
                <w:rFonts w:asciiTheme="minorBidi" w:hAnsiTheme="minorBidi" w:cstheme="minorBidi"/>
                <w:spacing w:val="1"/>
              </w:rPr>
              <w:t>oth</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6"/>
              </w:rPr>
              <w:t xml:space="preserve"> </w:t>
            </w:r>
            <w:r w:rsidRPr="00134956">
              <w:rPr>
                <w:rFonts w:asciiTheme="minorBidi" w:hAnsiTheme="minorBidi" w:cstheme="minorBidi"/>
                <w:spacing w:val="1"/>
              </w:rPr>
              <w:t>s</w:t>
            </w:r>
            <w:r w:rsidRPr="00134956">
              <w:rPr>
                <w:rFonts w:asciiTheme="minorBidi" w:hAnsiTheme="minorBidi" w:cstheme="minorBidi"/>
                <w:spacing w:val="-1"/>
              </w:rPr>
              <w:t>e</w:t>
            </w:r>
            <w:r w:rsidRPr="00134956">
              <w:rPr>
                <w:rFonts w:asciiTheme="minorBidi" w:hAnsiTheme="minorBidi" w:cstheme="minorBidi"/>
                <w:spacing w:val="1"/>
              </w:rPr>
              <w:t>ssio</w:t>
            </w:r>
            <w:r w:rsidRPr="00134956">
              <w:rPr>
                <w:rFonts w:asciiTheme="minorBidi" w:hAnsiTheme="minorBidi" w:cstheme="minorBidi"/>
              </w:rPr>
              <w:t>n</w:t>
            </w:r>
            <w:r w:rsidRPr="00134956">
              <w:rPr>
                <w:rFonts w:asciiTheme="minorBidi" w:hAnsiTheme="minorBidi" w:cstheme="minorBidi"/>
                <w:spacing w:val="-5"/>
              </w:rPr>
              <w:t xml:space="preserve"> </w:t>
            </w:r>
            <w:r w:rsidRPr="00134956">
              <w:rPr>
                <w:rFonts w:asciiTheme="minorBidi" w:hAnsiTheme="minorBidi" w:cstheme="minorBidi"/>
                <w:spacing w:val="1"/>
              </w:rPr>
              <w:t>tha</w:t>
            </w:r>
            <w:r w:rsidRPr="00134956">
              <w:rPr>
                <w:rFonts w:asciiTheme="minorBidi" w:hAnsiTheme="minorBidi" w:cstheme="minorBidi"/>
              </w:rPr>
              <w:t>n</w:t>
            </w:r>
            <w:r w:rsidRPr="00134956">
              <w:rPr>
                <w:rFonts w:asciiTheme="minorBidi" w:hAnsiTheme="minorBidi" w:cstheme="minorBidi"/>
                <w:spacing w:val="-3"/>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cur</w:t>
            </w:r>
            <w:r w:rsidRPr="00134956">
              <w:rPr>
                <w:rFonts w:asciiTheme="minorBidi" w:hAnsiTheme="minorBidi" w:cstheme="minorBidi"/>
                <w:spacing w:val="-4"/>
              </w:rPr>
              <w:t>r</w:t>
            </w:r>
            <w:r w:rsidRPr="00134956">
              <w:rPr>
                <w:rFonts w:asciiTheme="minorBidi" w:hAnsiTheme="minorBidi" w:cstheme="minorBidi"/>
                <w:spacing w:val="1"/>
              </w:rPr>
              <w:t>en</w:t>
            </w:r>
            <w:r w:rsidRPr="00134956">
              <w:rPr>
                <w:rFonts w:asciiTheme="minorBidi" w:hAnsiTheme="minorBidi" w:cstheme="minorBidi"/>
              </w:rPr>
              <w:t>t</w:t>
            </w:r>
            <w:r w:rsidRPr="00134956">
              <w:rPr>
                <w:rFonts w:asciiTheme="minorBidi" w:hAnsiTheme="minorBidi" w:cstheme="minorBidi"/>
                <w:spacing w:val="-6"/>
              </w:rPr>
              <w:t xml:space="preserve"> </w:t>
            </w:r>
            <w:r w:rsidRPr="00134956">
              <w:rPr>
                <w:rFonts w:asciiTheme="minorBidi" w:hAnsiTheme="minorBidi" w:cstheme="minorBidi"/>
                <w:spacing w:val="1"/>
              </w:rPr>
              <w:t>o</w:t>
            </w:r>
            <w:r w:rsidRPr="00134956">
              <w:rPr>
                <w:rFonts w:asciiTheme="minorBidi" w:hAnsiTheme="minorBidi" w:cstheme="minorBidi"/>
                <w:spacing w:val="-1"/>
              </w:rPr>
              <w:t>n</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rPr>
              <w:t>and</w:t>
            </w:r>
            <w:r w:rsidRPr="00134956">
              <w:rPr>
                <w:rFonts w:asciiTheme="minorBidi" w:hAnsiTheme="minorBidi" w:cstheme="minorBidi"/>
                <w:spacing w:val="-3"/>
              </w:rPr>
              <w:t xml:space="preserve"> </w:t>
            </w:r>
            <w:r w:rsidRPr="00134956">
              <w:rPr>
                <w:rFonts w:asciiTheme="minorBidi" w:hAnsiTheme="minorBidi" w:cstheme="minorBidi"/>
              </w:rPr>
              <w:t>is not</w:t>
            </w:r>
            <w:r w:rsidRPr="00134956">
              <w:rPr>
                <w:rFonts w:asciiTheme="minorBidi" w:hAnsiTheme="minorBidi" w:cstheme="minorBidi"/>
                <w:spacing w:val="-2"/>
              </w:rPr>
              <w:t xml:space="preserve"> </w:t>
            </w:r>
            <w:r w:rsidRPr="00134956">
              <w:rPr>
                <w:rFonts w:asciiTheme="minorBidi" w:hAnsiTheme="minorBidi" w:cstheme="minorBidi"/>
              </w:rPr>
              <w:t>administrator</w:t>
            </w:r>
            <w:r w:rsidRPr="00134956">
              <w:rPr>
                <w:rFonts w:asciiTheme="minorBidi" w:hAnsiTheme="minorBidi" w:cstheme="minorBidi"/>
                <w:spacing w:val="-11"/>
              </w:rPr>
              <w:t xml:space="preserve"> </w:t>
            </w:r>
            <w:r w:rsidRPr="00134956">
              <w:rPr>
                <w:rFonts w:asciiTheme="minorBidi" w:hAnsiTheme="minorBidi" w:cstheme="minorBidi"/>
              </w:rPr>
              <w:t>or</w:t>
            </w:r>
            <w:r w:rsidRPr="00134956">
              <w:rPr>
                <w:rFonts w:asciiTheme="minorBidi" w:hAnsiTheme="minorBidi" w:cstheme="minorBidi"/>
                <w:spacing w:val="-1"/>
              </w:rPr>
              <w:t xml:space="preserve"> </w:t>
            </w:r>
            <w:r w:rsidRPr="00134956">
              <w:rPr>
                <w:rFonts w:asciiTheme="minorBidi" w:hAnsiTheme="minorBidi" w:cstheme="minorBidi"/>
              </w:rPr>
              <w:t>the ses</w:t>
            </w:r>
            <w:r w:rsidRPr="00134956">
              <w:rPr>
                <w:rFonts w:asciiTheme="minorBidi" w:hAnsiTheme="minorBidi" w:cstheme="minorBidi"/>
                <w:spacing w:val="1"/>
              </w:rPr>
              <w:t>s</w:t>
            </w:r>
            <w:r w:rsidRPr="00134956">
              <w:rPr>
                <w:rFonts w:asciiTheme="minorBidi" w:hAnsiTheme="minorBidi" w:cstheme="minorBidi"/>
              </w:rPr>
              <w:t>ion</w:t>
            </w:r>
            <w:r w:rsidRPr="00134956">
              <w:rPr>
                <w:rFonts w:asciiTheme="minorBidi" w:hAnsiTheme="minorBidi" w:cstheme="minorBidi"/>
                <w:spacing w:val="-5"/>
              </w:rPr>
              <w:t xml:space="preserve"> </w:t>
            </w:r>
            <w:r w:rsidRPr="00134956">
              <w:rPr>
                <w:rFonts w:asciiTheme="minorBidi" w:hAnsiTheme="minorBidi" w:cstheme="minorBidi"/>
              </w:rPr>
              <w:t>has</w:t>
            </w:r>
            <w:r w:rsidRPr="00134956">
              <w:rPr>
                <w:rFonts w:asciiTheme="minorBidi" w:hAnsiTheme="minorBidi" w:cstheme="minorBidi"/>
                <w:spacing w:val="-3"/>
              </w:rPr>
              <w:t xml:space="preserve"> </w:t>
            </w:r>
            <w:r w:rsidRPr="00134956">
              <w:rPr>
                <w:rFonts w:asciiTheme="minorBidi" w:hAnsiTheme="minorBidi" w:cstheme="minorBidi"/>
              </w:rPr>
              <w:t>exceed</w:t>
            </w:r>
            <w:r w:rsidRPr="00134956">
              <w:rPr>
                <w:rFonts w:asciiTheme="minorBidi" w:hAnsiTheme="minorBidi" w:cstheme="minorBidi"/>
                <w:spacing w:val="-6"/>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period</w:t>
            </w:r>
            <w:r w:rsidRPr="00134956">
              <w:rPr>
                <w:rFonts w:asciiTheme="minorBidi" w:hAnsiTheme="minorBidi" w:cstheme="minorBidi"/>
                <w:spacing w:val="-6"/>
              </w:rPr>
              <w:t xml:space="preserve"> </w:t>
            </w:r>
            <w:r w:rsidRPr="00134956">
              <w:rPr>
                <w:rFonts w:asciiTheme="minorBidi" w:hAnsiTheme="minorBidi" w:cstheme="minorBidi"/>
              </w:rPr>
              <w:t>of</w:t>
            </w:r>
            <w:r w:rsidRPr="00134956">
              <w:rPr>
                <w:rFonts w:asciiTheme="minorBidi" w:hAnsiTheme="minorBidi" w:cstheme="minorBidi"/>
                <w:spacing w:val="-1"/>
              </w:rPr>
              <w:t xml:space="preserve"> </w:t>
            </w:r>
            <w:r w:rsidRPr="00134956">
              <w:rPr>
                <w:rFonts w:asciiTheme="minorBidi" w:hAnsiTheme="minorBidi" w:cstheme="minorBidi"/>
              </w:rPr>
              <w:t>7</w:t>
            </w:r>
            <w:r w:rsidRPr="00134956">
              <w:rPr>
                <w:rFonts w:asciiTheme="minorBidi" w:hAnsiTheme="minorBidi" w:cstheme="minorBidi"/>
                <w:spacing w:val="-1"/>
              </w:rPr>
              <w:t xml:space="preserve"> </w:t>
            </w:r>
            <w:r w:rsidRPr="00134956">
              <w:rPr>
                <w:rFonts w:asciiTheme="minorBidi" w:hAnsiTheme="minorBidi" w:cstheme="minorBidi"/>
              </w:rPr>
              <w:t>days(set</w:t>
            </w:r>
            <w:r w:rsidRPr="00134956">
              <w:rPr>
                <w:rFonts w:asciiTheme="minorBidi" w:hAnsiTheme="minorBidi" w:cstheme="minorBidi"/>
                <w:spacing w:val="-6"/>
              </w:rPr>
              <w:t xml:space="preserve"> </w:t>
            </w:r>
            <w:r w:rsidRPr="00134956">
              <w:rPr>
                <w:rFonts w:asciiTheme="minorBidi" w:hAnsiTheme="minorBidi" w:cstheme="minorBidi"/>
              </w:rPr>
              <w:t>by</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CRM)</w:t>
            </w:r>
          </w:p>
          <w:p w:rsidR="00980032" w:rsidRPr="00134956" w:rsidRDefault="00980032" w:rsidP="001A4A0A">
            <w:pPr>
              <w:widowControl w:val="0"/>
              <w:autoSpaceDE w:val="0"/>
              <w:autoSpaceDN w:val="0"/>
              <w:adjustRightInd w:val="0"/>
              <w:spacing w:before="2" w:line="100" w:lineRule="exact"/>
              <w:rPr>
                <w:rFonts w:asciiTheme="minorBidi" w:hAnsiTheme="minorBidi" w:cstheme="minorBidi"/>
              </w:rPr>
            </w:pPr>
          </w:p>
          <w:p w:rsidR="00980032" w:rsidRPr="00134956" w:rsidRDefault="00980032" w:rsidP="001A4A0A">
            <w:pPr>
              <w:widowControl w:val="0"/>
              <w:autoSpaceDE w:val="0"/>
              <w:autoSpaceDN w:val="0"/>
              <w:adjustRightInd w:val="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rPr>
              <w:t>do</w:t>
            </w:r>
            <w:r w:rsidRPr="00134956">
              <w:rPr>
                <w:rFonts w:asciiTheme="minorBidi" w:hAnsiTheme="minorBidi" w:cstheme="minorBidi"/>
                <w:spacing w:val="-3"/>
              </w:rPr>
              <w:t xml:space="preserve"> </w:t>
            </w:r>
            <w:r w:rsidRPr="00134956">
              <w:rPr>
                <w:rFonts w:asciiTheme="minorBidi" w:hAnsiTheme="minorBidi" w:cstheme="minorBidi"/>
              </w:rPr>
              <w:t>not</w:t>
            </w:r>
            <w:r w:rsidRPr="00134956">
              <w:rPr>
                <w:rFonts w:asciiTheme="minorBidi" w:hAnsiTheme="minorBidi" w:cstheme="minorBidi"/>
                <w:spacing w:val="-2"/>
              </w:rPr>
              <w:t xml:space="preserve"> </w:t>
            </w:r>
            <w:r w:rsidRPr="00134956">
              <w:rPr>
                <w:rFonts w:asciiTheme="minorBidi" w:hAnsiTheme="minorBidi" w:cstheme="minorBidi"/>
              </w:rPr>
              <w:t>allow</w:t>
            </w:r>
            <w:r w:rsidRPr="00134956">
              <w:rPr>
                <w:rFonts w:asciiTheme="minorBidi" w:hAnsiTheme="minorBidi" w:cstheme="minorBidi"/>
                <w:spacing w:val="-4"/>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3"/>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upda</w:t>
            </w:r>
            <w:r w:rsidRPr="00134956">
              <w:rPr>
                <w:rFonts w:asciiTheme="minorBidi" w:hAnsiTheme="minorBidi" w:cstheme="minorBidi"/>
                <w:spacing w:val="1"/>
              </w:rPr>
              <w:t>t</w:t>
            </w:r>
            <w:r w:rsidRPr="00134956">
              <w:rPr>
                <w:rFonts w:asciiTheme="minorBidi" w:hAnsiTheme="minorBidi" w:cstheme="minorBidi"/>
              </w:rPr>
              <w:t>e</w:t>
            </w:r>
            <w:r w:rsidRPr="00134956">
              <w:rPr>
                <w:rFonts w:asciiTheme="minorBidi" w:hAnsiTheme="minorBidi" w:cstheme="minorBidi"/>
                <w:spacing w:val="-6"/>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color w:val="FF0000"/>
              </w:rPr>
              <w:t>interaction</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 xml:space="preserve">2. </w:t>
            </w:r>
            <w:r w:rsidRPr="00134956">
              <w:rPr>
                <w:rFonts w:asciiTheme="minorBidi" w:hAnsiTheme="minorBidi" w:cstheme="minorBidi"/>
                <w:spacing w:val="28"/>
              </w:rPr>
              <w:t xml:space="preserve"> </w:t>
            </w:r>
            <w:r w:rsidRPr="00134956">
              <w:rPr>
                <w:rFonts w:asciiTheme="minorBidi" w:hAnsiTheme="minorBidi" w:cstheme="minorBidi"/>
                <w:spacing w:val="1"/>
              </w:rPr>
              <w:t>R</w:t>
            </w:r>
            <w:r w:rsidRPr="00134956">
              <w:rPr>
                <w:rFonts w:asciiTheme="minorBidi" w:hAnsiTheme="minorBidi" w:cstheme="minorBidi"/>
                <w:spacing w:val="-1"/>
              </w:rPr>
              <w:t>e</w:t>
            </w:r>
            <w:r w:rsidRPr="00134956">
              <w:rPr>
                <w:rFonts w:asciiTheme="minorBidi" w:hAnsiTheme="minorBidi" w:cstheme="minorBidi"/>
                <w:spacing w:val="1"/>
              </w:rPr>
              <w:t>t</w:t>
            </w:r>
            <w:r w:rsidRPr="00134956">
              <w:rPr>
                <w:rFonts w:asciiTheme="minorBidi" w:hAnsiTheme="minorBidi" w:cstheme="minorBidi"/>
              </w:rPr>
              <w:t>u</w:t>
            </w:r>
            <w:r w:rsidRPr="00134956">
              <w:rPr>
                <w:rFonts w:asciiTheme="minorBidi" w:hAnsiTheme="minorBidi" w:cstheme="minorBidi"/>
                <w:spacing w:val="1"/>
              </w:rPr>
              <w:t>r</w:t>
            </w:r>
            <w:r w:rsidRPr="00134956">
              <w:rPr>
                <w:rFonts w:asciiTheme="minorBidi" w:hAnsiTheme="minorBidi" w:cstheme="minorBidi"/>
              </w:rPr>
              <w:t>n</w:t>
            </w:r>
            <w:r w:rsidRPr="00134956">
              <w:rPr>
                <w:rFonts w:asciiTheme="minorBidi" w:hAnsiTheme="minorBidi" w:cstheme="minorBidi"/>
                <w:spacing w:val="-6"/>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s</w:t>
            </w:r>
            <w:r w:rsidRPr="00134956">
              <w:rPr>
                <w:rFonts w:asciiTheme="minorBidi" w:hAnsiTheme="minorBidi" w:cstheme="minorBidi"/>
              </w:rPr>
              <w:t>t</w:t>
            </w:r>
            <w:r w:rsidRPr="00134956">
              <w:rPr>
                <w:rFonts w:asciiTheme="minorBidi" w:hAnsiTheme="minorBidi" w:cstheme="minorBidi"/>
                <w:spacing w:val="1"/>
              </w:rPr>
              <w:t>e</w:t>
            </w:r>
            <w:r w:rsidRPr="00134956">
              <w:rPr>
                <w:rFonts w:asciiTheme="minorBidi" w:hAnsiTheme="minorBidi" w:cstheme="minorBidi"/>
              </w:rPr>
              <w:t>p</w:t>
            </w:r>
            <w:r w:rsidRPr="00134956">
              <w:rPr>
                <w:rFonts w:asciiTheme="minorBidi" w:hAnsiTheme="minorBidi" w:cstheme="minorBidi"/>
                <w:spacing w:val="-3"/>
              </w:rPr>
              <w:t xml:space="preserve"> </w:t>
            </w:r>
            <w:r w:rsidRPr="00134956">
              <w:rPr>
                <w:rFonts w:asciiTheme="minorBidi" w:hAnsiTheme="minorBidi" w:cstheme="minorBidi"/>
              </w:rPr>
              <w:t>1</w:t>
            </w:r>
          </w:p>
          <w:p w:rsidR="00980032" w:rsidRPr="00134956" w:rsidRDefault="00980032" w:rsidP="001A4A0A">
            <w:pPr>
              <w:widowControl w:val="0"/>
              <w:autoSpaceDE w:val="0"/>
              <w:autoSpaceDN w:val="0"/>
              <w:adjustRightInd w:val="0"/>
              <w:spacing w:before="71"/>
              <w:ind w:left="34"/>
              <w:rPr>
                <w:rFonts w:asciiTheme="minorBidi" w:hAnsiTheme="minorBidi" w:cstheme="minorBidi"/>
              </w:rPr>
            </w:pPr>
            <w:r w:rsidRPr="00134956">
              <w:rPr>
                <w:rFonts w:asciiTheme="minorBidi" w:hAnsiTheme="minorBidi" w:cstheme="minorBidi"/>
              </w:rPr>
              <w:t>A12</w:t>
            </w:r>
            <w:r w:rsidRPr="00134956">
              <w:rPr>
                <w:rFonts w:asciiTheme="minorBidi" w:hAnsiTheme="minorBidi" w:cstheme="minorBidi"/>
                <w:spacing w:val="-3"/>
              </w:rPr>
              <w:t xml:space="preserve"> </w:t>
            </w:r>
            <w:r w:rsidRPr="00134956">
              <w:rPr>
                <w:rFonts w:asciiTheme="minorBidi" w:hAnsiTheme="minorBidi" w:cstheme="minorBidi"/>
              </w:rPr>
              <w:t>:</w:t>
            </w:r>
            <w:r w:rsidRPr="00134956">
              <w:rPr>
                <w:rFonts w:asciiTheme="minorBidi" w:hAnsiTheme="minorBidi" w:cstheme="minorBidi"/>
                <w:spacing w:val="49"/>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rPr>
              <w:t>cancels</w:t>
            </w:r>
          </w:p>
          <w:p w:rsidR="00980032" w:rsidRPr="00134956" w:rsidRDefault="00980032" w:rsidP="005E61D6">
            <w:pPr>
              <w:numPr>
                <w:ilvl w:val="0"/>
                <w:numId w:val="167"/>
              </w:numPr>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di</w:t>
            </w:r>
            <w:r w:rsidRPr="00134956">
              <w:rPr>
                <w:rFonts w:asciiTheme="minorBidi" w:hAnsiTheme="minorBidi" w:cstheme="minorBidi"/>
                <w:spacing w:val="-4"/>
              </w:rPr>
              <w:t>r</w:t>
            </w:r>
            <w:r w:rsidRPr="00134956">
              <w:rPr>
                <w:rFonts w:asciiTheme="minorBidi" w:hAnsiTheme="minorBidi" w:cstheme="minorBidi"/>
                <w:spacing w:val="1"/>
              </w:rPr>
              <w:t>e</w:t>
            </w:r>
            <w:r w:rsidRPr="00134956">
              <w:rPr>
                <w:rFonts w:asciiTheme="minorBidi" w:hAnsiTheme="minorBidi" w:cstheme="minorBidi"/>
              </w:rPr>
              <w:t>c</w:t>
            </w:r>
            <w:r w:rsidRPr="00134956">
              <w:rPr>
                <w:rFonts w:asciiTheme="minorBidi" w:hAnsiTheme="minorBidi" w:cstheme="minorBidi"/>
                <w:spacing w:val="1"/>
              </w:rPr>
              <w:t>t</w:t>
            </w:r>
            <w:r w:rsidRPr="00134956">
              <w:rPr>
                <w:rFonts w:asciiTheme="minorBidi" w:hAnsiTheme="minorBidi" w:cstheme="minorBidi"/>
              </w:rPr>
              <w:t>s</w:t>
            </w:r>
            <w:r w:rsidRPr="00134956">
              <w:rPr>
                <w:rFonts w:asciiTheme="minorBidi" w:hAnsiTheme="minorBidi" w:cstheme="minorBidi"/>
                <w:spacing w:val="-7"/>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3"/>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s</w:t>
            </w:r>
            <w:r w:rsidRPr="00134956">
              <w:rPr>
                <w:rFonts w:asciiTheme="minorBidi" w:hAnsiTheme="minorBidi" w:cstheme="minorBidi"/>
                <w:spacing w:val="1"/>
              </w:rPr>
              <w:t>t</w:t>
            </w:r>
            <w:r w:rsidRPr="00134956">
              <w:rPr>
                <w:rFonts w:asciiTheme="minorBidi" w:hAnsiTheme="minorBidi" w:cstheme="minorBidi"/>
              </w:rPr>
              <w:t>ep</w:t>
            </w:r>
            <w:r w:rsidRPr="00134956">
              <w:rPr>
                <w:rFonts w:asciiTheme="minorBidi" w:hAnsiTheme="minorBidi" w:cstheme="minorBidi"/>
                <w:spacing w:val="-3"/>
              </w:rPr>
              <w:t xml:space="preserve"> </w:t>
            </w:r>
            <w:r w:rsidRPr="00134956">
              <w:rPr>
                <w:rFonts w:asciiTheme="minorBidi" w:hAnsiTheme="minorBidi" w:cstheme="minorBidi"/>
              </w:rPr>
              <w:t>1</w:t>
            </w:r>
          </w:p>
        </w:tc>
      </w:tr>
    </w:tbl>
    <w:p w:rsidR="00980032" w:rsidRDefault="00980032" w:rsidP="00980032">
      <w:pPr>
        <w:pStyle w:val="BodyText"/>
      </w:pPr>
    </w:p>
    <w:p w:rsidR="00980032" w:rsidRPr="00452FA5" w:rsidRDefault="00980032" w:rsidP="00121C8C">
      <w:pPr>
        <w:pStyle w:val="Heading4"/>
      </w:pPr>
      <w:bookmarkStart w:id="480" w:name="_Toc364961234"/>
      <w:r w:rsidRPr="009A247A">
        <w:t>INT01</w:t>
      </w:r>
      <w:r>
        <w:t>1</w:t>
      </w:r>
      <w:r w:rsidRPr="009A247A">
        <w:t xml:space="preserve">0 - </w:t>
      </w:r>
      <w:r w:rsidRPr="00D238CC">
        <w:t>Display event logs</w:t>
      </w:r>
      <w:r>
        <w:t xml:space="preserve"> details (Modified)</w:t>
      </w:r>
      <w:bookmarkEnd w:id="480"/>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134956" w:rsidTr="001A4A0A">
        <w:trPr>
          <w:trHeight w:val="360"/>
        </w:trPr>
        <w:tc>
          <w:tcPr>
            <w:tcW w:w="5580" w:type="dxa"/>
            <w:gridSpan w:val="2"/>
            <w:shd w:val="clear" w:color="auto" w:fill="E6E6E6"/>
          </w:tcPr>
          <w:p w:rsidR="00980032" w:rsidRPr="00134956" w:rsidRDefault="00980032" w:rsidP="001A4A0A">
            <w:pPr>
              <w:pStyle w:val="TableHeading"/>
              <w:rPr>
                <w:rFonts w:asciiTheme="minorBidi" w:hAnsiTheme="minorBidi" w:cstheme="minorBidi"/>
                <w:szCs w:val="20"/>
              </w:rPr>
            </w:pPr>
            <w:r w:rsidRPr="00134956">
              <w:rPr>
                <w:rFonts w:asciiTheme="minorBidi" w:hAnsiTheme="minorBidi" w:cstheme="minorBidi"/>
                <w:szCs w:val="20"/>
              </w:rPr>
              <w:t>Displ</w:t>
            </w:r>
            <w:r w:rsidRPr="00134956">
              <w:rPr>
                <w:rFonts w:asciiTheme="minorBidi" w:hAnsiTheme="minorBidi" w:cstheme="minorBidi"/>
                <w:spacing w:val="-20"/>
                <w:szCs w:val="20"/>
              </w:rPr>
              <w:t>a</w:t>
            </w:r>
            <w:r w:rsidRPr="00134956">
              <w:rPr>
                <w:rFonts w:asciiTheme="minorBidi" w:hAnsiTheme="minorBidi" w:cstheme="minorBidi"/>
                <w:szCs w:val="20"/>
              </w:rPr>
              <w:t>y</w:t>
            </w:r>
            <w:r w:rsidRPr="00134956">
              <w:rPr>
                <w:rFonts w:asciiTheme="minorBidi" w:hAnsiTheme="minorBidi" w:cstheme="minorBidi"/>
                <w:spacing w:val="-20"/>
                <w:szCs w:val="20"/>
              </w:rPr>
              <w:t xml:space="preserve"> e</w:t>
            </w:r>
            <w:r w:rsidRPr="00134956">
              <w:rPr>
                <w:rFonts w:asciiTheme="minorBidi" w:hAnsiTheme="minorBidi" w:cstheme="minorBidi"/>
                <w:szCs w:val="20"/>
              </w:rPr>
              <w:t>vent</w:t>
            </w:r>
            <w:r w:rsidRPr="00134956">
              <w:rPr>
                <w:rFonts w:asciiTheme="minorBidi" w:hAnsiTheme="minorBidi" w:cstheme="minorBidi"/>
                <w:spacing w:val="-20"/>
                <w:szCs w:val="20"/>
              </w:rPr>
              <w:t xml:space="preserve"> </w:t>
            </w:r>
            <w:r w:rsidRPr="00134956">
              <w:rPr>
                <w:rFonts w:asciiTheme="minorBidi" w:hAnsiTheme="minorBidi" w:cstheme="minorBidi"/>
                <w:szCs w:val="20"/>
              </w:rPr>
              <w:t>logs details</w:t>
            </w:r>
          </w:p>
        </w:tc>
        <w:tc>
          <w:tcPr>
            <w:tcW w:w="3596" w:type="dxa"/>
            <w:shd w:val="clear" w:color="auto" w:fill="E6E6E6"/>
          </w:tcPr>
          <w:p w:rsidR="00980032" w:rsidRPr="00134956" w:rsidRDefault="00980032" w:rsidP="001A4A0A">
            <w:pPr>
              <w:pStyle w:val="TableHeading"/>
              <w:rPr>
                <w:rFonts w:asciiTheme="minorBidi" w:hAnsiTheme="minorBidi" w:cstheme="minorBidi"/>
                <w:szCs w:val="20"/>
              </w:rPr>
            </w:pPr>
            <w:r w:rsidRPr="00134956">
              <w:rPr>
                <w:rFonts w:asciiTheme="minorBidi" w:hAnsiTheme="minorBidi" w:cstheme="minorBidi"/>
                <w:szCs w:val="20"/>
              </w:rPr>
              <w:t>INT0110</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Primary actors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CSR User</w:t>
            </w:r>
          </w:p>
          <w:p w:rsidR="00980032" w:rsidRPr="00134956" w:rsidRDefault="00980032" w:rsidP="001A4A0A">
            <w:pPr>
              <w:rPr>
                <w:rFonts w:asciiTheme="minorBidi" w:hAnsiTheme="minorBidi" w:cstheme="minorBidi"/>
              </w:rPr>
            </w:pPr>
            <w:r w:rsidRPr="00134956">
              <w:rPr>
                <w:rFonts w:asciiTheme="minorBidi" w:hAnsiTheme="minorBidi" w:cstheme="minorBidi"/>
              </w:rPr>
              <w:t>Dealer User</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Summary Goal</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e</w:t>
            </w:r>
            <w:r w:rsidRPr="00134956">
              <w:rPr>
                <w:rFonts w:asciiTheme="minorBidi" w:hAnsiTheme="minorBidi" w:cstheme="minorBidi"/>
                <w:spacing w:val="-2"/>
                <w:position w:val="1"/>
              </w:rPr>
              <w:t xml:space="preserve"> </w:t>
            </w:r>
            <w:r w:rsidRPr="00134956">
              <w:rPr>
                <w:rFonts w:asciiTheme="minorBidi" w:hAnsiTheme="minorBidi" w:cstheme="minorBidi"/>
                <w:position w:val="1"/>
              </w:rPr>
              <w:t>detailed</w:t>
            </w:r>
            <w:r w:rsidRPr="00134956">
              <w:rPr>
                <w:rFonts w:asciiTheme="minorBidi" w:hAnsiTheme="minorBidi" w:cstheme="minorBidi"/>
                <w:spacing w:val="-7"/>
                <w:position w:val="1"/>
              </w:rPr>
              <w:t xml:space="preserve"> </w:t>
            </w:r>
            <w:r w:rsidRPr="00134956">
              <w:rPr>
                <w:rFonts w:asciiTheme="minorBidi" w:hAnsiTheme="minorBidi" w:cstheme="minorBidi"/>
                <w:position w:val="1"/>
              </w:rPr>
              <w:t>information</w:t>
            </w:r>
            <w:r w:rsidRPr="00134956">
              <w:rPr>
                <w:rFonts w:asciiTheme="minorBidi" w:hAnsiTheme="minorBidi" w:cstheme="minorBidi"/>
                <w:spacing w:val="-10"/>
                <w:position w:val="1"/>
              </w:rPr>
              <w:t xml:space="preserve"> </w:t>
            </w:r>
            <w:r w:rsidRPr="00134956">
              <w:rPr>
                <w:rFonts w:asciiTheme="minorBidi" w:hAnsiTheme="minorBidi" w:cstheme="minorBidi"/>
                <w:position w:val="1"/>
              </w:rPr>
              <w:t>about</w:t>
            </w:r>
            <w:r w:rsidRPr="00134956">
              <w:rPr>
                <w:rFonts w:asciiTheme="minorBidi" w:hAnsiTheme="minorBidi" w:cstheme="minorBidi"/>
                <w:spacing w:val="-5"/>
                <w:position w:val="1"/>
              </w:rPr>
              <w:t xml:space="preserve"> </w:t>
            </w:r>
            <w:r w:rsidRPr="00134956">
              <w:rPr>
                <w:rFonts w:asciiTheme="minorBidi" w:hAnsiTheme="minorBidi" w:cstheme="minorBidi"/>
                <w:position w:val="1"/>
              </w:rPr>
              <w:t>an</w:t>
            </w:r>
            <w:r w:rsidRPr="00134956">
              <w:rPr>
                <w:rFonts w:asciiTheme="minorBidi" w:hAnsiTheme="minorBidi" w:cstheme="minorBidi"/>
                <w:spacing w:val="-2"/>
                <w:position w:val="1"/>
              </w:rPr>
              <w:t xml:space="preserve"> </w:t>
            </w:r>
            <w:r w:rsidRPr="00134956">
              <w:rPr>
                <w:rFonts w:asciiTheme="minorBidi" w:hAnsiTheme="minorBidi" w:cstheme="minorBidi"/>
                <w:position w:val="1"/>
              </w:rPr>
              <w:t>event</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Pre-conditions</w:t>
            </w:r>
          </w:p>
        </w:tc>
        <w:tc>
          <w:tcPr>
            <w:tcW w:w="6908" w:type="dxa"/>
            <w:gridSpan w:val="2"/>
          </w:tcPr>
          <w:p w:rsidR="00980032" w:rsidRPr="00134956" w:rsidRDefault="00980032" w:rsidP="001A4A0A">
            <w:pPr>
              <w:rPr>
                <w:rFonts w:asciiTheme="minorBidi" w:hAnsiTheme="minorBidi" w:cstheme="minorBidi"/>
                <w:color w:val="FF0000"/>
              </w:rPr>
            </w:pPr>
            <w:r w:rsidRPr="00134956">
              <w:rPr>
                <w:rFonts w:asciiTheme="minorBidi" w:hAnsiTheme="minorBidi" w:cstheme="minorBidi"/>
                <w:spacing w:val="1"/>
                <w:position w:val="1"/>
              </w:rPr>
              <w:t>U</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r</w:t>
            </w:r>
            <w:r w:rsidRPr="00134956">
              <w:rPr>
                <w:rFonts w:asciiTheme="minorBidi" w:hAnsiTheme="minorBidi" w:cstheme="minorBidi"/>
                <w:spacing w:val="-3"/>
                <w:position w:val="1"/>
              </w:rPr>
              <w:t xml:space="preserve"> </w:t>
            </w:r>
            <w:r w:rsidRPr="00134956">
              <w:rPr>
                <w:rFonts w:asciiTheme="minorBidi" w:hAnsiTheme="minorBidi" w:cstheme="minorBidi"/>
                <w:position w:val="1"/>
              </w:rPr>
              <w:t>is</w:t>
            </w:r>
            <w:r w:rsidRPr="00134956">
              <w:rPr>
                <w:rFonts w:asciiTheme="minorBidi" w:hAnsiTheme="minorBidi" w:cstheme="minorBidi"/>
                <w:spacing w:val="-1"/>
                <w:position w:val="1"/>
              </w:rPr>
              <w:t xml:space="preserve"> </w:t>
            </w:r>
            <w:r w:rsidRPr="00134956">
              <w:rPr>
                <w:rFonts w:asciiTheme="minorBidi" w:hAnsiTheme="minorBidi" w:cstheme="minorBidi"/>
                <w:position w:val="1"/>
              </w:rPr>
              <w:t>viewing</w:t>
            </w:r>
            <w:r w:rsidRPr="00134956">
              <w:rPr>
                <w:rFonts w:asciiTheme="minorBidi" w:hAnsiTheme="minorBidi" w:cstheme="minorBidi"/>
                <w:spacing w:val="-7"/>
                <w:position w:val="1"/>
              </w:rPr>
              <w:t xml:space="preserve"> </w:t>
            </w:r>
            <w:r w:rsidRPr="00134956">
              <w:rPr>
                <w:rFonts w:asciiTheme="minorBidi" w:hAnsiTheme="minorBidi" w:cstheme="minorBidi"/>
                <w:position w:val="1"/>
              </w:rPr>
              <w:t>events</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Trigger</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spacing w:val="1"/>
                <w:position w:val="1"/>
              </w:rPr>
              <w:t>U</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r</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w</w:t>
            </w:r>
            <w:r w:rsidRPr="00134956">
              <w:rPr>
                <w:rFonts w:asciiTheme="minorBidi" w:hAnsiTheme="minorBidi" w:cstheme="minorBidi"/>
                <w:position w:val="1"/>
              </w:rPr>
              <w:t>a</w:t>
            </w:r>
            <w:r w:rsidRPr="00134956">
              <w:rPr>
                <w:rFonts w:asciiTheme="minorBidi" w:hAnsiTheme="minorBidi" w:cstheme="minorBidi"/>
                <w:spacing w:val="1"/>
                <w:position w:val="1"/>
              </w:rPr>
              <w:t>n</w:t>
            </w:r>
            <w:r w:rsidRPr="00134956">
              <w:rPr>
                <w:rFonts w:asciiTheme="minorBidi" w:hAnsiTheme="minorBidi" w:cstheme="minorBidi"/>
                <w:position w:val="1"/>
              </w:rPr>
              <w:t>ts</w:t>
            </w:r>
            <w:r w:rsidRPr="00134956">
              <w:rPr>
                <w:rFonts w:asciiTheme="minorBidi" w:hAnsiTheme="minorBidi" w:cstheme="minorBidi"/>
                <w:spacing w:val="-5"/>
                <w:position w:val="1"/>
              </w:rPr>
              <w:t xml:space="preserve"> </w:t>
            </w:r>
            <w:r w:rsidRPr="00134956">
              <w:rPr>
                <w:rFonts w:asciiTheme="minorBidi" w:hAnsiTheme="minorBidi" w:cstheme="minorBidi"/>
                <w:spacing w:val="1"/>
                <w:position w:val="1"/>
              </w:rPr>
              <w:t>t</w:t>
            </w:r>
            <w:r w:rsidRPr="00134956">
              <w:rPr>
                <w:rFonts w:asciiTheme="minorBidi" w:hAnsiTheme="minorBidi" w:cstheme="minorBidi"/>
                <w:position w:val="1"/>
              </w:rPr>
              <w:t>o</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se</w:t>
            </w:r>
            <w:r w:rsidRPr="00134956">
              <w:rPr>
                <w:rFonts w:asciiTheme="minorBidi" w:hAnsiTheme="minorBidi" w:cstheme="minorBidi"/>
                <w:position w:val="1"/>
              </w:rPr>
              <w:t>e</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t</w:t>
            </w:r>
            <w:r w:rsidRPr="00134956">
              <w:rPr>
                <w:rFonts w:asciiTheme="minorBidi" w:hAnsiTheme="minorBidi" w:cstheme="minorBidi"/>
                <w:spacing w:val="-1"/>
                <w:position w:val="1"/>
              </w:rPr>
              <w:t>h</w:t>
            </w:r>
            <w:r w:rsidRPr="00134956">
              <w:rPr>
                <w:rFonts w:asciiTheme="minorBidi" w:hAnsiTheme="minorBidi" w:cstheme="minorBidi"/>
                <w:position w:val="1"/>
              </w:rPr>
              <w:t>e</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d</w:t>
            </w:r>
            <w:r w:rsidRPr="00134956">
              <w:rPr>
                <w:rFonts w:asciiTheme="minorBidi" w:hAnsiTheme="minorBidi" w:cstheme="minorBidi"/>
                <w:spacing w:val="-1"/>
                <w:position w:val="1"/>
              </w:rPr>
              <w:t>e</w:t>
            </w:r>
            <w:r w:rsidRPr="00134956">
              <w:rPr>
                <w:rFonts w:asciiTheme="minorBidi" w:hAnsiTheme="minorBidi" w:cstheme="minorBidi"/>
                <w:spacing w:val="1"/>
                <w:position w:val="1"/>
              </w:rPr>
              <w:t>t</w:t>
            </w:r>
            <w:r w:rsidRPr="00134956">
              <w:rPr>
                <w:rFonts w:asciiTheme="minorBidi" w:hAnsiTheme="minorBidi" w:cstheme="minorBidi"/>
                <w:position w:val="1"/>
              </w:rPr>
              <w:t>a</w:t>
            </w:r>
            <w:r w:rsidRPr="00134956">
              <w:rPr>
                <w:rFonts w:asciiTheme="minorBidi" w:hAnsiTheme="minorBidi" w:cstheme="minorBidi"/>
                <w:spacing w:val="1"/>
                <w:position w:val="1"/>
              </w:rPr>
              <w:t>i</w:t>
            </w:r>
            <w:r w:rsidRPr="00134956">
              <w:rPr>
                <w:rFonts w:asciiTheme="minorBidi" w:hAnsiTheme="minorBidi" w:cstheme="minorBidi"/>
                <w:position w:val="1"/>
              </w:rPr>
              <w:t>l</w:t>
            </w:r>
            <w:r w:rsidRPr="00134956">
              <w:rPr>
                <w:rFonts w:asciiTheme="minorBidi" w:hAnsiTheme="minorBidi" w:cstheme="minorBidi"/>
                <w:spacing w:val="-5"/>
                <w:position w:val="1"/>
              </w:rPr>
              <w:t xml:space="preserve"> </w:t>
            </w:r>
            <w:r w:rsidRPr="00134956">
              <w:rPr>
                <w:rFonts w:asciiTheme="minorBidi" w:hAnsiTheme="minorBidi" w:cstheme="minorBidi"/>
                <w:spacing w:val="1"/>
                <w:position w:val="1"/>
              </w:rPr>
              <w:t>o</w:t>
            </w:r>
            <w:r w:rsidRPr="00134956">
              <w:rPr>
                <w:rFonts w:asciiTheme="minorBidi" w:hAnsiTheme="minorBidi" w:cstheme="minorBidi"/>
                <w:position w:val="1"/>
              </w:rPr>
              <w:t>f</w:t>
            </w:r>
            <w:r w:rsidRPr="00134956">
              <w:rPr>
                <w:rFonts w:asciiTheme="minorBidi" w:hAnsiTheme="minorBidi" w:cstheme="minorBidi"/>
                <w:spacing w:val="-2"/>
                <w:position w:val="1"/>
              </w:rPr>
              <w:t xml:space="preserve"> </w:t>
            </w:r>
            <w:r w:rsidRPr="00134956">
              <w:rPr>
                <w:rFonts w:asciiTheme="minorBidi" w:hAnsiTheme="minorBidi" w:cstheme="minorBidi"/>
                <w:position w:val="1"/>
              </w:rPr>
              <w:t>an</w:t>
            </w:r>
            <w:r w:rsidRPr="00134956">
              <w:rPr>
                <w:rFonts w:asciiTheme="minorBidi" w:hAnsiTheme="minorBidi" w:cstheme="minorBidi"/>
                <w:spacing w:val="-1"/>
                <w:position w:val="1"/>
              </w:rPr>
              <w:t xml:space="preserve"> e</w:t>
            </w:r>
            <w:r w:rsidRPr="00134956">
              <w:rPr>
                <w:rFonts w:asciiTheme="minorBidi" w:hAnsiTheme="minorBidi" w:cstheme="minorBidi"/>
                <w:spacing w:val="1"/>
                <w:position w:val="1"/>
              </w:rPr>
              <w:t>v</w:t>
            </w:r>
            <w:r w:rsidRPr="00134956">
              <w:rPr>
                <w:rFonts w:asciiTheme="minorBidi" w:hAnsiTheme="minorBidi" w:cstheme="minorBidi"/>
                <w:spacing w:val="-1"/>
                <w:position w:val="1"/>
              </w:rPr>
              <w:t>e</w:t>
            </w:r>
            <w:r w:rsidRPr="00134956">
              <w:rPr>
                <w:rFonts w:asciiTheme="minorBidi" w:hAnsiTheme="minorBidi" w:cstheme="minorBidi"/>
                <w:position w:val="1"/>
              </w:rPr>
              <w:t>nt</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Minimum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An</w:t>
            </w:r>
            <w:r w:rsidRPr="00134956">
              <w:rPr>
                <w:rFonts w:asciiTheme="minorBidi" w:hAnsiTheme="minorBidi" w:cstheme="minorBidi"/>
                <w:spacing w:val="-3"/>
              </w:rPr>
              <w:t xml:space="preserve"> </w:t>
            </w:r>
            <w:r w:rsidRPr="00134956">
              <w:rPr>
                <w:rFonts w:asciiTheme="minorBidi" w:hAnsiTheme="minorBidi" w:cstheme="minorBidi"/>
              </w:rPr>
              <w:t>er</w:t>
            </w:r>
            <w:r w:rsidRPr="00134956">
              <w:rPr>
                <w:rFonts w:asciiTheme="minorBidi" w:hAnsiTheme="minorBidi" w:cstheme="minorBidi"/>
                <w:spacing w:val="-3"/>
              </w:rPr>
              <w:t>r</w:t>
            </w:r>
            <w:r w:rsidRPr="00134956">
              <w:rPr>
                <w:rFonts w:asciiTheme="minorBidi" w:hAnsiTheme="minorBidi" w:cstheme="minorBidi"/>
              </w:rPr>
              <w:t>or</w:t>
            </w:r>
            <w:r w:rsidRPr="00134956">
              <w:rPr>
                <w:rFonts w:asciiTheme="minorBidi" w:hAnsiTheme="minorBidi" w:cstheme="minorBidi"/>
                <w:spacing w:val="-4"/>
              </w:rPr>
              <w:t xml:space="preserve"> </w:t>
            </w:r>
            <w:r w:rsidRPr="00134956">
              <w:rPr>
                <w:rFonts w:asciiTheme="minorBidi" w:hAnsiTheme="minorBidi" w:cstheme="minorBidi"/>
              </w:rPr>
              <w:t>mes</w:t>
            </w:r>
            <w:r w:rsidRPr="00134956">
              <w:rPr>
                <w:rFonts w:asciiTheme="minorBidi" w:hAnsiTheme="minorBidi" w:cstheme="minorBidi"/>
                <w:spacing w:val="-1"/>
              </w:rPr>
              <w:t>s</w:t>
            </w:r>
            <w:r w:rsidRPr="00134956">
              <w:rPr>
                <w:rFonts w:asciiTheme="minorBidi" w:hAnsiTheme="minorBidi" w:cstheme="minorBidi"/>
              </w:rPr>
              <w:t>age</w:t>
            </w:r>
            <w:r w:rsidRPr="00134956">
              <w:rPr>
                <w:rFonts w:asciiTheme="minorBidi" w:hAnsiTheme="minorBidi" w:cstheme="minorBidi"/>
                <w:spacing w:val="-6"/>
              </w:rPr>
              <w:t xml:space="preserve"> </w:t>
            </w:r>
            <w:r w:rsidRPr="00134956">
              <w:rPr>
                <w:rFonts w:asciiTheme="minorBidi" w:hAnsiTheme="minorBidi" w:cstheme="minorBidi"/>
              </w:rPr>
              <w:t>is</w:t>
            </w:r>
            <w:r w:rsidRPr="00134956">
              <w:rPr>
                <w:rFonts w:asciiTheme="minorBidi" w:hAnsiTheme="minorBidi" w:cstheme="minorBidi"/>
                <w:spacing w:val="-1"/>
              </w:rPr>
              <w:t xml:space="preserve"> </w:t>
            </w:r>
            <w:r w:rsidRPr="00134956">
              <w:rPr>
                <w:rFonts w:asciiTheme="minorBidi" w:hAnsiTheme="minorBidi" w:cstheme="minorBidi"/>
              </w:rPr>
              <w:t>displayed</w:t>
            </w:r>
            <w:r w:rsidRPr="00134956">
              <w:rPr>
                <w:rFonts w:asciiTheme="minorBidi" w:hAnsiTheme="minorBidi" w:cstheme="minorBidi"/>
                <w:spacing w:val="-9"/>
              </w:rPr>
              <w:t xml:space="preserve"> </w:t>
            </w:r>
            <w:r w:rsidRPr="00134956">
              <w:rPr>
                <w:rFonts w:asciiTheme="minorBidi" w:hAnsiTheme="minorBidi" w:cstheme="minorBidi"/>
              </w:rPr>
              <w:t>in</w:t>
            </w:r>
            <w:r w:rsidRPr="00134956">
              <w:rPr>
                <w:rFonts w:asciiTheme="minorBidi" w:hAnsiTheme="minorBidi" w:cstheme="minorBidi"/>
                <w:spacing w:val="-1"/>
              </w:rPr>
              <w:t>d</w:t>
            </w:r>
            <w:r w:rsidRPr="00134956">
              <w:rPr>
                <w:rFonts w:asciiTheme="minorBidi" w:hAnsiTheme="minorBidi" w:cstheme="minorBidi"/>
                <w:spacing w:val="1"/>
              </w:rPr>
              <w:t>i</w:t>
            </w:r>
            <w:r w:rsidRPr="00134956">
              <w:rPr>
                <w:rFonts w:asciiTheme="minorBidi" w:hAnsiTheme="minorBidi" w:cstheme="minorBidi"/>
              </w:rPr>
              <w:t>cating</w:t>
            </w:r>
            <w:r w:rsidRPr="00134956">
              <w:rPr>
                <w:rFonts w:asciiTheme="minorBidi" w:hAnsiTheme="minorBidi" w:cstheme="minorBidi"/>
                <w:spacing w:val="-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fact</w:t>
            </w:r>
            <w:r w:rsidRPr="00134956">
              <w:rPr>
                <w:rFonts w:asciiTheme="minorBidi" w:hAnsiTheme="minorBidi" w:cstheme="minorBidi"/>
                <w:spacing w:val="-3"/>
              </w:rPr>
              <w:t xml:space="preserve"> </w:t>
            </w:r>
            <w:r w:rsidRPr="00134956">
              <w:rPr>
                <w:rFonts w:asciiTheme="minorBidi" w:hAnsiTheme="minorBidi" w:cstheme="minorBidi"/>
              </w:rPr>
              <w:t>that</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rvice</w:t>
            </w:r>
            <w:r w:rsidRPr="00134956">
              <w:rPr>
                <w:rFonts w:asciiTheme="minorBidi" w:hAnsiTheme="minorBidi" w:cstheme="minorBidi"/>
                <w:spacing w:val="-5"/>
              </w:rPr>
              <w:t xml:space="preserve"> </w:t>
            </w:r>
            <w:r w:rsidRPr="00134956">
              <w:rPr>
                <w:rFonts w:asciiTheme="minorBidi" w:hAnsiTheme="minorBidi" w:cstheme="minorBidi"/>
              </w:rPr>
              <w:t>is not</w:t>
            </w:r>
            <w:r w:rsidRPr="00134956">
              <w:rPr>
                <w:rFonts w:asciiTheme="minorBidi" w:hAnsiTheme="minorBidi" w:cstheme="minorBidi"/>
                <w:spacing w:val="-2"/>
              </w:rPr>
              <w:t xml:space="preserve"> </w:t>
            </w:r>
            <w:r w:rsidRPr="00134956">
              <w:rPr>
                <w:rFonts w:asciiTheme="minorBidi" w:hAnsiTheme="minorBidi" w:cstheme="minorBidi"/>
              </w:rPr>
              <w:t>a</w:t>
            </w:r>
            <w:r w:rsidRPr="00134956">
              <w:rPr>
                <w:rFonts w:asciiTheme="minorBidi" w:hAnsiTheme="minorBidi" w:cstheme="minorBidi"/>
                <w:spacing w:val="1"/>
              </w:rPr>
              <w:t>v</w:t>
            </w:r>
            <w:r w:rsidRPr="00134956">
              <w:rPr>
                <w:rFonts w:asciiTheme="minorBidi" w:hAnsiTheme="minorBidi" w:cstheme="minorBidi"/>
              </w:rPr>
              <w:t>ailable</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Success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spacing w:val="1"/>
                <w:position w:val="1"/>
              </w:rPr>
              <w:t>Even</w:t>
            </w:r>
            <w:r w:rsidRPr="00134956">
              <w:rPr>
                <w:rFonts w:asciiTheme="minorBidi" w:hAnsiTheme="minorBidi" w:cstheme="minorBidi"/>
                <w:position w:val="1"/>
              </w:rPr>
              <w:t>t</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d</w:t>
            </w:r>
            <w:r w:rsidRPr="00134956">
              <w:rPr>
                <w:rFonts w:asciiTheme="minorBidi" w:hAnsiTheme="minorBidi" w:cstheme="minorBidi"/>
                <w:spacing w:val="-1"/>
                <w:position w:val="1"/>
              </w:rPr>
              <w:t>e</w:t>
            </w:r>
            <w:r w:rsidRPr="00134956">
              <w:rPr>
                <w:rFonts w:asciiTheme="minorBidi" w:hAnsiTheme="minorBidi" w:cstheme="minorBidi"/>
                <w:spacing w:val="1"/>
                <w:position w:val="1"/>
              </w:rPr>
              <w:t>tail</w:t>
            </w:r>
            <w:r w:rsidRPr="00134956">
              <w:rPr>
                <w:rFonts w:asciiTheme="minorBidi" w:hAnsiTheme="minorBidi" w:cstheme="minorBidi"/>
                <w:position w:val="1"/>
              </w:rPr>
              <w:t>s</w:t>
            </w:r>
            <w:r w:rsidRPr="00134956">
              <w:rPr>
                <w:rFonts w:asciiTheme="minorBidi" w:hAnsiTheme="minorBidi" w:cstheme="minorBidi"/>
                <w:spacing w:val="-6"/>
                <w:position w:val="1"/>
              </w:rPr>
              <w:t xml:space="preserve"> </w:t>
            </w:r>
            <w:r w:rsidRPr="00134956">
              <w:rPr>
                <w:rFonts w:asciiTheme="minorBidi" w:hAnsiTheme="minorBidi" w:cstheme="minorBidi"/>
                <w:spacing w:val="1"/>
                <w:position w:val="1"/>
              </w:rPr>
              <w:t>a</w:t>
            </w:r>
            <w:r w:rsidRPr="00134956">
              <w:rPr>
                <w:rFonts w:asciiTheme="minorBidi" w:hAnsiTheme="minorBidi" w:cstheme="minorBidi"/>
                <w:spacing w:val="-4"/>
                <w:position w:val="1"/>
              </w:rPr>
              <w:t>r</w:t>
            </w:r>
            <w:r w:rsidRPr="00134956">
              <w:rPr>
                <w:rFonts w:asciiTheme="minorBidi" w:hAnsiTheme="minorBidi" w:cstheme="minorBidi"/>
                <w:position w:val="1"/>
              </w:rPr>
              <w:t>e</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p</w:t>
            </w:r>
            <w:r w:rsidRPr="00134956">
              <w:rPr>
                <w:rFonts w:asciiTheme="minorBidi" w:hAnsiTheme="minorBidi" w:cstheme="minorBidi"/>
                <w:spacing w:val="-3"/>
                <w:position w:val="1"/>
              </w:rPr>
              <w:t>r</w:t>
            </w:r>
            <w:r w:rsidRPr="00134956">
              <w:rPr>
                <w:rFonts w:asciiTheme="minorBidi" w:hAnsiTheme="minorBidi" w:cstheme="minorBidi"/>
                <w:spacing w:val="-1"/>
                <w:position w:val="1"/>
              </w:rPr>
              <w:t>e</w:t>
            </w:r>
            <w:r w:rsidRPr="00134956">
              <w:rPr>
                <w:rFonts w:asciiTheme="minorBidi" w:hAnsiTheme="minorBidi" w:cstheme="minorBidi"/>
                <w:spacing w:val="1"/>
                <w:position w:val="1"/>
              </w:rPr>
              <w:t>sented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Normal Flow:</w:t>
            </w:r>
          </w:p>
        </w:tc>
        <w:tc>
          <w:tcPr>
            <w:tcW w:w="6908" w:type="dxa"/>
            <w:gridSpan w:val="2"/>
          </w:tcPr>
          <w:p w:rsidR="00980032" w:rsidRPr="00134956" w:rsidRDefault="00980032" w:rsidP="005E61D6">
            <w:pPr>
              <w:widowControl w:val="0"/>
              <w:numPr>
                <w:ilvl w:val="0"/>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app</w:t>
            </w:r>
            <w:r w:rsidRPr="00134956">
              <w:rPr>
                <w:rFonts w:asciiTheme="minorBidi" w:hAnsiTheme="minorBidi" w:cstheme="minorBidi"/>
                <w:spacing w:val="1"/>
                <w:position w:val="1"/>
              </w:rPr>
              <w:t>l</w:t>
            </w:r>
            <w:r w:rsidRPr="00134956">
              <w:rPr>
                <w:rFonts w:asciiTheme="minorBidi" w:hAnsiTheme="minorBidi" w:cstheme="minorBidi"/>
                <w:position w:val="1"/>
              </w:rPr>
              <w:t>ica</w:t>
            </w:r>
            <w:r w:rsidRPr="00134956">
              <w:rPr>
                <w:rFonts w:asciiTheme="minorBidi" w:hAnsiTheme="minorBidi" w:cstheme="minorBidi"/>
                <w:spacing w:val="1"/>
                <w:position w:val="1"/>
              </w:rPr>
              <w:t>t</w:t>
            </w:r>
            <w:r w:rsidRPr="00134956">
              <w:rPr>
                <w:rFonts w:asciiTheme="minorBidi" w:hAnsiTheme="minorBidi" w:cstheme="minorBidi"/>
                <w:position w:val="1"/>
              </w:rPr>
              <w:t>ion</w:t>
            </w:r>
            <w:r w:rsidRPr="00134956">
              <w:rPr>
                <w:rFonts w:asciiTheme="minorBidi" w:hAnsiTheme="minorBidi" w:cstheme="minorBidi"/>
                <w:spacing w:val="-9"/>
                <w:position w:val="1"/>
              </w:rPr>
              <w:t xml:space="preserve"> </w:t>
            </w:r>
            <w:r w:rsidRPr="00134956">
              <w:rPr>
                <w:rFonts w:asciiTheme="minorBidi" w:hAnsiTheme="minorBidi" w:cstheme="minorBidi"/>
                <w:spacing w:val="1"/>
                <w:position w:val="1"/>
              </w:rPr>
              <w:t>d</w:t>
            </w:r>
            <w:r w:rsidRPr="00134956">
              <w:rPr>
                <w:rFonts w:asciiTheme="minorBidi" w:hAnsiTheme="minorBidi" w:cstheme="minorBidi"/>
                <w:position w:val="1"/>
              </w:rPr>
              <w:t>i</w:t>
            </w:r>
            <w:r w:rsidRPr="00134956">
              <w:rPr>
                <w:rFonts w:asciiTheme="minorBidi" w:hAnsiTheme="minorBidi" w:cstheme="minorBidi"/>
                <w:spacing w:val="1"/>
                <w:position w:val="1"/>
              </w:rPr>
              <w:t>s</w:t>
            </w:r>
            <w:r w:rsidRPr="00134956">
              <w:rPr>
                <w:rFonts w:asciiTheme="minorBidi" w:hAnsiTheme="minorBidi" w:cstheme="minorBidi"/>
                <w:position w:val="1"/>
              </w:rPr>
              <w:t>pl</w:t>
            </w:r>
            <w:r w:rsidRPr="00134956">
              <w:rPr>
                <w:rFonts w:asciiTheme="minorBidi" w:hAnsiTheme="minorBidi" w:cstheme="minorBidi"/>
                <w:spacing w:val="1"/>
                <w:position w:val="1"/>
              </w:rPr>
              <w:t>a</w:t>
            </w:r>
            <w:r w:rsidRPr="00134956">
              <w:rPr>
                <w:rFonts w:asciiTheme="minorBidi" w:hAnsiTheme="minorBidi" w:cstheme="minorBidi"/>
                <w:position w:val="1"/>
              </w:rPr>
              <w:t>ys</w:t>
            </w:r>
            <w:r w:rsidRPr="00134956">
              <w:rPr>
                <w:rFonts w:asciiTheme="minorBidi" w:hAnsiTheme="minorBidi" w:cstheme="minorBidi"/>
                <w:spacing w:val="-7"/>
                <w:position w:val="1"/>
              </w:rPr>
              <w:t xml:space="preserve"> </w:t>
            </w:r>
            <w:r w:rsidRPr="00134956">
              <w:rPr>
                <w:rFonts w:asciiTheme="minorBidi" w:hAnsiTheme="minorBidi" w:cstheme="minorBidi"/>
                <w:spacing w:val="1"/>
                <w:position w:val="1"/>
              </w:rPr>
              <w:t>t</w:t>
            </w:r>
            <w:r w:rsidRPr="00134956">
              <w:rPr>
                <w:rFonts w:asciiTheme="minorBidi" w:hAnsiTheme="minorBidi" w:cstheme="minorBidi"/>
                <w:position w:val="1"/>
              </w:rPr>
              <w:t>he</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de</w:t>
            </w:r>
            <w:r w:rsidRPr="00134956">
              <w:rPr>
                <w:rFonts w:asciiTheme="minorBidi" w:hAnsiTheme="minorBidi" w:cstheme="minorBidi"/>
                <w:position w:val="1"/>
              </w:rPr>
              <w:t>ta</w:t>
            </w:r>
            <w:r w:rsidRPr="00134956">
              <w:rPr>
                <w:rFonts w:asciiTheme="minorBidi" w:hAnsiTheme="minorBidi" w:cstheme="minorBidi"/>
                <w:spacing w:val="1"/>
                <w:position w:val="1"/>
              </w:rPr>
              <w:t>i</w:t>
            </w:r>
            <w:r w:rsidRPr="00134956">
              <w:rPr>
                <w:rFonts w:asciiTheme="minorBidi" w:hAnsiTheme="minorBidi" w:cstheme="minorBidi"/>
                <w:position w:val="1"/>
              </w:rPr>
              <w:t>ls</w:t>
            </w:r>
            <w:r w:rsidRPr="00134956">
              <w:rPr>
                <w:rFonts w:asciiTheme="minorBidi" w:hAnsiTheme="minorBidi" w:cstheme="minorBidi"/>
                <w:spacing w:val="-5"/>
                <w:position w:val="1"/>
              </w:rPr>
              <w:t xml:space="preserve"> </w:t>
            </w:r>
            <w:r w:rsidRPr="00134956">
              <w:rPr>
                <w:rFonts w:asciiTheme="minorBidi" w:hAnsiTheme="minorBidi" w:cstheme="minorBidi"/>
                <w:position w:val="1"/>
              </w:rPr>
              <w:t>of</w:t>
            </w:r>
            <w:r w:rsidRPr="00134956">
              <w:rPr>
                <w:rFonts w:asciiTheme="minorBidi" w:hAnsiTheme="minorBidi" w:cstheme="minorBidi"/>
                <w:spacing w:val="-1"/>
                <w:position w:val="1"/>
              </w:rPr>
              <w:t xml:space="preserve"> </w:t>
            </w:r>
            <w:r w:rsidRPr="00134956">
              <w:rPr>
                <w:rFonts w:asciiTheme="minorBidi" w:hAnsiTheme="minorBidi" w:cstheme="minorBidi"/>
                <w:position w:val="1"/>
              </w:rPr>
              <w:t>the</w:t>
            </w:r>
            <w:r w:rsidRPr="00134956">
              <w:rPr>
                <w:rFonts w:asciiTheme="minorBidi" w:hAnsiTheme="minorBidi" w:cstheme="minorBidi"/>
                <w:spacing w:val="-4"/>
                <w:position w:val="1"/>
              </w:rPr>
              <w:t xml:space="preserve"> </w:t>
            </w:r>
            <w:r w:rsidRPr="00134956">
              <w:rPr>
                <w:rFonts w:asciiTheme="minorBidi" w:hAnsiTheme="minorBidi" w:cstheme="minorBidi"/>
                <w:position w:val="1"/>
              </w:rPr>
              <w:t>event</w:t>
            </w:r>
            <w:r w:rsidRPr="00134956">
              <w:rPr>
                <w:rFonts w:asciiTheme="minorBidi" w:hAnsiTheme="minorBidi" w:cstheme="minorBidi"/>
                <w:spacing w:val="-4"/>
                <w:position w:val="1"/>
              </w:rPr>
              <w:t xml:space="preserve"> </w:t>
            </w:r>
            <w:r w:rsidRPr="00134956">
              <w:rPr>
                <w:rFonts w:asciiTheme="minorBidi" w:hAnsiTheme="minorBidi" w:cstheme="minorBidi"/>
                <w:position w:val="1"/>
              </w:rPr>
              <w:t>and</w:t>
            </w:r>
            <w:r w:rsidRPr="00134956">
              <w:rPr>
                <w:rFonts w:asciiTheme="minorBidi" w:hAnsiTheme="minorBidi" w:cstheme="minorBidi"/>
                <w:spacing w:val="-2"/>
                <w:position w:val="1"/>
              </w:rPr>
              <w:t xml:space="preserve"> </w:t>
            </w:r>
            <w:r w:rsidRPr="00134956">
              <w:rPr>
                <w:rFonts w:asciiTheme="minorBidi" w:hAnsiTheme="minorBidi" w:cstheme="minorBidi"/>
                <w:spacing w:val="-4"/>
                <w:position w:val="1"/>
              </w:rPr>
              <w:t>r</w:t>
            </w:r>
            <w:r w:rsidRPr="00134956">
              <w:rPr>
                <w:rFonts w:asciiTheme="minorBidi" w:hAnsiTheme="minorBidi" w:cstheme="minorBidi"/>
                <w:spacing w:val="1"/>
                <w:position w:val="1"/>
              </w:rPr>
              <w:t>el</w:t>
            </w:r>
            <w:r w:rsidRPr="00134956">
              <w:rPr>
                <w:rFonts w:asciiTheme="minorBidi" w:hAnsiTheme="minorBidi" w:cstheme="minorBidi"/>
                <w:position w:val="1"/>
              </w:rPr>
              <w:t>ated</w:t>
            </w:r>
            <w:r w:rsidRPr="00134956">
              <w:rPr>
                <w:rFonts w:asciiTheme="minorBidi" w:hAnsiTheme="minorBidi" w:cstheme="minorBidi"/>
              </w:rPr>
              <w:t xml:space="preserve"> </w:t>
            </w:r>
            <w:r w:rsidRPr="00134956">
              <w:rPr>
                <w:rFonts w:asciiTheme="minorBidi" w:hAnsiTheme="minorBidi" w:cstheme="minorBidi"/>
                <w:position w:val="1"/>
              </w:rPr>
              <w:t>OBCs</w:t>
            </w:r>
            <w:r w:rsidRPr="00134956">
              <w:rPr>
                <w:rFonts w:asciiTheme="minorBidi" w:hAnsiTheme="minorBidi" w:cstheme="minorBidi"/>
                <w:spacing w:val="-6"/>
                <w:position w:val="1"/>
              </w:rPr>
              <w:t xml:space="preserve"> </w:t>
            </w:r>
            <w:r w:rsidRPr="00134956">
              <w:rPr>
                <w:rFonts w:asciiTheme="minorBidi" w:hAnsiTheme="minorBidi" w:cstheme="minorBidi"/>
                <w:w w:val="99"/>
                <w:position w:val="1"/>
              </w:rPr>
              <w:t>including:</w:t>
            </w:r>
          </w:p>
          <w:p w:rsidR="00980032" w:rsidRPr="00134956" w:rsidRDefault="00980032" w:rsidP="005E61D6">
            <w:pPr>
              <w:widowControl w:val="0"/>
              <w:numPr>
                <w:ilvl w:val="1"/>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rPr>
              <w:t>For</w:t>
            </w:r>
            <w:r w:rsidRPr="00134956">
              <w:rPr>
                <w:rFonts w:asciiTheme="minorBidi" w:hAnsiTheme="minorBidi" w:cstheme="minorBidi"/>
                <w:color w:val="000000"/>
                <w:spacing w:val="-3"/>
              </w:rPr>
              <w:t xml:space="preserve"> </w:t>
            </w:r>
            <w:r w:rsidRPr="00134956">
              <w:rPr>
                <w:rFonts w:asciiTheme="minorBidi" w:hAnsiTheme="minorBidi" w:cstheme="minorBidi"/>
                <w:color w:val="000000"/>
              </w:rPr>
              <w:t>event:</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strike/>
                <w:color w:val="000000"/>
              </w:rPr>
              <w:t>Event</w:t>
            </w:r>
            <w:r w:rsidRPr="00134956">
              <w:rPr>
                <w:rFonts w:asciiTheme="minorBidi" w:hAnsiTheme="minorBidi" w:cstheme="minorBidi"/>
                <w:strike/>
                <w:color w:val="000000"/>
                <w:spacing w:val="-4"/>
              </w:rPr>
              <w:t xml:space="preserve"> </w:t>
            </w:r>
            <w:r w:rsidRPr="00134956">
              <w:rPr>
                <w:rFonts w:asciiTheme="minorBidi" w:hAnsiTheme="minorBidi" w:cstheme="minorBidi"/>
                <w:color w:val="000000"/>
              </w:rPr>
              <w:t>c</w:t>
            </w:r>
            <w:r w:rsidRPr="00134956">
              <w:rPr>
                <w:rFonts w:asciiTheme="minorBidi" w:hAnsiTheme="minorBidi" w:cstheme="minorBidi"/>
                <w:color w:val="000000"/>
                <w:spacing w:val="-3"/>
              </w:rPr>
              <w:t>r</w:t>
            </w:r>
            <w:r w:rsidRPr="00134956">
              <w:rPr>
                <w:rFonts w:asciiTheme="minorBidi" w:hAnsiTheme="minorBidi" w:cstheme="minorBidi"/>
                <w:color w:val="000000"/>
              </w:rPr>
              <w:t>e</w:t>
            </w:r>
            <w:r w:rsidRPr="00134956">
              <w:rPr>
                <w:rFonts w:asciiTheme="minorBidi" w:hAnsiTheme="minorBidi" w:cstheme="minorBidi"/>
                <w:color w:val="000000"/>
                <w:spacing w:val="1"/>
              </w:rPr>
              <w:t>a</w:t>
            </w:r>
            <w:r w:rsidRPr="00134956">
              <w:rPr>
                <w:rFonts w:asciiTheme="minorBidi" w:hAnsiTheme="minorBidi" w:cstheme="minorBidi"/>
                <w:color w:val="000000"/>
              </w:rPr>
              <w:t>tion</w:t>
            </w:r>
            <w:r w:rsidRPr="00134956">
              <w:rPr>
                <w:rFonts w:asciiTheme="minorBidi" w:hAnsiTheme="minorBidi" w:cstheme="minorBidi"/>
                <w:color w:val="000000"/>
                <w:spacing w:val="-6"/>
              </w:rPr>
              <w:t xml:space="preserve"> </w:t>
            </w:r>
            <w:r w:rsidRPr="00134956">
              <w:rPr>
                <w:rFonts w:asciiTheme="minorBidi" w:hAnsiTheme="minorBidi" w:cstheme="minorBidi"/>
                <w:color w:val="000000"/>
              </w:rPr>
              <w:t>date</w:t>
            </w:r>
            <w:r w:rsidRPr="00134956">
              <w:rPr>
                <w:rFonts w:asciiTheme="minorBidi" w:hAnsiTheme="minorBidi" w:cstheme="minorBidi"/>
                <w:color w:val="000000"/>
                <w:spacing w:val="-3"/>
              </w:rPr>
              <w:t xml:space="preserve"> </w:t>
            </w:r>
            <w:r w:rsidRPr="00134956">
              <w:rPr>
                <w:rFonts w:asciiTheme="minorBidi" w:hAnsiTheme="minorBidi" w:cstheme="minorBidi"/>
                <w:color w:val="000000"/>
              </w:rPr>
              <w:t>and</w:t>
            </w:r>
            <w:r w:rsidRPr="00134956">
              <w:rPr>
                <w:rFonts w:asciiTheme="minorBidi" w:hAnsiTheme="minorBidi" w:cstheme="minorBidi"/>
                <w:color w:val="000000"/>
                <w:spacing w:val="-2"/>
              </w:rPr>
              <w:t xml:space="preserve"> </w:t>
            </w:r>
            <w:r w:rsidRPr="00134956">
              <w:rPr>
                <w:rFonts w:asciiTheme="minorBidi" w:hAnsiTheme="minorBidi" w:cstheme="minorBidi"/>
                <w:color w:val="000000"/>
              </w:rPr>
              <w:t>time</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strike/>
                <w:color w:val="000000"/>
              </w:rPr>
              <w:t>Event</w:t>
            </w:r>
            <w:r w:rsidRPr="00134956">
              <w:rPr>
                <w:rFonts w:asciiTheme="minorBidi" w:hAnsiTheme="minorBidi" w:cstheme="minorBidi"/>
                <w:color w:val="000000"/>
                <w:spacing w:val="-4"/>
              </w:rPr>
              <w:t xml:space="preserve"> </w:t>
            </w:r>
            <w:r w:rsidRPr="00134956">
              <w:rPr>
                <w:rFonts w:asciiTheme="minorBidi" w:hAnsiTheme="minorBidi" w:cstheme="minorBidi"/>
                <w:color w:val="000000"/>
              </w:rPr>
              <w:t>c</w:t>
            </w:r>
            <w:r w:rsidRPr="00134956">
              <w:rPr>
                <w:rFonts w:asciiTheme="minorBidi" w:hAnsiTheme="minorBidi" w:cstheme="minorBidi"/>
                <w:color w:val="000000"/>
                <w:spacing w:val="-3"/>
              </w:rPr>
              <w:t>r</w:t>
            </w:r>
            <w:r w:rsidRPr="00134956">
              <w:rPr>
                <w:rFonts w:asciiTheme="minorBidi" w:hAnsiTheme="minorBidi" w:cstheme="minorBidi"/>
                <w:color w:val="000000"/>
              </w:rPr>
              <w:t>e</w:t>
            </w:r>
            <w:r w:rsidRPr="00134956">
              <w:rPr>
                <w:rFonts w:asciiTheme="minorBidi" w:hAnsiTheme="minorBidi" w:cstheme="minorBidi"/>
                <w:color w:val="000000"/>
                <w:spacing w:val="1"/>
              </w:rPr>
              <w:t>a</w:t>
            </w:r>
            <w:r w:rsidRPr="00134956">
              <w:rPr>
                <w:rFonts w:asciiTheme="minorBidi" w:hAnsiTheme="minorBidi" w:cstheme="minorBidi"/>
                <w:color w:val="000000"/>
              </w:rPr>
              <w:t>tor</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strike/>
                <w:color w:val="000000"/>
              </w:rPr>
              <w:t>Event</w:t>
            </w:r>
            <w:r w:rsidRPr="00134956">
              <w:rPr>
                <w:rFonts w:asciiTheme="minorBidi" w:hAnsiTheme="minorBidi" w:cstheme="minorBidi"/>
                <w:color w:val="000000"/>
                <w:spacing w:val="-4"/>
              </w:rPr>
              <w:t xml:space="preserve"> </w:t>
            </w:r>
            <w:r w:rsidRPr="00134956">
              <w:rPr>
                <w:rFonts w:asciiTheme="minorBidi" w:hAnsiTheme="minorBidi" w:cstheme="minorBidi"/>
                <w:color w:val="000000"/>
              </w:rPr>
              <w:t>Class</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strike/>
                <w:color w:val="000000"/>
              </w:rPr>
              <w:t>Event</w:t>
            </w:r>
            <w:r w:rsidRPr="00134956">
              <w:rPr>
                <w:rFonts w:asciiTheme="minorBidi" w:hAnsiTheme="minorBidi" w:cstheme="minorBidi"/>
                <w:color w:val="000000"/>
                <w:spacing w:val="-4"/>
              </w:rPr>
              <w:t xml:space="preserve"> </w:t>
            </w:r>
            <w:r w:rsidRPr="00134956">
              <w:rPr>
                <w:rFonts w:asciiTheme="minorBidi" w:hAnsiTheme="minorBidi" w:cstheme="minorBidi"/>
                <w:color w:val="000000"/>
                <w:spacing w:val="-18"/>
              </w:rPr>
              <w:t>T</w:t>
            </w:r>
            <w:r w:rsidRPr="00134956">
              <w:rPr>
                <w:rFonts w:asciiTheme="minorBidi" w:hAnsiTheme="minorBidi" w:cstheme="minorBidi"/>
                <w:color w:val="000000"/>
                <w:spacing w:val="1"/>
              </w:rPr>
              <w:t>y</w:t>
            </w:r>
            <w:r w:rsidRPr="00134956">
              <w:rPr>
                <w:rFonts w:asciiTheme="minorBidi" w:hAnsiTheme="minorBidi" w:cstheme="minorBidi"/>
                <w:color w:val="000000"/>
              </w:rPr>
              <w:t>pe</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strike/>
                <w:color w:val="000000"/>
              </w:rPr>
              <w:t>Event</w:t>
            </w:r>
            <w:r w:rsidRPr="00134956">
              <w:rPr>
                <w:rFonts w:asciiTheme="minorBidi" w:hAnsiTheme="minorBidi" w:cstheme="minorBidi"/>
                <w:color w:val="000000"/>
                <w:spacing w:val="-4"/>
              </w:rPr>
              <w:t xml:space="preserve"> </w:t>
            </w:r>
            <w:r w:rsidRPr="00134956">
              <w:rPr>
                <w:rFonts w:asciiTheme="minorBidi" w:hAnsiTheme="minorBidi" w:cstheme="minorBidi"/>
                <w:color w:val="FF0000"/>
                <w:spacing w:val="-4"/>
              </w:rPr>
              <w:t>short</w:t>
            </w:r>
            <w:r w:rsidRPr="00134956">
              <w:rPr>
                <w:rFonts w:asciiTheme="minorBidi" w:hAnsiTheme="minorBidi" w:cstheme="minorBidi"/>
                <w:color w:val="000000"/>
                <w:spacing w:val="-4"/>
              </w:rPr>
              <w:t xml:space="preserve"> </w:t>
            </w:r>
            <w:r w:rsidRPr="00134956">
              <w:rPr>
                <w:rFonts w:asciiTheme="minorBidi" w:hAnsiTheme="minorBidi" w:cstheme="minorBidi"/>
                <w:color w:val="000000"/>
              </w:rPr>
              <w:t>d</w:t>
            </w:r>
            <w:r w:rsidRPr="00134956">
              <w:rPr>
                <w:rFonts w:asciiTheme="minorBidi" w:hAnsiTheme="minorBidi" w:cstheme="minorBidi"/>
                <w:color w:val="000000"/>
                <w:spacing w:val="-1"/>
              </w:rPr>
              <w:t>e</w:t>
            </w:r>
            <w:r w:rsidRPr="00134956">
              <w:rPr>
                <w:rFonts w:asciiTheme="minorBidi" w:hAnsiTheme="minorBidi" w:cstheme="minorBidi"/>
                <w:color w:val="000000"/>
              </w:rPr>
              <w:t>scription</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color w:val="FF0000"/>
              </w:rPr>
            </w:pPr>
            <w:r w:rsidRPr="00134956">
              <w:rPr>
                <w:rFonts w:asciiTheme="minorBidi" w:hAnsiTheme="minorBidi" w:cstheme="minorBidi"/>
                <w:strike/>
                <w:color w:val="FF0000"/>
              </w:rPr>
              <w:t>Event</w:t>
            </w:r>
            <w:r w:rsidRPr="00134956">
              <w:rPr>
                <w:rFonts w:asciiTheme="minorBidi" w:hAnsiTheme="minorBidi" w:cstheme="minorBidi"/>
                <w:color w:val="FF0000"/>
                <w:spacing w:val="-4"/>
              </w:rPr>
              <w:t xml:space="preserve"> long </w:t>
            </w:r>
            <w:r w:rsidRPr="00134956">
              <w:rPr>
                <w:rFonts w:asciiTheme="minorBidi" w:hAnsiTheme="minorBidi" w:cstheme="minorBidi"/>
                <w:color w:val="FF0000"/>
              </w:rPr>
              <w:t>d</w:t>
            </w:r>
            <w:r w:rsidRPr="00134956">
              <w:rPr>
                <w:rFonts w:asciiTheme="minorBidi" w:hAnsiTheme="minorBidi" w:cstheme="minorBidi"/>
                <w:color w:val="FF0000"/>
                <w:spacing w:val="-1"/>
              </w:rPr>
              <w:t>e</w:t>
            </w:r>
            <w:r w:rsidRPr="00134956">
              <w:rPr>
                <w:rFonts w:asciiTheme="minorBidi" w:hAnsiTheme="minorBidi" w:cstheme="minorBidi"/>
                <w:color w:val="FF0000"/>
              </w:rPr>
              <w:t>scription</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strike/>
                <w:color w:val="FF0000"/>
              </w:rPr>
            </w:pPr>
            <w:r w:rsidRPr="00134956">
              <w:rPr>
                <w:rFonts w:asciiTheme="minorBidi" w:hAnsiTheme="minorBidi" w:cstheme="minorBidi"/>
                <w:strike/>
                <w:color w:val="FF0000"/>
              </w:rPr>
              <w:t>Event</w:t>
            </w:r>
            <w:r w:rsidRPr="00134956">
              <w:rPr>
                <w:rFonts w:asciiTheme="minorBidi" w:hAnsiTheme="minorBidi" w:cstheme="minorBidi"/>
                <w:strike/>
                <w:color w:val="FF0000"/>
                <w:spacing w:val="-4"/>
              </w:rPr>
              <w:t xml:space="preserve"> </w:t>
            </w:r>
            <w:r w:rsidRPr="00134956">
              <w:rPr>
                <w:rFonts w:asciiTheme="minorBidi" w:hAnsiTheme="minorBidi" w:cstheme="minorBidi"/>
                <w:strike/>
                <w:color w:val="FF0000"/>
              </w:rPr>
              <w:t>Case</w:t>
            </w:r>
            <w:r w:rsidRPr="00134956">
              <w:rPr>
                <w:rFonts w:asciiTheme="minorBidi" w:hAnsiTheme="minorBidi" w:cstheme="minorBidi"/>
                <w:strike/>
                <w:color w:val="FF0000"/>
                <w:spacing w:val="-4"/>
              </w:rPr>
              <w:t xml:space="preserve"> </w:t>
            </w:r>
            <w:r w:rsidRPr="00134956">
              <w:rPr>
                <w:rFonts w:asciiTheme="minorBidi" w:hAnsiTheme="minorBidi" w:cstheme="minorBidi"/>
                <w:strike/>
                <w:color w:val="FF0000"/>
                <w:spacing w:val="-18"/>
              </w:rPr>
              <w:t>T</w:t>
            </w:r>
            <w:r w:rsidRPr="00134956">
              <w:rPr>
                <w:rFonts w:asciiTheme="minorBidi" w:hAnsiTheme="minorBidi" w:cstheme="minorBidi"/>
                <w:strike/>
                <w:color w:val="FF0000"/>
                <w:spacing w:val="1"/>
              </w:rPr>
              <w:t>y</w:t>
            </w:r>
            <w:r w:rsidRPr="00134956">
              <w:rPr>
                <w:rFonts w:asciiTheme="minorBidi" w:hAnsiTheme="minorBidi" w:cstheme="minorBidi"/>
                <w:strike/>
                <w:color w:val="FF0000"/>
              </w:rPr>
              <w:t xml:space="preserve">pe </w:t>
            </w:r>
            <w:r w:rsidRPr="00134956">
              <w:rPr>
                <w:rFonts w:asciiTheme="minorBidi" w:hAnsiTheme="minorBidi" w:cstheme="minorBidi"/>
                <w:color w:val="FF0000"/>
              </w:rPr>
              <w:t>Primary Reason</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strike/>
              </w:rPr>
            </w:pPr>
            <w:r w:rsidRPr="00134956">
              <w:rPr>
                <w:rFonts w:asciiTheme="minorBidi" w:hAnsiTheme="minorBidi" w:cstheme="minorBidi"/>
                <w:strike/>
                <w:color w:val="000000"/>
              </w:rPr>
              <w:t>Event</w:t>
            </w:r>
            <w:r w:rsidRPr="00134956">
              <w:rPr>
                <w:rFonts w:asciiTheme="minorBidi" w:hAnsiTheme="minorBidi" w:cstheme="minorBidi"/>
                <w:strike/>
                <w:color w:val="000000"/>
                <w:spacing w:val="-4"/>
              </w:rPr>
              <w:t xml:space="preserve"> </w:t>
            </w:r>
            <w:r w:rsidRPr="00134956">
              <w:rPr>
                <w:rFonts w:asciiTheme="minorBidi" w:hAnsiTheme="minorBidi" w:cstheme="minorBidi"/>
                <w:strike/>
                <w:color w:val="000000"/>
              </w:rPr>
              <w:t>P</w:t>
            </w:r>
            <w:r w:rsidRPr="00134956">
              <w:rPr>
                <w:rFonts w:asciiTheme="minorBidi" w:hAnsiTheme="minorBidi" w:cstheme="minorBidi"/>
                <w:strike/>
                <w:color w:val="000000"/>
                <w:spacing w:val="-3"/>
              </w:rPr>
              <w:t>r</w:t>
            </w:r>
            <w:r w:rsidRPr="00134956">
              <w:rPr>
                <w:rFonts w:asciiTheme="minorBidi" w:hAnsiTheme="minorBidi" w:cstheme="minorBidi"/>
                <w:strike/>
                <w:color w:val="000000"/>
              </w:rPr>
              <w:t>oblem</w:t>
            </w:r>
            <w:r w:rsidRPr="00134956">
              <w:rPr>
                <w:rFonts w:asciiTheme="minorBidi" w:hAnsiTheme="minorBidi" w:cstheme="minorBidi"/>
                <w:strike/>
                <w:color w:val="000000"/>
                <w:spacing w:val="-7"/>
              </w:rPr>
              <w:t xml:space="preserve"> </w:t>
            </w:r>
            <w:r w:rsidRPr="00134956">
              <w:rPr>
                <w:rFonts w:asciiTheme="minorBidi" w:hAnsiTheme="minorBidi" w:cstheme="minorBidi"/>
                <w:strike/>
                <w:color w:val="000000"/>
              </w:rPr>
              <w:t>A</w:t>
            </w:r>
            <w:r w:rsidRPr="00134956">
              <w:rPr>
                <w:rFonts w:asciiTheme="minorBidi" w:hAnsiTheme="minorBidi" w:cstheme="minorBidi"/>
                <w:strike/>
                <w:color w:val="000000"/>
                <w:spacing w:val="-3"/>
              </w:rPr>
              <w:t>r</w:t>
            </w:r>
            <w:r w:rsidRPr="00134956">
              <w:rPr>
                <w:rFonts w:asciiTheme="minorBidi" w:hAnsiTheme="minorBidi" w:cstheme="minorBidi"/>
                <w:strike/>
                <w:color w:val="000000"/>
              </w:rPr>
              <w:t xml:space="preserve">ea </w:t>
            </w:r>
            <w:r w:rsidRPr="00134956">
              <w:rPr>
                <w:rFonts w:asciiTheme="minorBidi" w:hAnsiTheme="minorBidi" w:cstheme="minorBidi"/>
                <w:color w:val="FF0000"/>
              </w:rPr>
              <w:t>Secondary Reason</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color w:val="FF0000"/>
              </w:rPr>
            </w:pPr>
            <w:r w:rsidRPr="00134956">
              <w:rPr>
                <w:rFonts w:asciiTheme="minorBidi" w:hAnsiTheme="minorBidi" w:cstheme="minorBidi"/>
                <w:color w:val="FF0000"/>
              </w:rPr>
              <w:t>Case Id (for case events or if a case has been created from the event)</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color w:val="FF0000"/>
              </w:rPr>
            </w:pPr>
            <w:r w:rsidRPr="00134956">
              <w:rPr>
                <w:rFonts w:asciiTheme="minorBidi" w:hAnsiTheme="minorBidi" w:cstheme="minorBidi"/>
                <w:color w:val="FF0000"/>
              </w:rPr>
              <w:t>Notes</w:t>
            </w:r>
          </w:p>
          <w:p w:rsidR="00980032" w:rsidRPr="00134956" w:rsidRDefault="00980032" w:rsidP="005E61D6">
            <w:pPr>
              <w:widowControl w:val="0"/>
              <w:numPr>
                <w:ilvl w:val="1"/>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spacing w:val="1"/>
              </w:rPr>
              <w:t>Fo</w:t>
            </w:r>
            <w:r w:rsidRPr="00134956">
              <w:rPr>
                <w:rFonts w:asciiTheme="minorBidi" w:hAnsiTheme="minorBidi" w:cstheme="minorBidi"/>
                <w:color w:val="000000"/>
              </w:rPr>
              <w:t>r</w:t>
            </w:r>
            <w:r w:rsidRPr="00134956">
              <w:rPr>
                <w:rFonts w:asciiTheme="minorBidi" w:hAnsiTheme="minorBidi" w:cstheme="minorBidi"/>
                <w:color w:val="000000"/>
                <w:spacing w:val="-3"/>
              </w:rPr>
              <w:t xml:space="preserve"> </w:t>
            </w:r>
            <w:r w:rsidRPr="00134956">
              <w:rPr>
                <w:rFonts w:asciiTheme="minorBidi" w:hAnsiTheme="minorBidi" w:cstheme="minorBidi"/>
                <w:color w:val="000000"/>
                <w:spacing w:val="1"/>
              </w:rPr>
              <w:t>OBC:</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spacing w:val="1"/>
              </w:rPr>
              <w:t>Se</w:t>
            </w:r>
            <w:r w:rsidRPr="00134956">
              <w:rPr>
                <w:rFonts w:asciiTheme="minorBidi" w:hAnsiTheme="minorBidi" w:cstheme="minorBidi"/>
                <w:color w:val="000000"/>
                <w:spacing w:val="-1"/>
              </w:rPr>
              <w:t>n</w:t>
            </w:r>
            <w:r w:rsidRPr="00134956">
              <w:rPr>
                <w:rFonts w:asciiTheme="minorBidi" w:hAnsiTheme="minorBidi" w:cstheme="minorBidi"/>
                <w:color w:val="000000"/>
              </w:rPr>
              <w:t>t</w:t>
            </w:r>
            <w:r w:rsidRPr="00134956">
              <w:rPr>
                <w:rFonts w:asciiTheme="minorBidi" w:hAnsiTheme="minorBidi" w:cstheme="minorBidi"/>
                <w:color w:val="000000"/>
                <w:spacing w:val="-4"/>
              </w:rPr>
              <w:t xml:space="preserve"> </w:t>
            </w:r>
            <w:r w:rsidRPr="00134956">
              <w:rPr>
                <w:rFonts w:asciiTheme="minorBidi" w:hAnsiTheme="minorBidi" w:cstheme="minorBidi"/>
                <w:color w:val="000000"/>
                <w:spacing w:val="1"/>
              </w:rPr>
              <w:t>da</w:t>
            </w:r>
            <w:r w:rsidRPr="00134956">
              <w:rPr>
                <w:rFonts w:asciiTheme="minorBidi" w:hAnsiTheme="minorBidi" w:cstheme="minorBidi"/>
                <w:color w:val="000000"/>
              </w:rPr>
              <w:t>te</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spacing w:val="-18"/>
              </w:rPr>
              <w:t>T</w:t>
            </w:r>
            <w:r w:rsidRPr="00134956">
              <w:rPr>
                <w:rFonts w:asciiTheme="minorBidi" w:hAnsiTheme="minorBidi" w:cstheme="minorBidi"/>
                <w:color w:val="000000"/>
                <w:spacing w:val="1"/>
              </w:rPr>
              <w:t>e</w:t>
            </w:r>
            <w:r w:rsidRPr="00134956">
              <w:rPr>
                <w:rFonts w:asciiTheme="minorBidi" w:hAnsiTheme="minorBidi" w:cstheme="minorBidi"/>
                <w:color w:val="000000"/>
              </w:rPr>
              <w:t>mplate</w:t>
            </w:r>
            <w:r w:rsidRPr="00134956">
              <w:rPr>
                <w:rFonts w:asciiTheme="minorBidi" w:hAnsiTheme="minorBidi" w:cstheme="minorBidi"/>
                <w:color w:val="000000"/>
                <w:spacing w:val="-7"/>
              </w:rPr>
              <w:t xml:space="preserve"> </w:t>
            </w:r>
            <w:r w:rsidRPr="00134956">
              <w:rPr>
                <w:rFonts w:asciiTheme="minorBidi" w:hAnsiTheme="minorBidi" w:cstheme="minorBidi"/>
                <w:color w:val="000000"/>
              </w:rPr>
              <w:t>Name</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spacing w:val="1"/>
              </w:rPr>
              <w:t>Docum</w:t>
            </w:r>
            <w:r w:rsidRPr="00134956">
              <w:rPr>
                <w:rFonts w:asciiTheme="minorBidi" w:hAnsiTheme="minorBidi" w:cstheme="minorBidi"/>
                <w:color w:val="000000"/>
                <w:spacing w:val="-1"/>
              </w:rPr>
              <w:t>e</w:t>
            </w:r>
            <w:r w:rsidRPr="00134956">
              <w:rPr>
                <w:rFonts w:asciiTheme="minorBidi" w:hAnsiTheme="minorBidi" w:cstheme="minorBidi"/>
                <w:color w:val="000000"/>
                <w:spacing w:val="1"/>
              </w:rPr>
              <w:t>n</w:t>
            </w:r>
            <w:r w:rsidRPr="00134956">
              <w:rPr>
                <w:rFonts w:asciiTheme="minorBidi" w:hAnsiTheme="minorBidi" w:cstheme="minorBidi"/>
                <w:color w:val="000000"/>
              </w:rPr>
              <w:t>t</w:t>
            </w:r>
            <w:r w:rsidRPr="00134956">
              <w:rPr>
                <w:rFonts w:asciiTheme="minorBidi" w:hAnsiTheme="minorBidi" w:cstheme="minorBidi"/>
                <w:color w:val="000000"/>
                <w:spacing w:val="-9"/>
              </w:rPr>
              <w:t xml:space="preserve"> </w:t>
            </w:r>
            <w:r w:rsidRPr="00134956">
              <w:rPr>
                <w:rFonts w:asciiTheme="minorBidi" w:hAnsiTheme="minorBidi" w:cstheme="minorBidi"/>
                <w:color w:val="000000"/>
                <w:spacing w:val="1"/>
              </w:rPr>
              <w:t>Name</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spacing w:val="-18"/>
              </w:rPr>
              <w:t>T</w:t>
            </w:r>
            <w:r w:rsidRPr="00134956">
              <w:rPr>
                <w:rFonts w:asciiTheme="minorBidi" w:hAnsiTheme="minorBidi" w:cstheme="minorBidi"/>
                <w:color w:val="000000"/>
              </w:rPr>
              <w:t>a</w:t>
            </w:r>
            <w:r w:rsidRPr="00134956">
              <w:rPr>
                <w:rFonts w:asciiTheme="minorBidi" w:hAnsiTheme="minorBidi" w:cstheme="minorBidi"/>
                <w:color w:val="000000"/>
                <w:spacing w:val="-3"/>
              </w:rPr>
              <w:t>r</w:t>
            </w:r>
            <w:r w:rsidRPr="00134956">
              <w:rPr>
                <w:rFonts w:asciiTheme="minorBidi" w:hAnsiTheme="minorBidi" w:cstheme="minorBidi"/>
                <w:color w:val="000000"/>
                <w:spacing w:val="1"/>
              </w:rPr>
              <w:t>ge</w:t>
            </w:r>
            <w:r w:rsidRPr="00134956">
              <w:rPr>
                <w:rFonts w:asciiTheme="minorBidi" w:hAnsiTheme="minorBidi" w:cstheme="minorBidi"/>
                <w:color w:val="000000"/>
              </w:rPr>
              <w:t>t</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spacing w:val="1"/>
              </w:rPr>
              <w:t>S</w:t>
            </w:r>
            <w:r w:rsidRPr="00134956">
              <w:rPr>
                <w:rFonts w:asciiTheme="minorBidi" w:hAnsiTheme="minorBidi" w:cstheme="minorBidi"/>
                <w:color w:val="000000"/>
              </w:rPr>
              <w:t>ta</w:t>
            </w:r>
            <w:r w:rsidRPr="00134956">
              <w:rPr>
                <w:rFonts w:asciiTheme="minorBidi" w:hAnsiTheme="minorBidi" w:cstheme="minorBidi"/>
                <w:color w:val="000000"/>
                <w:spacing w:val="1"/>
              </w:rPr>
              <w:t>t</w:t>
            </w:r>
            <w:r w:rsidRPr="00134956">
              <w:rPr>
                <w:rFonts w:asciiTheme="minorBidi" w:hAnsiTheme="minorBidi" w:cstheme="minorBidi"/>
                <w:color w:val="000000"/>
              </w:rPr>
              <w:t>us</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spacing w:val="-11"/>
              </w:rPr>
              <w:t>V</w:t>
            </w:r>
            <w:r w:rsidRPr="00134956">
              <w:rPr>
                <w:rFonts w:asciiTheme="minorBidi" w:hAnsiTheme="minorBidi" w:cstheme="minorBidi"/>
                <w:color w:val="000000"/>
                <w:spacing w:val="1"/>
              </w:rPr>
              <w:t>iew</w:t>
            </w:r>
            <w:r w:rsidRPr="00134956">
              <w:rPr>
                <w:rFonts w:asciiTheme="minorBidi" w:hAnsiTheme="minorBidi" w:cstheme="minorBidi"/>
                <w:color w:val="000000"/>
              </w:rPr>
              <w:t>(</w:t>
            </w:r>
            <w:r w:rsidRPr="00134956">
              <w:rPr>
                <w:rFonts w:asciiTheme="minorBidi" w:hAnsiTheme="minorBidi" w:cstheme="minorBidi"/>
                <w:color w:val="000000"/>
                <w:spacing w:val="1"/>
              </w:rPr>
              <w:t>A</w:t>
            </w:r>
            <w:r w:rsidRPr="00134956">
              <w:rPr>
                <w:rFonts w:asciiTheme="minorBidi" w:hAnsiTheme="minorBidi" w:cstheme="minorBidi"/>
                <w:color w:val="000000"/>
              </w:rPr>
              <w:t>4)</w:t>
            </w:r>
          </w:p>
          <w:p w:rsidR="00980032" w:rsidRPr="00134956" w:rsidRDefault="00980032" w:rsidP="005E61D6">
            <w:pPr>
              <w:widowControl w:val="0"/>
              <w:numPr>
                <w:ilvl w:val="2"/>
                <w:numId w:val="169"/>
              </w:numPr>
              <w:autoSpaceDE w:val="0"/>
              <w:autoSpaceDN w:val="0"/>
              <w:adjustRightInd w:val="0"/>
              <w:spacing w:line="268" w:lineRule="exact"/>
              <w:rPr>
                <w:rFonts w:asciiTheme="minorBidi" w:hAnsiTheme="minorBidi" w:cstheme="minorBidi"/>
              </w:rPr>
            </w:pPr>
            <w:r w:rsidRPr="00134956">
              <w:rPr>
                <w:rFonts w:asciiTheme="minorBidi" w:hAnsiTheme="minorBidi" w:cstheme="minorBidi"/>
                <w:color w:val="000000"/>
                <w:spacing w:val="1"/>
              </w:rPr>
              <w:t>R</w:t>
            </w:r>
            <w:r w:rsidRPr="00134956">
              <w:rPr>
                <w:rFonts w:asciiTheme="minorBidi" w:hAnsiTheme="minorBidi" w:cstheme="minorBidi"/>
                <w:color w:val="000000"/>
                <w:spacing w:val="-1"/>
              </w:rPr>
              <w:t>e</w:t>
            </w:r>
            <w:r w:rsidRPr="00134956">
              <w:rPr>
                <w:rFonts w:asciiTheme="minorBidi" w:hAnsiTheme="minorBidi" w:cstheme="minorBidi"/>
                <w:color w:val="000000"/>
                <w:spacing w:val="1"/>
              </w:rPr>
              <w:t>send</w:t>
            </w:r>
            <w:r w:rsidRPr="00134956">
              <w:rPr>
                <w:rFonts w:asciiTheme="minorBidi" w:hAnsiTheme="minorBidi" w:cstheme="minorBidi"/>
                <w:color w:val="000000"/>
              </w:rPr>
              <w:t>(</w:t>
            </w:r>
            <w:r w:rsidRPr="00134956">
              <w:rPr>
                <w:rFonts w:asciiTheme="minorBidi" w:hAnsiTheme="minorBidi" w:cstheme="minorBidi"/>
                <w:color w:val="000000"/>
                <w:spacing w:val="1"/>
              </w:rPr>
              <w:t>A</w:t>
            </w:r>
            <w:r w:rsidRPr="00134956">
              <w:rPr>
                <w:rFonts w:asciiTheme="minorBidi" w:hAnsiTheme="minorBidi" w:cstheme="minorBidi"/>
                <w:color w:val="000000"/>
              </w:rPr>
              <w:t>5)</w:t>
            </w:r>
          </w:p>
          <w:p w:rsidR="00980032" w:rsidRPr="00134956" w:rsidRDefault="00980032" w:rsidP="001A4A0A">
            <w:pPr>
              <w:widowControl w:val="0"/>
              <w:autoSpaceDE w:val="0"/>
              <w:autoSpaceDN w:val="0"/>
              <w:adjustRightInd w:val="0"/>
              <w:spacing w:before="15" w:line="240" w:lineRule="exact"/>
              <w:ind w:right="350"/>
              <w:rPr>
                <w:rFonts w:asciiTheme="minorBidi" w:hAnsiTheme="minorBidi" w:cstheme="minorBidi"/>
                <w:strike/>
                <w:color w:val="FF0000"/>
              </w:rPr>
            </w:pPr>
            <w:r w:rsidRPr="00134956">
              <w:rPr>
                <w:rFonts w:asciiTheme="minorBidi" w:hAnsiTheme="minorBidi" w:cstheme="minorBidi"/>
                <w:spacing w:val="1"/>
              </w:rPr>
              <w:t>2</w:t>
            </w:r>
            <w:r w:rsidRPr="00134956">
              <w:rPr>
                <w:rFonts w:asciiTheme="minorBidi" w:hAnsiTheme="minorBidi" w:cstheme="minorBidi"/>
              </w:rPr>
              <w:t xml:space="preserve">. </w:t>
            </w:r>
            <w:r w:rsidRPr="00134956">
              <w:rPr>
                <w:rFonts w:asciiTheme="minorBidi" w:hAnsiTheme="minorBidi" w:cstheme="minorBidi"/>
                <w:spacing w:val="28"/>
              </w:rPr>
              <w:t xml:space="preserve"> </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3"/>
              </w:rPr>
              <w:t xml:space="preserve"> </w:t>
            </w:r>
            <w:r w:rsidRPr="00134956">
              <w:rPr>
                <w:rFonts w:asciiTheme="minorBidi" w:hAnsiTheme="minorBidi" w:cstheme="minorBidi"/>
                <w:spacing w:val="1"/>
              </w:rPr>
              <w:t>c</w:t>
            </w:r>
            <w:r w:rsidRPr="00134956">
              <w:rPr>
                <w:rFonts w:asciiTheme="minorBidi" w:hAnsiTheme="minorBidi" w:cstheme="minorBidi"/>
              </w:rPr>
              <w:t>l</w:t>
            </w:r>
            <w:r w:rsidRPr="00134956">
              <w:rPr>
                <w:rFonts w:asciiTheme="minorBidi" w:hAnsiTheme="minorBidi" w:cstheme="minorBidi"/>
                <w:spacing w:val="1"/>
              </w:rPr>
              <w:t>ic</w:t>
            </w:r>
            <w:r w:rsidRPr="00134956">
              <w:rPr>
                <w:rFonts w:asciiTheme="minorBidi" w:hAnsiTheme="minorBidi" w:cstheme="minorBidi"/>
              </w:rPr>
              <w:t>ks</w:t>
            </w:r>
            <w:r w:rsidRPr="00134956">
              <w:rPr>
                <w:rFonts w:asciiTheme="minorBidi" w:hAnsiTheme="minorBidi" w:cstheme="minorBidi"/>
                <w:spacing w:val="-5"/>
              </w:rPr>
              <w:t xml:space="preserve"> </w:t>
            </w:r>
            <w:r w:rsidRPr="00134956">
              <w:rPr>
                <w:rFonts w:asciiTheme="minorBidi" w:hAnsiTheme="minorBidi" w:cstheme="minorBidi"/>
                <w:spacing w:val="1"/>
              </w:rPr>
              <w:t>"Clo</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w:t>
            </w:r>
            <w:r w:rsidRPr="00134956">
              <w:rPr>
                <w:rFonts w:asciiTheme="minorBidi" w:hAnsiTheme="minorBidi" w:cstheme="minorBidi"/>
                <w:spacing w:val="-5"/>
              </w:rPr>
              <w:t xml:space="preserve"> </w:t>
            </w:r>
            <w:r w:rsidRPr="00134956">
              <w:rPr>
                <w:rFonts w:asciiTheme="minorBidi" w:hAnsiTheme="minorBidi" w:cstheme="minorBidi"/>
                <w:spacing w:val="1"/>
              </w:rPr>
              <w:t>butto</w:t>
            </w:r>
            <w:r w:rsidRPr="00134956">
              <w:rPr>
                <w:rFonts w:asciiTheme="minorBidi" w:hAnsiTheme="minorBidi" w:cstheme="minorBidi"/>
              </w:rPr>
              <w:t>n</w:t>
            </w:r>
            <w:r w:rsidRPr="00134956">
              <w:rPr>
                <w:rFonts w:asciiTheme="minorBidi" w:hAnsiTheme="minorBidi" w:cstheme="minorBidi"/>
                <w:spacing w:val="-6"/>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3"/>
              </w:rPr>
              <w:t xml:space="preserve"> r</w:t>
            </w:r>
            <w:r w:rsidRPr="00134956">
              <w:rPr>
                <w:rFonts w:asciiTheme="minorBidi" w:hAnsiTheme="minorBidi" w:cstheme="minorBidi"/>
                <w:spacing w:val="1"/>
              </w:rPr>
              <w:t>e</w:t>
            </w:r>
            <w:r w:rsidRPr="00134956">
              <w:rPr>
                <w:rFonts w:asciiTheme="minorBidi" w:hAnsiTheme="minorBidi" w:cstheme="minorBidi"/>
              </w:rPr>
              <w:t>t</w:t>
            </w:r>
            <w:r w:rsidRPr="00134956">
              <w:rPr>
                <w:rFonts w:asciiTheme="minorBidi" w:hAnsiTheme="minorBidi" w:cstheme="minorBidi"/>
                <w:spacing w:val="1"/>
              </w:rPr>
              <w:t>u</w:t>
            </w:r>
            <w:r w:rsidRPr="00134956">
              <w:rPr>
                <w:rFonts w:asciiTheme="minorBidi" w:hAnsiTheme="minorBidi" w:cstheme="minorBidi"/>
              </w:rPr>
              <w:t>rn</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e</w:t>
            </w:r>
            <w:r w:rsidRPr="00134956">
              <w:rPr>
                <w:rFonts w:asciiTheme="minorBidi" w:hAnsiTheme="minorBidi" w:cstheme="minorBidi"/>
                <w:spacing w:val="1"/>
              </w:rPr>
              <w:t>v</w:t>
            </w:r>
            <w:r w:rsidRPr="00134956">
              <w:rPr>
                <w:rFonts w:asciiTheme="minorBidi" w:hAnsiTheme="minorBidi" w:cstheme="minorBidi"/>
              </w:rPr>
              <w:t>ent</w:t>
            </w:r>
            <w:r w:rsidRPr="00134956">
              <w:rPr>
                <w:rFonts w:asciiTheme="minorBidi" w:hAnsiTheme="minorBidi" w:cstheme="minorBidi"/>
                <w:spacing w:val="-5"/>
              </w:rPr>
              <w:t xml:space="preserve"> </w:t>
            </w:r>
            <w:r w:rsidRPr="00134956">
              <w:rPr>
                <w:rFonts w:asciiTheme="minorBidi" w:hAnsiTheme="minorBidi" w:cstheme="minorBidi"/>
              </w:rPr>
              <w:t>displa</w:t>
            </w:r>
            <w:r w:rsidRPr="00134956">
              <w:rPr>
                <w:rFonts w:asciiTheme="minorBidi" w:hAnsiTheme="minorBidi" w:cstheme="minorBidi"/>
                <w:spacing w:val="-22"/>
              </w:rPr>
              <w:t>y</w:t>
            </w:r>
            <w:r w:rsidRPr="00134956">
              <w:rPr>
                <w:rFonts w:asciiTheme="minorBidi" w:hAnsiTheme="minorBidi" w:cstheme="minorBidi"/>
              </w:rPr>
              <w:t xml:space="preserve">. </w:t>
            </w:r>
            <w:r w:rsidRPr="00134956">
              <w:rPr>
                <w:rFonts w:asciiTheme="minorBidi" w:hAnsiTheme="minorBidi" w:cstheme="minorBidi"/>
                <w:spacing w:val="1"/>
              </w:rPr>
              <w:t>(</w:t>
            </w:r>
            <w:r w:rsidRPr="00134956">
              <w:rPr>
                <w:rFonts w:asciiTheme="minorBidi" w:hAnsiTheme="minorBidi" w:cstheme="minorBidi"/>
              </w:rPr>
              <w:t>A</w:t>
            </w:r>
            <w:r w:rsidRPr="00134956">
              <w:rPr>
                <w:rFonts w:asciiTheme="minorBidi" w:hAnsiTheme="minorBidi" w:cstheme="minorBidi"/>
                <w:spacing w:val="1"/>
              </w:rPr>
              <w:t>1</w:t>
            </w:r>
            <w:r w:rsidRPr="00134956">
              <w:rPr>
                <w:rFonts w:asciiTheme="minorBidi" w:hAnsiTheme="minorBidi" w:cstheme="minorBidi"/>
                <w:spacing w:val="-1"/>
              </w:rPr>
              <w:t>,</w:t>
            </w:r>
            <w:r w:rsidRPr="00134956">
              <w:rPr>
                <w:rFonts w:asciiTheme="minorBidi" w:hAnsiTheme="minorBidi" w:cstheme="minorBidi"/>
                <w:spacing w:val="1"/>
              </w:rPr>
              <w:t>A</w:t>
            </w:r>
            <w:r w:rsidRPr="00134956">
              <w:rPr>
                <w:rFonts w:asciiTheme="minorBidi" w:hAnsiTheme="minorBidi" w:cstheme="minorBidi"/>
              </w:rPr>
              <w:t>2</w:t>
            </w:r>
            <w:r w:rsidRPr="00134956">
              <w:rPr>
                <w:rFonts w:asciiTheme="minorBidi" w:hAnsiTheme="minorBidi" w:cstheme="minorBidi"/>
                <w:spacing w:val="1"/>
              </w:rPr>
              <w:t>,</w:t>
            </w:r>
            <w:r w:rsidRPr="00134956">
              <w:rPr>
                <w:rFonts w:asciiTheme="minorBidi" w:hAnsiTheme="minorBidi" w:cstheme="minorBidi"/>
              </w:rPr>
              <w:t>A</w:t>
            </w:r>
            <w:r w:rsidRPr="00134956">
              <w:rPr>
                <w:rFonts w:asciiTheme="minorBidi" w:hAnsiTheme="minorBidi" w:cstheme="minorBidi"/>
                <w:spacing w:val="1"/>
              </w:rPr>
              <w:t>3)</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Alternative Flows:</w:t>
            </w:r>
          </w:p>
        </w:tc>
        <w:tc>
          <w:tcPr>
            <w:tcW w:w="6908" w:type="dxa"/>
            <w:gridSpan w:val="2"/>
          </w:tcPr>
          <w:p w:rsidR="00980032" w:rsidRPr="00134956" w:rsidRDefault="00980032" w:rsidP="001A4A0A">
            <w:pPr>
              <w:widowControl w:val="0"/>
              <w:autoSpaceDE w:val="0"/>
              <w:autoSpaceDN w:val="0"/>
              <w:adjustRightInd w:val="0"/>
              <w:spacing w:before="15" w:line="240" w:lineRule="exact"/>
              <w:ind w:left="34" w:right="167"/>
              <w:rPr>
                <w:rFonts w:asciiTheme="minorBidi" w:hAnsiTheme="minorBidi" w:cstheme="minorBidi"/>
              </w:rPr>
            </w:pPr>
            <w:r w:rsidRPr="00134956">
              <w:rPr>
                <w:rFonts w:asciiTheme="minorBidi" w:hAnsiTheme="minorBidi" w:cstheme="minorBidi"/>
              </w:rPr>
              <w:t>A1</w:t>
            </w:r>
            <w:r w:rsidRPr="00134956">
              <w:rPr>
                <w:rFonts w:asciiTheme="minorBidi" w:hAnsiTheme="minorBidi" w:cstheme="minorBidi"/>
                <w:spacing w:val="-2"/>
              </w:rPr>
              <w:t xml:space="preserve"> </w:t>
            </w:r>
            <w:r w:rsidRPr="00134956">
              <w:rPr>
                <w:rFonts w:asciiTheme="minorBidi" w:hAnsiTheme="minorBidi" w:cstheme="minorBidi"/>
              </w:rPr>
              <w:t>: 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wants</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e</w:t>
            </w:r>
            <w:r w:rsidRPr="00134956">
              <w:rPr>
                <w:rFonts w:asciiTheme="minorBidi" w:hAnsiTheme="minorBidi" w:cstheme="minorBidi"/>
                <w:spacing w:val="-1"/>
              </w:rPr>
              <w:t>d</w:t>
            </w:r>
            <w:r w:rsidRPr="00134956">
              <w:rPr>
                <w:rFonts w:asciiTheme="minorBidi" w:hAnsiTheme="minorBidi" w:cstheme="minorBidi"/>
              </w:rPr>
              <w:t>it</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event</w:t>
            </w:r>
            <w:r w:rsidRPr="00134956">
              <w:rPr>
                <w:rFonts w:asciiTheme="minorBidi" w:hAnsiTheme="minorBidi" w:cstheme="minorBidi"/>
                <w:spacing w:val="-4"/>
              </w:rPr>
              <w:t xml:space="preserve"> </w:t>
            </w:r>
            <w:r w:rsidRPr="00134956">
              <w:rPr>
                <w:rFonts w:asciiTheme="minorBidi" w:hAnsiTheme="minorBidi" w:cstheme="minorBidi"/>
              </w:rPr>
              <w:t>and</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event</w:t>
            </w:r>
            <w:r w:rsidRPr="00134956">
              <w:rPr>
                <w:rFonts w:asciiTheme="minorBidi" w:hAnsiTheme="minorBidi" w:cstheme="minorBidi"/>
                <w:spacing w:val="-4"/>
              </w:rPr>
              <w:t xml:space="preserve"> </w:t>
            </w:r>
            <w:r w:rsidRPr="00134956">
              <w:rPr>
                <w:rFonts w:asciiTheme="minorBidi" w:hAnsiTheme="minorBidi" w:cstheme="minorBidi"/>
              </w:rPr>
              <w:t>has</w:t>
            </w:r>
            <w:r w:rsidRPr="00134956">
              <w:rPr>
                <w:rFonts w:asciiTheme="minorBidi" w:hAnsiTheme="minorBidi" w:cstheme="minorBidi"/>
                <w:spacing w:val="-2"/>
              </w:rPr>
              <w:t xml:space="preserve"> </w:t>
            </w:r>
            <w:r w:rsidRPr="00134956">
              <w:rPr>
                <w:rFonts w:asciiTheme="minorBidi" w:hAnsiTheme="minorBidi" w:cstheme="minorBidi"/>
              </w:rPr>
              <w:t>b</w:t>
            </w:r>
            <w:r w:rsidRPr="00134956">
              <w:rPr>
                <w:rFonts w:asciiTheme="minorBidi" w:hAnsiTheme="minorBidi" w:cstheme="minorBidi"/>
                <w:spacing w:val="-1"/>
              </w:rPr>
              <w:t>e</w:t>
            </w:r>
            <w:r w:rsidRPr="00134956">
              <w:rPr>
                <w:rFonts w:asciiTheme="minorBidi" w:hAnsiTheme="minorBidi" w:cstheme="minorBidi"/>
              </w:rPr>
              <w:t>en</w:t>
            </w:r>
            <w:r w:rsidRPr="00134956">
              <w:rPr>
                <w:rFonts w:asciiTheme="minorBidi" w:hAnsiTheme="minorBidi" w:cstheme="minorBidi"/>
                <w:spacing w:val="-3"/>
              </w:rPr>
              <w:t xml:space="preserve"> </w:t>
            </w:r>
            <w:r w:rsidRPr="00134956">
              <w:rPr>
                <w:rFonts w:asciiTheme="minorBidi" w:hAnsiTheme="minorBidi" w:cstheme="minorBidi"/>
              </w:rPr>
              <w:t>c</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spacing w:val="1"/>
              </w:rPr>
              <w:t>a</w:t>
            </w:r>
            <w:r w:rsidRPr="00134956">
              <w:rPr>
                <w:rFonts w:asciiTheme="minorBidi" w:hAnsiTheme="minorBidi" w:cstheme="minorBidi"/>
              </w:rPr>
              <w:t>ted within</w:t>
            </w:r>
            <w:r w:rsidRPr="00134956">
              <w:rPr>
                <w:rFonts w:asciiTheme="minorBidi" w:hAnsiTheme="minorBidi" w:cstheme="minorBidi"/>
                <w:spacing w:val="-5"/>
              </w:rPr>
              <w:t xml:space="preserve"> </w:t>
            </w:r>
            <w:r w:rsidRPr="00134956">
              <w:rPr>
                <w:rFonts w:asciiTheme="minorBidi" w:hAnsiTheme="minorBidi" w:cstheme="minorBidi"/>
              </w:rPr>
              <w:t>a period</w:t>
            </w:r>
            <w:r w:rsidRPr="00134956">
              <w:rPr>
                <w:rFonts w:asciiTheme="minorBidi" w:hAnsiTheme="minorBidi" w:cstheme="minorBidi"/>
                <w:spacing w:val="-6"/>
              </w:rPr>
              <w:t xml:space="preserve"> </w:t>
            </w:r>
            <w:r w:rsidRPr="00134956">
              <w:rPr>
                <w:rFonts w:asciiTheme="minorBidi" w:hAnsiTheme="minorBidi" w:cstheme="minorBidi"/>
              </w:rPr>
              <w:t>of</w:t>
            </w:r>
            <w:r w:rsidRPr="00134956">
              <w:rPr>
                <w:rFonts w:asciiTheme="minorBidi" w:hAnsiTheme="minorBidi" w:cstheme="minorBidi"/>
                <w:spacing w:val="-1"/>
              </w:rPr>
              <w:t xml:space="preserve"> </w:t>
            </w:r>
            <w:r w:rsidRPr="00134956">
              <w:rPr>
                <w:rFonts w:asciiTheme="minorBidi" w:hAnsiTheme="minorBidi" w:cstheme="minorBidi"/>
              </w:rPr>
              <w:t>7</w:t>
            </w:r>
            <w:r w:rsidRPr="00134956">
              <w:rPr>
                <w:rFonts w:asciiTheme="minorBidi" w:hAnsiTheme="minorBidi" w:cstheme="minorBidi"/>
                <w:spacing w:val="-1"/>
              </w:rPr>
              <w:t xml:space="preserve"> </w:t>
            </w:r>
            <w:r w:rsidRPr="00134956">
              <w:rPr>
                <w:rFonts w:asciiTheme="minorBidi" w:hAnsiTheme="minorBidi" w:cstheme="minorBidi"/>
              </w:rPr>
              <w:t>days</w:t>
            </w:r>
          </w:p>
          <w:p w:rsidR="00980032" w:rsidRPr="00134956" w:rsidRDefault="00980032" w:rsidP="001A4A0A">
            <w:pPr>
              <w:widowControl w:val="0"/>
              <w:autoSpaceDE w:val="0"/>
              <w:autoSpaceDN w:val="0"/>
              <w:adjustRightInd w:val="0"/>
              <w:spacing w:before="2" w:line="100" w:lineRule="exact"/>
              <w:rPr>
                <w:rFonts w:asciiTheme="minorBidi" w:hAnsiTheme="minorBidi" w:cstheme="minorBidi"/>
              </w:rPr>
            </w:pPr>
          </w:p>
          <w:p w:rsidR="00980032" w:rsidRPr="00134956" w:rsidRDefault="00980032" w:rsidP="001A4A0A">
            <w:pPr>
              <w:widowControl w:val="0"/>
              <w:autoSpaceDE w:val="0"/>
              <w:autoSpaceDN w:val="0"/>
              <w:adjustRightInd w:val="0"/>
              <w:ind w:left="294"/>
              <w:rPr>
                <w:rFonts w:asciiTheme="minorBidi" w:hAnsiTheme="minorBidi" w:cstheme="minorBidi"/>
              </w:rPr>
            </w:pPr>
            <w:r w:rsidRPr="00134956">
              <w:rPr>
                <w:rFonts w:asciiTheme="minorBidi" w:hAnsiTheme="minorBidi" w:cstheme="minorBidi"/>
                <w:spacing w:val="1"/>
              </w:rPr>
              <w:t>1</w:t>
            </w:r>
            <w:r w:rsidRPr="00134956">
              <w:rPr>
                <w:rFonts w:asciiTheme="minorBidi" w:hAnsiTheme="minorBidi" w:cstheme="minorBidi"/>
              </w:rPr>
              <w:t xml:space="preserve">. </w:t>
            </w:r>
            <w:r w:rsidRPr="00134956">
              <w:rPr>
                <w:rFonts w:asciiTheme="minorBidi" w:hAnsiTheme="minorBidi" w:cstheme="minorBidi"/>
                <w:spacing w:val="28"/>
              </w:rPr>
              <w:t xml:space="preserve"> </w:t>
            </w:r>
            <w:r w:rsidRPr="00134956">
              <w:rPr>
                <w:rFonts w:asciiTheme="minorBidi" w:hAnsiTheme="minorBidi" w:cstheme="minorBidi"/>
                <w:spacing w:val="1"/>
              </w:rPr>
              <w:t>Se</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us</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ca</w:t>
            </w:r>
            <w:r w:rsidRPr="00134956">
              <w:rPr>
                <w:rFonts w:asciiTheme="minorBidi" w:hAnsiTheme="minorBidi" w:cstheme="minorBidi"/>
              </w:rPr>
              <w:t>se</w:t>
            </w:r>
            <w:r w:rsidRPr="00134956">
              <w:rPr>
                <w:rFonts w:asciiTheme="minorBidi" w:hAnsiTheme="minorBidi" w:cstheme="minorBidi"/>
                <w:spacing w:val="-3"/>
              </w:rPr>
              <w:t xml:space="preserve"> </w:t>
            </w:r>
            <w:r w:rsidRPr="00134956">
              <w:rPr>
                <w:rFonts w:asciiTheme="minorBidi" w:hAnsiTheme="minorBidi" w:cstheme="minorBidi"/>
                <w:spacing w:val="1"/>
              </w:rPr>
              <w:t>"</w:t>
            </w:r>
            <w:r w:rsidRPr="00134956">
              <w:rPr>
                <w:rFonts w:asciiTheme="minorBidi" w:hAnsiTheme="minorBidi" w:cstheme="minorBidi"/>
                <w:spacing w:val="-1"/>
              </w:rPr>
              <w:t>E</w:t>
            </w:r>
            <w:r w:rsidRPr="00134956">
              <w:rPr>
                <w:rFonts w:asciiTheme="minorBidi" w:hAnsiTheme="minorBidi" w:cstheme="minorBidi"/>
                <w:spacing w:val="1"/>
              </w:rPr>
              <w:t>di</w:t>
            </w:r>
            <w:r w:rsidRPr="00134956">
              <w:rPr>
                <w:rFonts w:asciiTheme="minorBidi" w:hAnsiTheme="minorBidi" w:cstheme="minorBidi"/>
              </w:rPr>
              <w:t>t</w:t>
            </w:r>
            <w:r w:rsidRPr="00134956">
              <w:rPr>
                <w:rFonts w:asciiTheme="minorBidi" w:hAnsiTheme="minorBidi" w:cstheme="minorBidi"/>
                <w:spacing w:val="-3"/>
              </w:rPr>
              <w:t xml:space="preserve"> </w:t>
            </w:r>
            <w:r w:rsidRPr="00134956">
              <w:rPr>
                <w:rFonts w:asciiTheme="minorBidi" w:hAnsiTheme="minorBidi" w:cstheme="minorBidi"/>
                <w:spacing w:val="-1"/>
              </w:rPr>
              <w:t>E</w:t>
            </w:r>
            <w:r w:rsidRPr="00134956">
              <w:rPr>
                <w:rFonts w:asciiTheme="minorBidi" w:hAnsiTheme="minorBidi" w:cstheme="minorBidi"/>
              </w:rPr>
              <w:t>v</w:t>
            </w:r>
            <w:r w:rsidRPr="00134956">
              <w:rPr>
                <w:rFonts w:asciiTheme="minorBidi" w:hAnsiTheme="minorBidi" w:cstheme="minorBidi"/>
                <w:spacing w:val="1"/>
              </w:rPr>
              <w:t>ent"</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spacing w:val="1"/>
              </w:rPr>
              <w:t>A</w:t>
            </w:r>
            <w:r w:rsidRPr="00134956">
              <w:rPr>
                <w:rFonts w:asciiTheme="minorBidi" w:hAnsiTheme="minorBidi" w:cstheme="minorBidi"/>
              </w:rPr>
              <w:t>2</w:t>
            </w:r>
            <w:r w:rsidRPr="00134956">
              <w:rPr>
                <w:rFonts w:asciiTheme="minorBidi" w:hAnsiTheme="minorBidi" w:cstheme="minorBidi"/>
                <w:spacing w:val="-3"/>
              </w:rPr>
              <w:t xml:space="preserve"> </w:t>
            </w:r>
            <w:r w:rsidRPr="00134956">
              <w:rPr>
                <w:rFonts w:asciiTheme="minorBidi" w:hAnsiTheme="minorBidi" w:cstheme="minorBidi"/>
              </w:rPr>
              <w:t>: 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3"/>
              </w:rPr>
              <w:t xml:space="preserve"> </w:t>
            </w:r>
            <w:r w:rsidRPr="00134956">
              <w:rPr>
                <w:rFonts w:asciiTheme="minorBidi" w:hAnsiTheme="minorBidi" w:cstheme="minorBidi"/>
              </w:rPr>
              <w:t>wan</w:t>
            </w:r>
            <w:r w:rsidRPr="00134956">
              <w:rPr>
                <w:rFonts w:asciiTheme="minorBidi" w:hAnsiTheme="minorBidi" w:cstheme="minorBidi"/>
                <w:spacing w:val="1"/>
              </w:rPr>
              <w:t>t</w:t>
            </w:r>
            <w:r w:rsidRPr="00134956">
              <w:rPr>
                <w:rFonts w:asciiTheme="minorBidi" w:hAnsiTheme="minorBidi" w:cstheme="minorBidi"/>
              </w:rPr>
              <w:t>s</w:t>
            </w:r>
            <w:r w:rsidRPr="00134956">
              <w:rPr>
                <w:rFonts w:asciiTheme="minorBidi" w:hAnsiTheme="minorBidi" w:cstheme="minorBidi"/>
                <w:spacing w:val="-4"/>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send</w:t>
            </w:r>
            <w:r w:rsidRPr="00134956">
              <w:rPr>
                <w:rFonts w:asciiTheme="minorBidi" w:hAnsiTheme="minorBidi" w:cstheme="minorBidi"/>
                <w:spacing w:val="-3"/>
              </w:rPr>
              <w:t xml:space="preserve"> </w:t>
            </w:r>
            <w:r w:rsidRPr="00134956">
              <w:rPr>
                <w:rFonts w:asciiTheme="minorBidi" w:hAnsiTheme="minorBidi" w:cstheme="minorBidi"/>
              </w:rPr>
              <w:t>an</w:t>
            </w:r>
            <w:r w:rsidRPr="00134956">
              <w:rPr>
                <w:rFonts w:asciiTheme="minorBidi" w:hAnsiTheme="minorBidi" w:cstheme="minorBidi"/>
                <w:spacing w:val="-3"/>
              </w:rPr>
              <w:t xml:space="preserve"> </w:t>
            </w:r>
            <w:r w:rsidRPr="00134956">
              <w:rPr>
                <w:rFonts w:asciiTheme="minorBidi" w:hAnsiTheme="minorBidi" w:cstheme="minorBidi"/>
              </w:rPr>
              <w:t>O</w:t>
            </w:r>
            <w:r w:rsidRPr="00134956">
              <w:rPr>
                <w:rFonts w:asciiTheme="minorBidi" w:hAnsiTheme="minorBidi" w:cstheme="minorBidi"/>
                <w:spacing w:val="1"/>
              </w:rPr>
              <w:t>u</w:t>
            </w:r>
            <w:r w:rsidRPr="00134956">
              <w:rPr>
                <w:rFonts w:asciiTheme="minorBidi" w:hAnsiTheme="minorBidi" w:cstheme="minorBidi"/>
              </w:rPr>
              <w:t>tbo</w:t>
            </w:r>
            <w:r w:rsidRPr="00134956">
              <w:rPr>
                <w:rFonts w:asciiTheme="minorBidi" w:hAnsiTheme="minorBidi" w:cstheme="minorBidi"/>
                <w:spacing w:val="1"/>
              </w:rPr>
              <w:t>u</w:t>
            </w:r>
            <w:r w:rsidRPr="00134956">
              <w:rPr>
                <w:rFonts w:asciiTheme="minorBidi" w:hAnsiTheme="minorBidi" w:cstheme="minorBidi"/>
              </w:rPr>
              <w:t>nd</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See</w:t>
            </w:r>
            <w:r w:rsidRPr="00134956">
              <w:rPr>
                <w:rFonts w:asciiTheme="minorBidi" w:hAnsiTheme="minorBidi" w:cstheme="minorBidi"/>
                <w:spacing w:val="-3"/>
              </w:rPr>
              <w:t xml:space="preserve"> </w:t>
            </w:r>
            <w:r w:rsidRPr="00134956">
              <w:rPr>
                <w:rFonts w:asciiTheme="minorBidi" w:hAnsiTheme="minorBidi" w:cstheme="minorBidi"/>
              </w:rPr>
              <w:t>use</w:t>
            </w:r>
            <w:r w:rsidRPr="00134956">
              <w:rPr>
                <w:rFonts w:asciiTheme="minorBidi" w:hAnsiTheme="minorBidi" w:cstheme="minorBidi"/>
                <w:spacing w:val="-3"/>
              </w:rPr>
              <w:t xml:space="preserve"> </w:t>
            </w:r>
            <w:r w:rsidRPr="00134956">
              <w:rPr>
                <w:rFonts w:asciiTheme="minorBidi" w:hAnsiTheme="minorBidi" w:cstheme="minorBidi"/>
              </w:rPr>
              <w:t>case</w:t>
            </w:r>
            <w:r w:rsidRPr="00134956">
              <w:rPr>
                <w:rFonts w:asciiTheme="minorBidi" w:hAnsiTheme="minorBidi" w:cstheme="minorBidi"/>
                <w:spacing w:val="-3"/>
              </w:rPr>
              <w:t xml:space="preserve"> </w:t>
            </w:r>
            <w:r w:rsidRPr="00134956">
              <w:rPr>
                <w:rFonts w:asciiTheme="minorBidi" w:hAnsiTheme="minorBidi" w:cstheme="minorBidi"/>
              </w:rPr>
              <w:t>"</w:t>
            </w:r>
            <w:r w:rsidRPr="00134956">
              <w:rPr>
                <w:rFonts w:asciiTheme="minorBidi" w:hAnsiTheme="minorBidi" w:cstheme="minorBidi"/>
                <w:spacing w:val="-1"/>
              </w:rPr>
              <w:t xml:space="preserve"> </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nd</w:t>
            </w:r>
            <w:r w:rsidRPr="00134956">
              <w:rPr>
                <w:rFonts w:asciiTheme="minorBidi" w:hAnsiTheme="minorBidi" w:cstheme="minorBidi"/>
                <w:spacing w:val="-3"/>
              </w:rPr>
              <w:t xml:space="preserve"> </w:t>
            </w:r>
            <w:r w:rsidRPr="00134956">
              <w:rPr>
                <w:rFonts w:asciiTheme="minorBidi" w:hAnsiTheme="minorBidi" w:cstheme="minorBidi"/>
              </w:rPr>
              <w:t>OBC</w:t>
            </w:r>
            <w:r w:rsidRPr="00134956">
              <w:rPr>
                <w:rFonts w:asciiTheme="minorBidi" w:hAnsiTheme="minorBidi" w:cstheme="minorBidi"/>
                <w:spacing w:val="-4"/>
              </w:rPr>
              <w:t xml:space="preserve"> </w:t>
            </w:r>
            <w:r w:rsidRPr="00134956">
              <w:rPr>
                <w:rFonts w:asciiTheme="minorBidi" w:hAnsiTheme="minorBidi" w:cstheme="minorBidi"/>
              </w:rPr>
              <w:t>for</w:t>
            </w:r>
            <w:r w:rsidRPr="00134956">
              <w:rPr>
                <w:rFonts w:asciiTheme="minorBidi" w:hAnsiTheme="minorBidi" w:cstheme="minorBidi"/>
                <w:spacing w:val="-3"/>
              </w:rPr>
              <w:t xml:space="preserve"> </w:t>
            </w:r>
            <w:r w:rsidRPr="00134956">
              <w:rPr>
                <w:rFonts w:asciiTheme="minorBidi" w:hAnsiTheme="minorBidi" w:cstheme="minorBidi"/>
              </w:rPr>
              <w:t>an</w:t>
            </w:r>
            <w:r w:rsidRPr="00134956">
              <w:rPr>
                <w:rFonts w:asciiTheme="minorBidi" w:hAnsiTheme="minorBidi" w:cstheme="minorBidi"/>
                <w:spacing w:val="-1"/>
              </w:rPr>
              <w:t xml:space="preserve"> </w:t>
            </w:r>
            <w:r w:rsidRPr="00134956">
              <w:rPr>
                <w:rFonts w:asciiTheme="minorBidi" w:hAnsiTheme="minorBidi" w:cstheme="minorBidi"/>
              </w:rPr>
              <w:t>event"</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rPr>
              <w:t>A3:</w:t>
            </w:r>
            <w:r w:rsidRPr="00134956">
              <w:rPr>
                <w:rFonts w:asciiTheme="minorBidi" w:hAnsiTheme="minorBidi" w:cstheme="minorBidi"/>
                <w:spacing w:val="-3"/>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wants</w:t>
            </w:r>
            <w:r w:rsidRPr="00134956">
              <w:rPr>
                <w:rFonts w:asciiTheme="minorBidi" w:hAnsiTheme="minorBidi" w:cstheme="minorBidi"/>
                <w:spacing w:val="-5"/>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c</w:t>
            </w:r>
            <w:r w:rsidRPr="00134956">
              <w:rPr>
                <w:rFonts w:asciiTheme="minorBidi" w:hAnsiTheme="minorBidi" w:cstheme="minorBidi"/>
                <w:spacing w:val="-3"/>
              </w:rPr>
              <w:t>r</w:t>
            </w:r>
            <w:r w:rsidRPr="00134956">
              <w:rPr>
                <w:rFonts w:asciiTheme="minorBidi" w:hAnsiTheme="minorBidi" w:cstheme="minorBidi"/>
              </w:rPr>
              <w:t>eate</w:t>
            </w:r>
            <w:r w:rsidRPr="00134956">
              <w:rPr>
                <w:rFonts w:asciiTheme="minorBidi" w:hAnsiTheme="minorBidi" w:cstheme="minorBidi"/>
                <w:spacing w:val="-4"/>
              </w:rPr>
              <w:t xml:space="preserve"> </w:t>
            </w:r>
            <w:r w:rsidRPr="00134956">
              <w:rPr>
                <w:rFonts w:asciiTheme="minorBidi" w:hAnsiTheme="minorBidi" w:cstheme="minorBidi"/>
              </w:rPr>
              <w:t>a case</w:t>
            </w:r>
            <w:r w:rsidRPr="00134956">
              <w:rPr>
                <w:rFonts w:asciiTheme="minorBidi" w:hAnsiTheme="minorBidi" w:cstheme="minorBidi"/>
                <w:spacing w:val="-4"/>
              </w:rPr>
              <w:t xml:space="preserve"> </w:t>
            </w:r>
            <w:r w:rsidRPr="00134956">
              <w:rPr>
                <w:rFonts w:asciiTheme="minorBidi" w:hAnsiTheme="minorBidi" w:cstheme="minorBidi"/>
              </w:rPr>
              <w:t>f</w:t>
            </w:r>
            <w:r w:rsidRPr="00134956">
              <w:rPr>
                <w:rFonts w:asciiTheme="minorBidi" w:hAnsiTheme="minorBidi" w:cstheme="minorBidi"/>
                <w:spacing w:val="-3"/>
              </w:rPr>
              <w:t>r</w:t>
            </w:r>
            <w:r w:rsidRPr="00134956">
              <w:rPr>
                <w:rFonts w:asciiTheme="minorBidi" w:hAnsiTheme="minorBidi" w:cstheme="minorBidi"/>
              </w:rPr>
              <w:t>om</w:t>
            </w:r>
            <w:r w:rsidRPr="00134956">
              <w:rPr>
                <w:rFonts w:asciiTheme="minorBidi" w:hAnsiTheme="minorBidi" w:cstheme="minorBidi"/>
                <w:spacing w:val="-3"/>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spacing w:val="-1"/>
              </w:rPr>
              <w:t>e</w:t>
            </w:r>
            <w:r w:rsidRPr="00134956">
              <w:rPr>
                <w:rFonts w:asciiTheme="minorBidi" w:hAnsiTheme="minorBidi" w:cstheme="minorBidi"/>
                <w:spacing w:val="1"/>
              </w:rPr>
              <w:t>v</w:t>
            </w:r>
            <w:r w:rsidRPr="00134956">
              <w:rPr>
                <w:rFonts w:asciiTheme="minorBidi" w:hAnsiTheme="minorBidi" w:cstheme="minorBidi"/>
                <w:spacing w:val="-1"/>
              </w:rPr>
              <w:t>e</w:t>
            </w:r>
            <w:r w:rsidRPr="00134956">
              <w:rPr>
                <w:rFonts w:asciiTheme="minorBidi" w:hAnsiTheme="minorBidi" w:cstheme="minorBidi"/>
              </w:rPr>
              <w:t>nt</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See</w:t>
            </w:r>
            <w:r w:rsidRPr="00134956">
              <w:rPr>
                <w:rFonts w:asciiTheme="minorBidi" w:hAnsiTheme="minorBidi" w:cstheme="minorBidi"/>
                <w:spacing w:val="-3"/>
              </w:rPr>
              <w:t xml:space="preserve"> </w:t>
            </w:r>
            <w:r w:rsidRPr="00134956">
              <w:rPr>
                <w:rFonts w:asciiTheme="minorBidi" w:hAnsiTheme="minorBidi" w:cstheme="minorBidi"/>
              </w:rPr>
              <w:t>use</w:t>
            </w:r>
            <w:r w:rsidRPr="00134956">
              <w:rPr>
                <w:rFonts w:asciiTheme="minorBidi" w:hAnsiTheme="minorBidi" w:cstheme="minorBidi"/>
                <w:spacing w:val="-3"/>
              </w:rPr>
              <w:t xml:space="preserve"> </w:t>
            </w:r>
            <w:r w:rsidRPr="00134956">
              <w:rPr>
                <w:rFonts w:asciiTheme="minorBidi" w:hAnsiTheme="minorBidi" w:cstheme="minorBidi"/>
              </w:rPr>
              <w:t>case</w:t>
            </w:r>
            <w:r w:rsidRPr="00134956">
              <w:rPr>
                <w:rFonts w:asciiTheme="minorBidi" w:hAnsiTheme="minorBidi" w:cstheme="minorBidi"/>
                <w:spacing w:val="-3"/>
              </w:rPr>
              <w:t xml:space="preserve"> </w:t>
            </w:r>
            <w:r w:rsidRPr="00134956">
              <w:rPr>
                <w:rFonts w:asciiTheme="minorBidi" w:hAnsiTheme="minorBidi" w:cstheme="minorBidi"/>
              </w:rPr>
              <w:t>"C</w:t>
            </w:r>
            <w:r w:rsidRPr="00134956">
              <w:rPr>
                <w:rFonts w:asciiTheme="minorBidi" w:hAnsiTheme="minorBidi" w:cstheme="minorBidi"/>
                <w:spacing w:val="-4"/>
              </w:rPr>
              <w:t>r</w:t>
            </w:r>
            <w:r w:rsidRPr="00134956">
              <w:rPr>
                <w:rFonts w:asciiTheme="minorBidi" w:hAnsiTheme="minorBidi" w:cstheme="minorBidi"/>
                <w:spacing w:val="1"/>
              </w:rPr>
              <w:t>e</w:t>
            </w:r>
            <w:r w:rsidRPr="00134956">
              <w:rPr>
                <w:rFonts w:asciiTheme="minorBidi" w:hAnsiTheme="minorBidi" w:cstheme="minorBidi"/>
              </w:rPr>
              <w:t>ate</w:t>
            </w:r>
            <w:r w:rsidRPr="00134956">
              <w:rPr>
                <w:rFonts w:asciiTheme="minorBidi" w:hAnsiTheme="minorBidi" w:cstheme="minorBidi"/>
                <w:spacing w:val="-7"/>
              </w:rPr>
              <w:t xml:space="preserve"> </w:t>
            </w:r>
            <w:r w:rsidRPr="00134956">
              <w:rPr>
                <w:rFonts w:asciiTheme="minorBidi" w:hAnsiTheme="minorBidi" w:cstheme="minorBidi"/>
              </w:rPr>
              <w:t>case</w:t>
            </w:r>
            <w:r w:rsidRPr="00134956">
              <w:rPr>
                <w:rFonts w:asciiTheme="minorBidi" w:hAnsiTheme="minorBidi" w:cstheme="minorBidi"/>
                <w:spacing w:val="-3"/>
              </w:rPr>
              <w:t xml:space="preserve"> </w:t>
            </w:r>
            <w:r w:rsidRPr="00134956">
              <w:rPr>
                <w:rFonts w:asciiTheme="minorBidi" w:hAnsiTheme="minorBidi" w:cstheme="minorBidi"/>
              </w:rPr>
              <w:t>for</w:t>
            </w:r>
            <w:r w:rsidRPr="00134956">
              <w:rPr>
                <w:rFonts w:asciiTheme="minorBidi" w:hAnsiTheme="minorBidi" w:cstheme="minorBidi"/>
                <w:spacing w:val="-2"/>
              </w:rPr>
              <w:t xml:space="preserve"> </w:t>
            </w:r>
            <w:r w:rsidRPr="00134956">
              <w:rPr>
                <w:rFonts w:asciiTheme="minorBidi" w:hAnsiTheme="minorBidi" w:cstheme="minorBidi"/>
              </w:rPr>
              <w:t>an</w:t>
            </w:r>
            <w:r w:rsidRPr="00134956">
              <w:rPr>
                <w:rFonts w:asciiTheme="minorBidi" w:hAnsiTheme="minorBidi" w:cstheme="minorBidi"/>
                <w:spacing w:val="-2"/>
              </w:rPr>
              <w:t xml:space="preserve"> </w:t>
            </w:r>
            <w:r w:rsidRPr="00134956">
              <w:rPr>
                <w:rFonts w:asciiTheme="minorBidi" w:hAnsiTheme="minorBidi" w:cstheme="minorBidi"/>
              </w:rPr>
              <w:t>event"</w:t>
            </w:r>
          </w:p>
          <w:p w:rsidR="00980032" w:rsidRPr="00134956" w:rsidRDefault="00980032" w:rsidP="001A4A0A">
            <w:pPr>
              <w:widowControl w:val="0"/>
              <w:autoSpaceDE w:val="0"/>
              <w:autoSpaceDN w:val="0"/>
              <w:adjustRightInd w:val="0"/>
              <w:spacing w:before="71"/>
              <w:ind w:left="34"/>
              <w:rPr>
                <w:rFonts w:asciiTheme="minorBidi" w:hAnsiTheme="minorBidi" w:cstheme="minorBidi"/>
              </w:rPr>
            </w:pPr>
            <w:r w:rsidRPr="00134956">
              <w:rPr>
                <w:rFonts w:asciiTheme="minorBidi" w:hAnsiTheme="minorBidi" w:cstheme="minorBidi"/>
                <w:spacing w:val="1"/>
              </w:rPr>
              <w:t>A4</w:t>
            </w:r>
            <w:r w:rsidRPr="00134956">
              <w:rPr>
                <w:rFonts w:asciiTheme="minorBidi" w:hAnsiTheme="minorBidi" w:cstheme="minorBidi"/>
              </w:rPr>
              <w:t>:</w:t>
            </w:r>
            <w:r w:rsidRPr="00134956">
              <w:rPr>
                <w:rFonts w:asciiTheme="minorBidi" w:hAnsiTheme="minorBidi" w:cstheme="minorBidi"/>
                <w:spacing w:val="-3"/>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spacing w:val="1"/>
              </w:rPr>
              <w:t>want</w:t>
            </w:r>
            <w:r w:rsidRPr="00134956">
              <w:rPr>
                <w:rFonts w:asciiTheme="minorBidi" w:hAnsiTheme="minorBidi" w:cstheme="minorBidi"/>
              </w:rPr>
              <w:t>s</w:t>
            </w:r>
            <w:r w:rsidRPr="00134956">
              <w:rPr>
                <w:rFonts w:asciiTheme="minorBidi" w:hAnsiTheme="minorBidi" w:cstheme="minorBidi"/>
                <w:spacing w:val="-5"/>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1"/>
              </w:rPr>
              <w:t xml:space="preserve"> </w:t>
            </w:r>
            <w:r w:rsidRPr="00134956">
              <w:rPr>
                <w:rFonts w:asciiTheme="minorBidi" w:hAnsiTheme="minorBidi" w:cstheme="minorBidi"/>
                <w:spacing w:val="1"/>
              </w:rPr>
              <w:t>v</w:t>
            </w:r>
            <w:r w:rsidRPr="00134956">
              <w:rPr>
                <w:rFonts w:asciiTheme="minorBidi" w:hAnsiTheme="minorBidi" w:cstheme="minorBidi"/>
              </w:rPr>
              <w:t>i</w:t>
            </w:r>
            <w:r w:rsidRPr="00134956">
              <w:rPr>
                <w:rFonts w:asciiTheme="minorBidi" w:hAnsiTheme="minorBidi" w:cstheme="minorBidi"/>
                <w:spacing w:val="-1"/>
              </w:rPr>
              <w:t>e</w:t>
            </w:r>
            <w:r w:rsidRPr="00134956">
              <w:rPr>
                <w:rFonts w:asciiTheme="minorBidi" w:hAnsiTheme="minorBidi" w:cstheme="minorBidi"/>
              </w:rPr>
              <w:t>w</w:t>
            </w:r>
            <w:r w:rsidRPr="00134956">
              <w:rPr>
                <w:rFonts w:asciiTheme="minorBidi" w:hAnsiTheme="minorBidi" w:cstheme="minorBidi"/>
                <w:spacing w:val="-3"/>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sent</w:t>
            </w:r>
            <w:r w:rsidRPr="00134956">
              <w:rPr>
                <w:rFonts w:asciiTheme="minorBidi" w:hAnsiTheme="minorBidi" w:cstheme="minorBidi"/>
                <w:spacing w:val="-3"/>
              </w:rPr>
              <w:t xml:space="preserve"> </w:t>
            </w:r>
            <w:r w:rsidRPr="00134956">
              <w:rPr>
                <w:rFonts w:asciiTheme="minorBidi" w:hAnsiTheme="minorBidi" w:cstheme="minorBidi"/>
              </w:rPr>
              <w:t>communication</w:t>
            </w:r>
          </w:p>
          <w:p w:rsidR="00980032" w:rsidRPr="00134956" w:rsidRDefault="00980032" w:rsidP="001A4A0A">
            <w:pPr>
              <w:widowControl w:val="0"/>
              <w:autoSpaceDE w:val="0"/>
              <w:autoSpaceDN w:val="0"/>
              <w:adjustRightInd w:val="0"/>
              <w:spacing w:before="90"/>
              <w:ind w:left="294"/>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7"/>
              </w:rPr>
              <w:t xml:space="preserve"> </w:t>
            </w:r>
            <w:r w:rsidRPr="00134956">
              <w:rPr>
                <w:rFonts w:asciiTheme="minorBidi" w:hAnsiTheme="minorBidi" w:cstheme="minorBidi"/>
                <w:spacing w:val="1"/>
              </w:rPr>
              <w:t>t</w:t>
            </w:r>
            <w:r w:rsidRPr="00134956">
              <w:rPr>
                <w:rFonts w:asciiTheme="minorBidi" w:hAnsiTheme="minorBidi" w:cstheme="minorBidi"/>
              </w:rPr>
              <w:t>he</w:t>
            </w:r>
            <w:r w:rsidRPr="00134956">
              <w:rPr>
                <w:rFonts w:asciiTheme="minorBidi" w:hAnsiTheme="minorBidi" w:cstheme="minorBidi"/>
                <w:spacing w:val="-4"/>
              </w:rPr>
              <w:t xml:space="preserve"> </w:t>
            </w:r>
            <w:r w:rsidRPr="00134956">
              <w:rPr>
                <w:rFonts w:asciiTheme="minorBidi" w:hAnsiTheme="minorBidi" w:cstheme="minorBidi"/>
                <w:spacing w:val="1"/>
              </w:rPr>
              <w:t>d</w:t>
            </w:r>
            <w:r w:rsidRPr="00134956">
              <w:rPr>
                <w:rFonts w:asciiTheme="minorBidi" w:hAnsiTheme="minorBidi" w:cstheme="minorBidi"/>
              </w:rPr>
              <w:t>ocument</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spacing w:val="1"/>
              </w:rPr>
              <w:t>A5</w:t>
            </w:r>
            <w:r w:rsidRPr="00134956">
              <w:rPr>
                <w:rFonts w:asciiTheme="minorBidi" w:hAnsiTheme="minorBidi" w:cstheme="minorBidi"/>
              </w:rPr>
              <w:t>:</w:t>
            </w:r>
            <w:r w:rsidRPr="00134956">
              <w:rPr>
                <w:rFonts w:asciiTheme="minorBidi" w:hAnsiTheme="minorBidi" w:cstheme="minorBidi"/>
                <w:spacing w:val="-3"/>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spacing w:val="1"/>
              </w:rPr>
              <w:t>want</w:t>
            </w:r>
            <w:r w:rsidRPr="00134956">
              <w:rPr>
                <w:rFonts w:asciiTheme="minorBidi" w:hAnsiTheme="minorBidi" w:cstheme="minorBidi"/>
              </w:rPr>
              <w:t>s</w:t>
            </w:r>
            <w:r w:rsidRPr="00134956">
              <w:rPr>
                <w:rFonts w:asciiTheme="minorBidi" w:hAnsiTheme="minorBidi" w:cstheme="minorBidi"/>
                <w:spacing w:val="-5"/>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1"/>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send</w:t>
            </w:r>
            <w:r w:rsidRPr="00134956">
              <w:rPr>
                <w:rFonts w:asciiTheme="minorBidi" w:hAnsiTheme="minorBidi" w:cstheme="minorBidi"/>
                <w:spacing w:val="-6"/>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communication</w:t>
            </w:r>
          </w:p>
          <w:p w:rsidR="00980032" w:rsidRPr="00134956" w:rsidRDefault="00980032" w:rsidP="001A4A0A">
            <w:pPr>
              <w:widowControl w:val="0"/>
              <w:autoSpaceDE w:val="0"/>
              <w:autoSpaceDN w:val="0"/>
              <w:adjustRightInd w:val="0"/>
              <w:spacing w:before="8" w:line="100" w:lineRule="exact"/>
              <w:rPr>
                <w:rFonts w:asciiTheme="minorBidi" w:hAnsiTheme="minorBidi" w:cstheme="minorBidi"/>
              </w:rPr>
            </w:pPr>
          </w:p>
          <w:p w:rsidR="00980032" w:rsidRPr="00134956" w:rsidRDefault="00980032" w:rsidP="001A4A0A">
            <w:pPr>
              <w:widowControl w:val="0"/>
              <w:autoSpaceDE w:val="0"/>
              <w:autoSpaceDN w:val="0"/>
              <w:adjustRightInd w:val="0"/>
              <w:spacing w:line="240" w:lineRule="exact"/>
              <w:ind w:left="574" w:right="841" w:hanging="280"/>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rPr>
              <w:t>a</w:t>
            </w:r>
            <w:r w:rsidRPr="00134956">
              <w:rPr>
                <w:rFonts w:asciiTheme="minorBidi" w:hAnsiTheme="minorBidi" w:cstheme="minorBidi"/>
                <w:spacing w:val="1"/>
              </w:rPr>
              <w:t>ppl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9"/>
              </w:rPr>
              <w:t xml:space="preserve"> </w:t>
            </w:r>
            <w:r w:rsidRPr="00134956">
              <w:rPr>
                <w:rFonts w:asciiTheme="minorBidi" w:hAnsiTheme="minorBidi" w:cstheme="minorBidi"/>
              </w:rPr>
              <w:t>a</w:t>
            </w:r>
            <w:r w:rsidRPr="00134956">
              <w:rPr>
                <w:rFonts w:asciiTheme="minorBidi" w:hAnsiTheme="minorBidi" w:cstheme="minorBidi"/>
                <w:spacing w:val="1"/>
              </w:rPr>
              <w:t>s</w:t>
            </w:r>
            <w:r w:rsidRPr="00134956">
              <w:rPr>
                <w:rFonts w:asciiTheme="minorBidi" w:hAnsiTheme="minorBidi" w:cstheme="minorBidi"/>
              </w:rPr>
              <w:t>k</w:t>
            </w:r>
            <w:r w:rsidRPr="00134956">
              <w:rPr>
                <w:rFonts w:asciiTheme="minorBidi" w:hAnsiTheme="minorBidi" w:cstheme="minorBidi"/>
                <w:spacing w:val="-3"/>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conf</w:t>
            </w:r>
            <w:r w:rsidRPr="00134956">
              <w:rPr>
                <w:rFonts w:asciiTheme="minorBidi" w:hAnsiTheme="minorBidi" w:cstheme="minorBidi"/>
              </w:rPr>
              <w:t>i</w:t>
            </w:r>
            <w:r w:rsidRPr="00134956">
              <w:rPr>
                <w:rFonts w:asciiTheme="minorBidi" w:hAnsiTheme="minorBidi" w:cstheme="minorBidi"/>
                <w:spacing w:val="1"/>
              </w:rPr>
              <w:t>r</w:t>
            </w:r>
            <w:r w:rsidRPr="00134956">
              <w:rPr>
                <w:rFonts w:asciiTheme="minorBidi" w:hAnsiTheme="minorBidi" w:cstheme="minorBidi"/>
              </w:rPr>
              <w:t>m</w:t>
            </w:r>
            <w:r w:rsidRPr="00134956">
              <w:rPr>
                <w:rFonts w:asciiTheme="minorBidi" w:hAnsiTheme="minorBidi" w:cstheme="minorBidi"/>
                <w:spacing w:val="-6"/>
              </w:rPr>
              <w:t xml:space="preserve"> </w:t>
            </w:r>
            <w:r w:rsidRPr="00134956">
              <w:rPr>
                <w:rFonts w:asciiTheme="minorBidi" w:hAnsiTheme="minorBidi" w:cstheme="minorBidi"/>
                <w:spacing w:val="1"/>
              </w:rPr>
              <w:t>comm</w:t>
            </w:r>
            <w:r w:rsidRPr="00134956">
              <w:rPr>
                <w:rFonts w:asciiTheme="minorBidi" w:hAnsiTheme="minorBidi" w:cstheme="minorBidi"/>
              </w:rPr>
              <w:t>u</w:t>
            </w:r>
            <w:r w:rsidRPr="00134956">
              <w:rPr>
                <w:rFonts w:asciiTheme="minorBidi" w:hAnsiTheme="minorBidi" w:cstheme="minorBidi"/>
                <w:spacing w:val="1"/>
              </w:rPr>
              <w:t>nic</w:t>
            </w:r>
            <w:r w:rsidRPr="00134956">
              <w:rPr>
                <w:rFonts w:asciiTheme="minorBidi" w:hAnsiTheme="minorBidi" w:cstheme="minorBidi"/>
              </w:rPr>
              <w:t>at</w:t>
            </w:r>
            <w:r w:rsidRPr="00134956">
              <w:rPr>
                <w:rFonts w:asciiTheme="minorBidi" w:hAnsiTheme="minorBidi" w:cstheme="minorBidi"/>
                <w:spacing w:val="1"/>
              </w:rPr>
              <w:t>ion de</w:t>
            </w:r>
            <w:r w:rsidRPr="00134956">
              <w:rPr>
                <w:rFonts w:asciiTheme="minorBidi" w:hAnsiTheme="minorBidi" w:cstheme="minorBidi"/>
              </w:rPr>
              <w:t>s</w:t>
            </w:r>
            <w:r w:rsidRPr="00134956">
              <w:rPr>
                <w:rFonts w:asciiTheme="minorBidi" w:hAnsiTheme="minorBidi" w:cstheme="minorBidi"/>
                <w:spacing w:val="1"/>
              </w:rPr>
              <w:t>t</w:t>
            </w:r>
            <w:r w:rsidRPr="00134956">
              <w:rPr>
                <w:rFonts w:asciiTheme="minorBidi" w:hAnsiTheme="minorBidi" w:cstheme="minorBidi"/>
              </w:rPr>
              <w:t>ina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10"/>
              </w:rPr>
              <w:t xml:space="preserve"> </w:t>
            </w:r>
            <w:r w:rsidRPr="00134956">
              <w:rPr>
                <w:rFonts w:asciiTheme="minorBidi" w:hAnsiTheme="minorBidi" w:cstheme="minorBidi"/>
              </w:rPr>
              <w:t>in</w:t>
            </w:r>
            <w:r w:rsidRPr="00134956">
              <w:rPr>
                <w:rFonts w:asciiTheme="minorBidi" w:hAnsiTheme="minorBidi" w:cstheme="minorBidi"/>
                <w:spacing w:val="1"/>
              </w:rPr>
              <w:t>f</w:t>
            </w:r>
            <w:r w:rsidRPr="00134956">
              <w:rPr>
                <w:rFonts w:asciiTheme="minorBidi" w:hAnsiTheme="minorBidi" w:cstheme="minorBidi"/>
              </w:rPr>
              <w:t>or</w:t>
            </w:r>
            <w:r w:rsidRPr="00134956">
              <w:rPr>
                <w:rFonts w:asciiTheme="minorBidi" w:hAnsiTheme="minorBidi" w:cstheme="minorBidi"/>
                <w:spacing w:val="2"/>
              </w:rPr>
              <w:t>m</w:t>
            </w:r>
            <w:r w:rsidRPr="00134956">
              <w:rPr>
                <w:rFonts w:asciiTheme="minorBidi" w:hAnsiTheme="minorBidi" w:cstheme="minorBidi"/>
              </w:rPr>
              <w:t>at</w:t>
            </w:r>
            <w:r w:rsidRPr="00134956">
              <w:rPr>
                <w:rFonts w:asciiTheme="minorBidi" w:hAnsiTheme="minorBidi" w:cstheme="minorBidi"/>
                <w:spacing w:val="1"/>
              </w:rPr>
              <w:t>i</w:t>
            </w:r>
            <w:r w:rsidRPr="00134956">
              <w:rPr>
                <w:rFonts w:asciiTheme="minorBidi" w:hAnsiTheme="minorBidi" w:cstheme="minorBidi"/>
              </w:rPr>
              <w:t>on</w:t>
            </w:r>
          </w:p>
          <w:p w:rsidR="00980032" w:rsidRPr="00134956" w:rsidRDefault="00980032" w:rsidP="001A4A0A">
            <w:pPr>
              <w:widowControl w:val="0"/>
              <w:autoSpaceDE w:val="0"/>
              <w:autoSpaceDN w:val="0"/>
              <w:adjustRightInd w:val="0"/>
              <w:spacing w:before="42"/>
              <w:ind w:left="294"/>
              <w:rPr>
                <w:rFonts w:asciiTheme="minorBidi" w:hAnsiTheme="minorBidi" w:cstheme="minorBidi"/>
              </w:rPr>
            </w:pPr>
            <w:r w:rsidRPr="00134956">
              <w:rPr>
                <w:rFonts w:asciiTheme="minorBidi" w:hAnsiTheme="minorBidi" w:cstheme="minorBidi"/>
              </w:rPr>
              <w:t xml:space="preserve">2.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confirms</w:t>
            </w:r>
            <w:r w:rsidRPr="00134956">
              <w:rPr>
                <w:rFonts w:asciiTheme="minorBidi" w:hAnsiTheme="minorBidi" w:cstheme="minorBidi"/>
                <w:spacing w:val="-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s</w:t>
            </w:r>
            <w:r w:rsidRPr="00134956">
              <w:rPr>
                <w:rFonts w:asciiTheme="minorBidi" w:hAnsiTheme="minorBidi" w:cstheme="minorBidi"/>
                <w:spacing w:val="1"/>
              </w:rPr>
              <w:t>u</w:t>
            </w:r>
            <w:r w:rsidRPr="00134956">
              <w:rPr>
                <w:rFonts w:asciiTheme="minorBidi" w:hAnsiTheme="minorBidi" w:cstheme="minorBidi"/>
              </w:rPr>
              <w:t>bmission(A6)</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 xml:space="preserve">3.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application</w:t>
            </w:r>
            <w:r w:rsidRPr="00134956">
              <w:rPr>
                <w:rFonts w:asciiTheme="minorBidi" w:hAnsiTheme="minorBidi" w:cstheme="minorBidi"/>
                <w:spacing w:val="-9"/>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send</w:t>
            </w:r>
            <w:r w:rsidRPr="00134956">
              <w:rPr>
                <w:rFonts w:asciiTheme="minorBidi" w:hAnsiTheme="minorBidi" w:cstheme="minorBidi"/>
                <w:spacing w:val="-6"/>
              </w:rPr>
              <w:t xml:space="preserve"> </w:t>
            </w:r>
            <w:r w:rsidRPr="00134956">
              <w:rPr>
                <w:rFonts w:asciiTheme="minorBidi" w:hAnsiTheme="minorBidi" w:cstheme="minorBidi"/>
              </w:rPr>
              <w:t>t</w:t>
            </w:r>
            <w:r w:rsidRPr="00134956">
              <w:rPr>
                <w:rFonts w:asciiTheme="minorBidi" w:hAnsiTheme="minorBidi" w:cstheme="minorBidi"/>
                <w:spacing w:val="-1"/>
              </w:rPr>
              <w: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rPr>
              <w:t>communication</w:t>
            </w:r>
          </w:p>
          <w:p w:rsidR="00980032" w:rsidRPr="00134956" w:rsidRDefault="00980032" w:rsidP="001A4A0A">
            <w:pPr>
              <w:widowControl w:val="0"/>
              <w:autoSpaceDE w:val="0"/>
              <w:autoSpaceDN w:val="0"/>
              <w:adjustRightInd w:val="0"/>
              <w:spacing w:before="30"/>
              <w:ind w:left="294"/>
              <w:rPr>
                <w:rFonts w:asciiTheme="minorBidi" w:hAnsiTheme="minorBidi" w:cstheme="minorBidi"/>
              </w:rPr>
            </w:pPr>
            <w:r w:rsidRPr="00134956">
              <w:rPr>
                <w:rFonts w:asciiTheme="minorBidi" w:hAnsiTheme="minorBidi" w:cstheme="minorBidi"/>
              </w:rPr>
              <w:t xml:space="preserve">4.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is</w:t>
            </w:r>
            <w:r w:rsidRPr="00134956">
              <w:rPr>
                <w:rFonts w:asciiTheme="minorBidi" w:hAnsiTheme="minorBidi" w:cstheme="minorBidi"/>
                <w:spacing w:val="-1"/>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di</w:t>
            </w:r>
            <w:r w:rsidRPr="00134956">
              <w:rPr>
                <w:rFonts w:asciiTheme="minorBidi" w:hAnsiTheme="minorBidi" w:cstheme="minorBidi"/>
                <w:spacing w:val="-4"/>
              </w:rPr>
              <w:t>r</w:t>
            </w:r>
            <w:r w:rsidRPr="00134956">
              <w:rPr>
                <w:rFonts w:asciiTheme="minorBidi" w:hAnsiTheme="minorBidi" w:cstheme="minorBidi"/>
                <w:spacing w:val="1"/>
              </w:rPr>
              <w:t>e</w:t>
            </w:r>
            <w:r w:rsidRPr="00134956">
              <w:rPr>
                <w:rFonts w:asciiTheme="minorBidi" w:hAnsiTheme="minorBidi" w:cstheme="minorBidi"/>
              </w:rPr>
              <w:t>ct</w:t>
            </w:r>
            <w:r w:rsidRPr="00134956">
              <w:rPr>
                <w:rFonts w:asciiTheme="minorBidi" w:hAnsiTheme="minorBidi" w:cstheme="minorBidi"/>
                <w:spacing w:val="-1"/>
              </w:rPr>
              <w:t>e</w:t>
            </w:r>
            <w:r w:rsidRPr="00134956">
              <w:rPr>
                <w:rFonts w:asciiTheme="minorBidi" w:hAnsiTheme="minorBidi" w:cstheme="minorBidi"/>
              </w:rPr>
              <w:t>d</w:t>
            </w:r>
            <w:r w:rsidRPr="00134956">
              <w:rPr>
                <w:rFonts w:asciiTheme="minorBidi" w:hAnsiTheme="minorBidi" w:cstheme="minorBidi"/>
                <w:spacing w:val="-8"/>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account</w:t>
            </w:r>
            <w:r w:rsidRPr="00134956">
              <w:rPr>
                <w:rFonts w:asciiTheme="minorBidi" w:hAnsiTheme="minorBidi" w:cstheme="minorBidi"/>
                <w:spacing w:val="-6"/>
              </w:rPr>
              <w:t xml:space="preserve"> </w:t>
            </w:r>
            <w:r w:rsidRPr="00134956">
              <w:rPr>
                <w:rFonts w:asciiTheme="minorBidi" w:hAnsiTheme="minorBidi" w:cstheme="minorBidi"/>
              </w:rPr>
              <w:t>dashboa</w:t>
            </w:r>
            <w:r w:rsidRPr="00134956">
              <w:rPr>
                <w:rFonts w:asciiTheme="minorBidi" w:hAnsiTheme="minorBidi" w:cstheme="minorBidi"/>
                <w:spacing w:val="-3"/>
              </w:rPr>
              <w:t>r</w:t>
            </w:r>
            <w:r w:rsidRPr="00134956">
              <w:rPr>
                <w:rFonts w:asciiTheme="minorBidi" w:hAnsiTheme="minorBidi" w:cstheme="minorBidi"/>
              </w:rPr>
              <w:t>d</w:t>
            </w:r>
          </w:p>
          <w:p w:rsidR="00980032" w:rsidRPr="00134956" w:rsidRDefault="00980032" w:rsidP="001A4A0A">
            <w:pPr>
              <w:widowControl w:val="0"/>
              <w:autoSpaceDE w:val="0"/>
              <w:autoSpaceDN w:val="0"/>
              <w:adjustRightInd w:val="0"/>
              <w:spacing w:before="69"/>
              <w:ind w:left="34"/>
              <w:rPr>
                <w:rFonts w:asciiTheme="minorBidi" w:hAnsiTheme="minorBidi" w:cstheme="minorBidi"/>
              </w:rPr>
            </w:pPr>
            <w:r w:rsidRPr="00134956">
              <w:rPr>
                <w:rFonts w:asciiTheme="minorBidi" w:hAnsiTheme="minorBidi" w:cstheme="minorBidi"/>
                <w:spacing w:val="1"/>
              </w:rPr>
              <w:t>A</w:t>
            </w:r>
            <w:r w:rsidRPr="00134956">
              <w:rPr>
                <w:rFonts w:asciiTheme="minorBidi" w:hAnsiTheme="minorBidi" w:cstheme="minorBidi"/>
              </w:rPr>
              <w:t>6:</w:t>
            </w:r>
            <w:r w:rsidRPr="00134956">
              <w:rPr>
                <w:rFonts w:asciiTheme="minorBidi" w:hAnsiTheme="minorBidi" w:cstheme="minorBidi"/>
                <w:spacing w:val="-3"/>
              </w:rPr>
              <w:t xml:space="preserve"> </w:t>
            </w:r>
            <w:r w:rsidRPr="00134956">
              <w:rPr>
                <w:rFonts w:asciiTheme="minorBidi" w:hAnsiTheme="minorBidi" w:cstheme="minorBidi"/>
                <w:spacing w:val="1"/>
              </w:rPr>
              <w:t>t</w:t>
            </w:r>
            <w:r w:rsidRPr="00134956">
              <w:rPr>
                <w:rFonts w:asciiTheme="minorBidi" w:hAnsiTheme="minorBidi" w:cstheme="minorBidi"/>
              </w:rPr>
              <w:t>he</w:t>
            </w:r>
            <w:r w:rsidRPr="00134956">
              <w:rPr>
                <w:rFonts w:asciiTheme="minorBidi" w:hAnsiTheme="minorBidi" w:cstheme="minorBidi"/>
                <w:spacing w:val="-3"/>
              </w:rPr>
              <w:t xml:space="preserve"> </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rPr>
              <w:t>c</w:t>
            </w:r>
            <w:r w:rsidRPr="00134956">
              <w:rPr>
                <w:rFonts w:asciiTheme="minorBidi" w:hAnsiTheme="minorBidi" w:cstheme="minorBidi"/>
                <w:spacing w:val="1"/>
              </w:rPr>
              <w:t>a</w:t>
            </w:r>
            <w:r w:rsidRPr="00134956">
              <w:rPr>
                <w:rFonts w:asciiTheme="minorBidi" w:hAnsiTheme="minorBidi" w:cstheme="minorBidi"/>
              </w:rPr>
              <w:t>nce</w:t>
            </w:r>
            <w:r w:rsidRPr="00134956">
              <w:rPr>
                <w:rFonts w:asciiTheme="minorBidi" w:hAnsiTheme="minorBidi" w:cstheme="minorBidi"/>
                <w:spacing w:val="1"/>
              </w:rPr>
              <w:t>l</w:t>
            </w:r>
            <w:r w:rsidRPr="00134956">
              <w:rPr>
                <w:rFonts w:asciiTheme="minorBidi" w:hAnsiTheme="minorBidi" w:cstheme="minorBidi"/>
              </w:rPr>
              <w:t>s</w:t>
            </w:r>
          </w:p>
          <w:p w:rsidR="00980032" w:rsidRPr="00134956" w:rsidRDefault="00980032" w:rsidP="001A4A0A">
            <w:pPr>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application</w:t>
            </w:r>
            <w:r w:rsidRPr="00134956">
              <w:rPr>
                <w:rFonts w:asciiTheme="minorBidi" w:hAnsiTheme="minorBidi" w:cstheme="minorBidi"/>
                <w:spacing w:val="-9"/>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di</w:t>
            </w:r>
            <w:r w:rsidRPr="00134956">
              <w:rPr>
                <w:rFonts w:asciiTheme="minorBidi" w:hAnsiTheme="minorBidi" w:cstheme="minorBidi"/>
                <w:spacing w:val="-4"/>
              </w:rPr>
              <w:t>r</w:t>
            </w:r>
            <w:r w:rsidRPr="00134956">
              <w:rPr>
                <w:rFonts w:asciiTheme="minorBidi" w:hAnsiTheme="minorBidi" w:cstheme="minorBidi"/>
                <w:spacing w:val="1"/>
              </w:rPr>
              <w:t>e</w:t>
            </w:r>
            <w:r w:rsidRPr="00134956">
              <w:rPr>
                <w:rFonts w:asciiTheme="minorBidi" w:hAnsiTheme="minorBidi" w:cstheme="minorBidi"/>
              </w:rPr>
              <w:t>ct</w:t>
            </w:r>
            <w:r w:rsidRPr="00134956">
              <w:rPr>
                <w:rFonts w:asciiTheme="minorBidi" w:hAnsiTheme="minorBidi" w:cstheme="minorBidi"/>
                <w:spacing w:val="-7"/>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account</w:t>
            </w:r>
            <w:r w:rsidRPr="00134956">
              <w:rPr>
                <w:rFonts w:asciiTheme="minorBidi" w:hAnsiTheme="minorBidi" w:cstheme="minorBidi"/>
                <w:spacing w:val="-7"/>
              </w:rPr>
              <w:t xml:space="preserve"> </w:t>
            </w:r>
            <w:r w:rsidRPr="00134956">
              <w:rPr>
                <w:rFonts w:asciiTheme="minorBidi" w:hAnsiTheme="minorBidi" w:cstheme="minorBidi"/>
              </w:rPr>
              <w:t>dashboa</w:t>
            </w:r>
            <w:r w:rsidRPr="00134956">
              <w:rPr>
                <w:rFonts w:asciiTheme="minorBidi" w:hAnsiTheme="minorBidi" w:cstheme="minorBidi"/>
                <w:spacing w:val="-3"/>
              </w:rPr>
              <w:t>r</w:t>
            </w:r>
            <w:r w:rsidRPr="00134956">
              <w:rPr>
                <w:rFonts w:asciiTheme="minorBidi" w:hAnsiTheme="minorBidi" w:cstheme="minorBidi"/>
              </w:rPr>
              <w:t>d</w:t>
            </w:r>
          </w:p>
        </w:tc>
      </w:tr>
    </w:tbl>
    <w:p w:rsidR="00980032" w:rsidRDefault="00980032" w:rsidP="00980032">
      <w:pPr>
        <w:pStyle w:val="BodyText"/>
      </w:pPr>
    </w:p>
    <w:p w:rsidR="00980032" w:rsidRPr="00452FA5" w:rsidRDefault="00980032" w:rsidP="00E93243">
      <w:pPr>
        <w:pStyle w:val="Heading4"/>
      </w:pPr>
      <w:bookmarkStart w:id="481" w:name="_Toc364961235"/>
      <w:r w:rsidRPr="009A247A">
        <w:t>INT0</w:t>
      </w:r>
      <w:r>
        <w:t>01</w:t>
      </w:r>
      <w:r w:rsidRPr="009A247A">
        <w:t xml:space="preserve">0 </w:t>
      </w:r>
      <w:r w:rsidR="00E93243">
        <w:t>-</w:t>
      </w:r>
      <w:r w:rsidRPr="009A247A">
        <w:t xml:space="preserve"> </w:t>
      </w:r>
      <w:r>
        <w:t xml:space="preserve">Create </w:t>
      </w:r>
      <w:r w:rsidRPr="00AA4651">
        <w:rPr>
          <w:color w:val="FF0000"/>
        </w:rPr>
        <w:t>Interaction</w:t>
      </w:r>
      <w:r>
        <w:t xml:space="preserve"> (Modified)</w:t>
      </w:r>
      <w:bookmarkEnd w:id="481"/>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134956" w:rsidTr="001A4A0A">
        <w:trPr>
          <w:trHeight w:val="360"/>
        </w:trPr>
        <w:tc>
          <w:tcPr>
            <w:tcW w:w="5580" w:type="dxa"/>
            <w:gridSpan w:val="2"/>
            <w:shd w:val="clear" w:color="auto" w:fill="E6E6E6"/>
          </w:tcPr>
          <w:p w:rsidR="00980032" w:rsidRPr="00134956" w:rsidRDefault="00980032" w:rsidP="001A4A0A">
            <w:pPr>
              <w:pStyle w:val="TableHeading"/>
              <w:rPr>
                <w:rFonts w:asciiTheme="minorBidi" w:hAnsiTheme="minorBidi" w:cstheme="minorBidi"/>
              </w:rPr>
            </w:pPr>
            <w:r w:rsidRPr="00134956">
              <w:rPr>
                <w:rFonts w:asciiTheme="minorBidi" w:hAnsiTheme="minorBidi" w:cstheme="minorBidi"/>
              </w:rPr>
              <w:t xml:space="preserve">Create </w:t>
            </w:r>
            <w:r w:rsidRPr="00134956">
              <w:rPr>
                <w:rFonts w:asciiTheme="minorBidi" w:hAnsiTheme="minorBidi" w:cstheme="minorBidi"/>
                <w:color w:val="FF0000"/>
              </w:rPr>
              <w:t>Interaction</w:t>
            </w:r>
          </w:p>
        </w:tc>
        <w:tc>
          <w:tcPr>
            <w:tcW w:w="3596" w:type="dxa"/>
            <w:shd w:val="clear" w:color="auto" w:fill="E6E6E6"/>
          </w:tcPr>
          <w:p w:rsidR="00980032" w:rsidRPr="00134956" w:rsidRDefault="00980032" w:rsidP="001A4A0A">
            <w:pPr>
              <w:pStyle w:val="TableHeading"/>
              <w:rPr>
                <w:rFonts w:asciiTheme="minorBidi" w:hAnsiTheme="minorBidi" w:cstheme="minorBidi"/>
              </w:rPr>
            </w:pPr>
            <w:r w:rsidRPr="00134956">
              <w:rPr>
                <w:rFonts w:asciiTheme="minorBidi" w:hAnsiTheme="minorBidi" w:cstheme="minorBidi"/>
              </w:rPr>
              <w:t>INT0010</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Primary actors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CSR User</w:t>
            </w:r>
          </w:p>
          <w:p w:rsidR="00980032" w:rsidRPr="00134956" w:rsidRDefault="00980032" w:rsidP="001A4A0A">
            <w:pPr>
              <w:rPr>
                <w:rFonts w:asciiTheme="minorBidi" w:hAnsiTheme="minorBidi" w:cstheme="minorBidi"/>
              </w:rPr>
            </w:pPr>
            <w:r w:rsidRPr="00134956">
              <w:rPr>
                <w:rFonts w:asciiTheme="minorBidi" w:hAnsiTheme="minorBidi" w:cstheme="minorBidi"/>
              </w:rPr>
              <w:t>Dealer User</w:t>
            </w:r>
          </w:p>
          <w:p w:rsidR="00980032" w:rsidRPr="00134956" w:rsidRDefault="00980032" w:rsidP="001A4A0A">
            <w:pPr>
              <w:rPr>
                <w:rFonts w:asciiTheme="minorBidi" w:hAnsiTheme="minorBidi" w:cstheme="minorBidi"/>
              </w:rPr>
            </w:pPr>
            <w:r w:rsidRPr="00134956">
              <w:rPr>
                <w:rFonts w:asciiTheme="minorBidi" w:hAnsiTheme="minorBidi" w:cstheme="minorBidi"/>
                <w:spacing w:val="1"/>
              </w:rPr>
              <w:t>Bu</w:t>
            </w:r>
            <w:r w:rsidRPr="00134956">
              <w:rPr>
                <w:rFonts w:asciiTheme="minorBidi" w:hAnsiTheme="minorBidi" w:cstheme="minorBidi"/>
              </w:rPr>
              <w:t>s</w:t>
            </w:r>
            <w:r w:rsidRPr="00134956">
              <w:rPr>
                <w:rFonts w:asciiTheme="minorBidi" w:hAnsiTheme="minorBidi" w:cstheme="minorBidi"/>
                <w:spacing w:val="1"/>
              </w:rPr>
              <w:t>i</w:t>
            </w:r>
            <w:r w:rsidRPr="00134956">
              <w:rPr>
                <w:rFonts w:asciiTheme="minorBidi" w:hAnsiTheme="minorBidi" w:cstheme="minorBidi"/>
              </w:rPr>
              <w:t>n</w:t>
            </w:r>
            <w:r w:rsidRPr="00134956">
              <w:rPr>
                <w:rFonts w:asciiTheme="minorBidi" w:hAnsiTheme="minorBidi" w:cstheme="minorBidi"/>
                <w:spacing w:val="1"/>
              </w:rPr>
              <w:t>e</w:t>
            </w:r>
            <w:r w:rsidRPr="00134956">
              <w:rPr>
                <w:rFonts w:asciiTheme="minorBidi" w:hAnsiTheme="minorBidi" w:cstheme="minorBidi"/>
              </w:rPr>
              <w:t>ss</w:t>
            </w:r>
            <w:r w:rsidRPr="00134956">
              <w:rPr>
                <w:rFonts w:asciiTheme="minorBidi" w:hAnsiTheme="minorBidi" w:cstheme="minorBidi"/>
                <w:spacing w:val="-8"/>
              </w:rPr>
              <w:t xml:space="preserve"> </w:t>
            </w:r>
            <w:r w:rsidRPr="00134956">
              <w:rPr>
                <w:rFonts w:asciiTheme="minorBidi" w:hAnsiTheme="minorBidi" w:cstheme="minorBidi"/>
                <w:spacing w:val="1"/>
              </w:rPr>
              <w:t>us</w:t>
            </w:r>
            <w:r w:rsidRPr="00134956">
              <w:rPr>
                <w:rFonts w:asciiTheme="minorBidi" w:hAnsiTheme="minorBidi" w:cstheme="minorBidi"/>
              </w:rPr>
              <w:t>er</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Summary Goal</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position w:val="1"/>
              </w:rPr>
              <w:t>C</w:t>
            </w:r>
            <w:r w:rsidRPr="00134956">
              <w:rPr>
                <w:rFonts w:asciiTheme="minorBidi" w:hAnsiTheme="minorBidi" w:cstheme="minorBidi"/>
                <w:spacing w:val="-3"/>
                <w:position w:val="1"/>
              </w:rPr>
              <w:t>r</w:t>
            </w:r>
            <w:r w:rsidRPr="00134956">
              <w:rPr>
                <w:rFonts w:asciiTheme="minorBidi" w:hAnsiTheme="minorBidi" w:cstheme="minorBidi"/>
                <w:position w:val="1"/>
              </w:rPr>
              <w:t>eate</w:t>
            </w:r>
            <w:r w:rsidRPr="00134956">
              <w:rPr>
                <w:rFonts w:asciiTheme="minorBidi" w:hAnsiTheme="minorBidi" w:cstheme="minorBidi"/>
                <w:spacing w:val="-6"/>
                <w:position w:val="1"/>
              </w:rPr>
              <w:t xml:space="preserve"> </w:t>
            </w:r>
            <w:r w:rsidRPr="00134956">
              <w:rPr>
                <w:rFonts w:asciiTheme="minorBidi" w:hAnsiTheme="minorBidi" w:cstheme="minorBidi"/>
                <w:position w:val="1"/>
              </w:rPr>
              <w:t xml:space="preserve">a </w:t>
            </w:r>
            <w:r w:rsidRPr="00134956">
              <w:rPr>
                <w:rFonts w:asciiTheme="minorBidi" w:hAnsiTheme="minorBidi" w:cstheme="minorBidi"/>
                <w:color w:val="FF0000"/>
              </w:rPr>
              <w:t>interaction</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Pre-conditions</w:t>
            </w:r>
          </w:p>
        </w:tc>
        <w:tc>
          <w:tcPr>
            <w:tcW w:w="6908" w:type="dxa"/>
            <w:gridSpan w:val="2"/>
          </w:tcPr>
          <w:p w:rsidR="00980032" w:rsidRPr="00134956" w:rsidRDefault="00980032" w:rsidP="001A4A0A">
            <w:pPr>
              <w:rPr>
                <w:rFonts w:asciiTheme="minorBidi" w:hAnsiTheme="minorBidi" w:cstheme="minorBidi"/>
                <w:position w:val="1"/>
              </w:rPr>
            </w:pP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user</w:t>
            </w:r>
            <w:r w:rsidRPr="00134956">
              <w:rPr>
                <w:rFonts w:asciiTheme="minorBidi" w:hAnsiTheme="minorBidi" w:cstheme="minorBidi"/>
                <w:spacing w:val="-4"/>
                <w:position w:val="1"/>
              </w:rPr>
              <w:t xml:space="preserve"> </w:t>
            </w:r>
            <w:r w:rsidRPr="00134956">
              <w:rPr>
                <w:rFonts w:asciiTheme="minorBidi" w:hAnsiTheme="minorBidi" w:cstheme="minorBidi"/>
                <w:position w:val="1"/>
              </w:rPr>
              <w:t>is</w:t>
            </w:r>
            <w:r w:rsidRPr="00134956">
              <w:rPr>
                <w:rFonts w:asciiTheme="minorBidi" w:hAnsiTheme="minorBidi" w:cstheme="minorBidi"/>
                <w:spacing w:val="-1"/>
                <w:position w:val="1"/>
              </w:rPr>
              <w:t xml:space="preserve"> </w:t>
            </w:r>
            <w:r w:rsidRPr="00134956">
              <w:rPr>
                <w:rFonts w:asciiTheme="minorBidi" w:hAnsiTheme="minorBidi" w:cstheme="minorBidi"/>
                <w:position w:val="1"/>
              </w:rPr>
              <w:t>logged</w:t>
            </w:r>
            <w:r w:rsidRPr="00134956">
              <w:rPr>
                <w:rFonts w:asciiTheme="minorBidi" w:hAnsiTheme="minorBidi" w:cstheme="minorBidi"/>
                <w:spacing w:val="-5"/>
                <w:position w:val="1"/>
              </w:rPr>
              <w:t xml:space="preserve"> </w:t>
            </w:r>
            <w:r w:rsidRPr="00134956">
              <w:rPr>
                <w:rFonts w:asciiTheme="minorBidi" w:hAnsiTheme="minorBidi" w:cstheme="minorBidi"/>
                <w:position w:val="1"/>
              </w:rPr>
              <w:t>in</w:t>
            </w:r>
            <w:r w:rsidRPr="00134956">
              <w:rPr>
                <w:rFonts w:asciiTheme="minorBidi" w:hAnsiTheme="minorBidi" w:cstheme="minorBidi"/>
                <w:spacing w:val="-1"/>
                <w:position w:val="1"/>
              </w:rPr>
              <w:t xml:space="preserve"> </w:t>
            </w:r>
            <w:r w:rsidRPr="00134956">
              <w:rPr>
                <w:rFonts w:asciiTheme="minorBidi" w:hAnsiTheme="minorBidi" w:cstheme="minorBidi"/>
                <w:position w:val="1"/>
              </w:rPr>
              <w:t>the</w:t>
            </w:r>
            <w:r w:rsidRPr="00134956">
              <w:rPr>
                <w:rFonts w:asciiTheme="minorBidi" w:hAnsiTheme="minorBidi" w:cstheme="minorBidi"/>
                <w:spacing w:val="-3"/>
                <w:position w:val="1"/>
              </w:rPr>
              <w:t xml:space="preserve"> </w:t>
            </w:r>
            <w:r w:rsidRPr="00134956">
              <w:rPr>
                <w:rFonts w:asciiTheme="minorBidi" w:hAnsiTheme="minorBidi" w:cstheme="minorBidi"/>
                <w:position w:val="1"/>
              </w:rPr>
              <w:t>application</w:t>
            </w:r>
          </w:p>
          <w:p w:rsidR="00980032" w:rsidRPr="00134956" w:rsidRDefault="00980032" w:rsidP="001A4A0A">
            <w:pPr>
              <w:rPr>
                <w:rFonts w:asciiTheme="minorBidi" w:hAnsiTheme="minorBidi" w:cstheme="minorBidi"/>
                <w:color w:val="FF0000"/>
              </w:rPr>
            </w:pPr>
            <w:r w:rsidRPr="00134956">
              <w:rPr>
                <w:rFonts w:asciiTheme="minorBidi" w:hAnsiTheme="minorBidi" w:cstheme="minorBidi"/>
                <w:color w:val="FF0000"/>
                <w:position w:val="1"/>
              </w:rPr>
              <w:t>Interaction management is activated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Trigger</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user</w:t>
            </w:r>
            <w:r w:rsidRPr="00134956">
              <w:rPr>
                <w:rFonts w:asciiTheme="minorBidi" w:hAnsiTheme="minorBidi" w:cstheme="minorBidi"/>
                <w:spacing w:val="-4"/>
                <w:position w:val="1"/>
              </w:rPr>
              <w:t xml:space="preserve"> </w:t>
            </w:r>
            <w:r w:rsidRPr="00134956">
              <w:rPr>
                <w:rFonts w:asciiTheme="minorBidi" w:hAnsiTheme="minorBidi" w:cstheme="minorBidi"/>
                <w:position w:val="1"/>
              </w:rPr>
              <w:t>enters</w:t>
            </w:r>
            <w:r w:rsidRPr="00134956">
              <w:rPr>
                <w:rFonts w:asciiTheme="minorBidi" w:hAnsiTheme="minorBidi" w:cstheme="minorBidi"/>
                <w:spacing w:val="-5"/>
                <w:position w:val="1"/>
              </w:rPr>
              <w:t xml:space="preserve"> </w:t>
            </w:r>
            <w:r w:rsidRPr="00134956">
              <w:rPr>
                <w:rFonts w:asciiTheme="minorBidi" w:hAnsiTheme="minorBidi" w:cstheme="minorBidi"/>
                <w:position w:val="1"/>
              </w:rPr>
              <w:t>in</w:t>
            </w:r>
            <w:r w:rsidRPr="00134956">
              <w:rPr>
                <w:rFonts w:asciiTheme="minorBidi" w:hAnsiTheme="minorBidi" w:cstheme="minorBidi"/>
                <w:spacing w:val="-1"/>
                <w:position w:val="1"/>
              </w:rPr>
              <w:t xml:space="preserve"> </w:t>
            </w: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context</w:t>
            </w:r>
            <w:r w:rsidRPr="00134956">
              <w:rPr>
                <w:rFonts w:asciiTheme="minorBidi" w:hAnsiTheme="minorBidi" w:cstheme="minorBidi"/>
                <w:spacing w:val="-5"/>
                <w:position w:val="1"/>
              </w:rPr>
              <w:t xml:space="preserve"> </w:t>
            </w:r>
            <w:r w:rsidRPr="00134956">
              <w:rPr>
                <w:rFonts w:asciiTheme="minorBidi" w:hAnsiTheme="minorBidi" w:cstheme="minorBidi"/>
                <w:position w:val="1"/>
              </w:rPr>
              <w:t>of</w:t>
            </w:r>
            <w:r w:rsidRPr="00134956">
              <w:rPr>
                <w:rFonts w:asciiTheme="minorBidi" w:hAnsiTheme="minorBidi" w:cstheme="minorBidi"/>
                <w:spacing w:val="-1"/>
                <w:position w:val="1"/>
              </w:rPr>
              <w:t xml:space="preserve"> </w:t>
            </w:r>
            <w:r w:rsidRPr="00134956">
              <w:rPr>
                <w:rFonts w:asciiTheme="minorBidi" w:hAnsiTheme="minorBidi" w:cstheme="minorBidi"/>
                <w:position w:val="1"/>
              </w:rPr>
              <w:t>an</w:t>
            </w:r>
            <w:r w:rsidRPr="00134956">
              <w:rPr>
                <w:rFonts w:asciiTheme="minorBidi" w:hAnsiTheme="minorBidi" w:cstheme="minorBidi"/>
                <w:spacing w:val="-1"/>
                <w:position w:val="1"/>
              </w:rPr>
              <w:t xml:space="preserve"> </w:t>
            </w:r>
            <w:r w:rsidRPr="00134956">
              <w:rPr>
                <w:rFonts w:asciiTheme="minorBidi" w:hAnsiTheme="minorBidi" w:cstheme="minorBidi"/>
                <w:position w:val="1"/>
              </w:rPr>
              <w:t>account</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Minimum guarantees</w:t>
            </w:r>
          </w:p>
        </w:tc>
        <w:tc>
          <w:tcPr>
            <w:tcW w:w="6908" w:type="dxa"/>
            <w:gridSpan w:val="2"/>
          </w:tcPr>
          <w:p w:rsidR="00980032" w:rsidRPr="00134956" w:rsidRDefault="00980032" w:rsidP="001A4A0A">
            <w:pPr>
              <w:rPr>
                <w:rFonts w:asciiTheme="minorBidi" w:hAnsiTheme="minorBidi" w:cstheme="minorBidi"/>
              </w:rPr>
            </w:pP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Success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position w:val="1"/>
              </w:rPr>
              <w:t>T</w:t>
            </w:r>
            <w:r w:rsidRPr="00134956">
              <w:rPr>
                <w:rFonts w:asciiTheme="minorBidi" w:hAnsiTheme="minorBidi" w:cstheme="minorBidi"/>
                <w:spacing w:val="1"/>
                <w:position w:val="1"/>
              </w:rPr>
              <w:t>h</w:t>
            </w:r>
            <w:r w:rsidRPr="00134956">
              <w:rPr>
                <w:rFonts w:asciiTheme="minorBidi" w:hAnsiTheme="minorBidi" w:cstheme="minorBidi"/>
                <w:position w:val="1"/>
              </w:rPr>
              <w:t>e</w:t>
            </w:r>
            <w:r w:rsidRPr="00134956">
              <w:rPr>
                <w:rFonts w:asciiTheme="minorBidi" w:hAnsiTheme="minorBidi" w:cstheme="minorBidi"/>
                <w:spacing w:val="-2"/>
                <w:position w:val="1"/>
              </w:rPr>
              <w:t xml:space="preserve"> </w:t>
            </w:r>
            <w:r w:rsidRPr="00134956">
              <w:rPr>
                <w:rFonts w:asciiTheme="minorBidi" w:hAnsiTheme="minorBidi" w:cstheme="minorBidi"/>
                <w:color w:val="FF0000"/>
              </w:rPr>
              <w:t>interaction</w:t>
            </w:r>
            <w:r w:rsidRPr="00134956">
              <w:rPr>
                <w:rFonts w:asciiTheme="minorBidi" w:hAnsiTheme="minorBidi" w:cstheme="minorBidi"/>
              </w:rPr>
              <w:t xml:space="preserve"> </w:t>
            </w:r>
            <w:r w:rsidRPr="00134956">
              <w:rPr>
                <w:rFonts w:asciiTheme="minorBidi" w:hAnsiTheme="minorBidi" w:cstheme="minorBidi"/>
                <w:spacing w:val="1"/>
                <w:position w:val="1"/>
              </w:rPr>
              <w:t>i</w:t>
            </w:r>
            <w:r w:rsidRPr="00134956">
              <w:rPr>
                <w:rFonts w:asciiTheme="minorBidi" w:hAnsiTheme="minorBidi" w:cstheme="minorBidi"/>
                <w:position w:val="1"/>
              </w:rPr>
              <w:t>s</w:t>
            </w:r>
            <w:r w:rsidRPr="00134956">
              <w:rPr>
                <w:rFonts w:asciiTheme="minorBidi" w:hAnsiTheme="minorBidi" w:cstheme="minorBidi"/>
                <w:spacing w:val="-1"/>
                <w:position w:val="1"/>
              </w:rPr>
              <w:t xml:space="preserve"> </w:t>
            </w:r>
            <w:r w:rsidRPr="00134956">
              <w:rPr>
                <w:rFonts w:asciiTheme="minorBidi" w:hAnsiTheme="minorBidi" w:cstheme="minorBidi"/>
                <w:spacing w:val="1"/>
                <w:position w:val="1"/>
              </w:rPr>
              <w:t>c</w:t>
            </w:r>
            <w:r w:rsidRPr="00134956">
              <w:rPr>
                <w:rFonts w:asciiTheme="minorBidi" w:hAnsiTheme="minorBidi" w:cstheme="minorBidi"/>
                <w:spacing w:val="-3"/>
                <w:position w:val="1"/>
              </w:rPr>
              <w:t>r</w:t>
            </w:r>
            <w:r w:rsidRPr="00134956">
              <w:rPr>
                <w:rFonts w:asciiTheme="minorBidi" w:hAnsiTheme="minorBidi" w:cstheme="minorBidi"/>
                <w:spacing w:val="1"/>
                <w:position w:val="1"/>
              </w:rPr>
              <w:t>eated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Normal Flow:</w:t>
            </w:r>
          </w:p>
        </w:tc>
        <w:tc>
          <w:tcPr>
            <w:tcW w:w="6908" w:type="dxa"/>
            <w:gridSpan w:val="2"/>
          </w:tcPr>
          <w:p w:rsidR="00980032" w:rsidRPr="00134956" w:rsidRDefault="00980032" w:rsidP="005E61D6">
            <w:pPr>
              <w:widowControl w:val="0"/>
              <w:numPr>
                <w:ilvl w:val="0"/>
                <w:numId w:val="170"/>
              </w:numPr>
              <w:autoSpaceDE w:val="0"/>
              <w:autoSpaceDN w:val="0"/>
              <w:adjustRightInd w:val="0"/>
              <w:spacing w:line="268" w:lineRule="exact"/>
              <w:rPr>
                <w:rFonts w:asciiTheme="minorBidi" w:hAnsiTheme="minorBidi" w:cstheme="minorBidi"/>
              </w:rPr>
            </w:pP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applica</w:t>
            </w:r>
            <w:r w:rsidRPr="00134956">
              <w:rPr>
                <w:rFonts w:asciiTheme="minorBidi" w:hAnsiTheme="minorBidi" w:cstheme="minorBidi"/>
                <w:spacing w:val="1"/>
                <w:position w:val="1"/>
              </w:rPr>
              <w:t>t</w:t>
            </w:r>
            <w:r w:rsidRPr="00134956">
              <w:rPr>
                <w:rFonts w:asciiTheme="minorBidi" w:hAnsiTheme="minorBidi" w:cstheme="minorBidi"/>
                <w:position w:val="1"/>
              </w:rPr>
              <w:t>ion</w:t>
            </w:r>
            <w:r w:rsidRPr="00134956">
              <w:rPr>
                <w:rFonts w:asciiTheme="minorBidi" w:hAnsiTheme="minorBidi" w:cstheme="minorBidi"/>
                <w:spacing w:val="-9"/>
                <w:position w:val="1"/>
              </w:rPr>
              <w:t xml:space="preserve"> </w:t>
            </w:r>
            <w:r w:rsidRPr="00134956">
              <w:rPr>
                <w:rFonts w:asciiTheme="minorBidi" w:hAnsiTheme="minorBidi" w:cstheme="minorBidi"/>
                <w:position w:val="1"/>
              </w:rPr>
              <w:t>c</w:t>
            </w:r>
            <w:r w:rsidRPr="00134956">
              <w:rPr>
                <w:rFonts w:asciiTheme="minorBidi" w:hAnsiTheme="minorBidi" w:cstheme="minorBidi"/>
                <w:spacing w:val="-3"/>
                <w:position w:val="1"/>
              </w:rPr>
              <w:t>r</w:t>
            </w:r>
            <w:r w:rsidRPr="00134956">
              <w:rPr>
                <w:rFonts w:asciiTheme="minorBidi" w:hAnsiTheme="minorBidi" w:cstheme="minorBidi"/>
                <w:position w:val="1"/>
              </w:rPr>
              <w:t>e</w:t>
            </w:r>
            <w:r w:rsidRPr="00134956">
              <w:rPr>
                <w:rFonts w:asciiTheme="minorBidi" w:hAnsiTheme="minorBidi" w:cstheme="minorBidi"/>
                <w:spacing w:val="1"/>
                <w:position w:val="1"/>
              </w:rPr>
              <w:t>a</w:t>
            </w:r>
            <w:r w:rsidRPr="00134956">
              <w:rPr>
                <w:rFonts w:asciiTheme="minorBidi" w:hAnsiTheme="minorBidi" w:cstheme="minorBidi"/>
                <w:position w:val="1"/>
              </w:rPr>
              <w:t>tes</w:t>
            </w:r>
            <w:r w:rsidRPr="00134956">
              <w:rPr>
                <w:rFonts w:asciiTheme="minorBidi" w:hAnsiTheme="minorBidi" w:cstheme="minorBidi"/>
                <w:spacing w:val="-5"/>
                <w:position w:val="1"/>
              </w:rPr>
              <w:t xml:space="preserve"> </w:t>
            </w:r>
            <w:r w:rsidRPr="00134956">
              <w:rPr>
                <w:rFonts w:asciiTheme="minorBidi" w:hAnsiTheme="minorBidi" w:cstheme="minorBidi"/>
                <w:position w:val="1"/>
              </w:rPr>
              <w:t xml:space="preserve">a </w:t>
            </w:r>
            <w:r w:rsidRPr="00134956">
              <w:rPr>
                <w:rFonts w:asciiTheme="minorBidi" w:hAnsiTheme="minorBidi" w:cstheme="minorBidi"/>
                <w:color w:val="FF0000"/>
              </w:rPr>
              <w:t>interaction</w:t>
            </w:r>
          </w:p>
          <w:p w:rsidR="00980032" w:rsidRPr="00134956" w:rsidRDefault="00980032" w:rsidP="005E61D6">
            <w:pPr>
              <w:widowControl w:val="0"/>
              <w:numPr>
                <w:ilvl w:val="0"/>
                <w:numId w:val="170"/>
              </w:numPr>
              <w:autoSpaceDE w:val="0"/>
              <w:autoSpaceDN w:val="0"/>
              <w:adjustRightInd w:val="0"/>
              <w:spacing w:before="48" w:line="240" w:lineRule="exact"/>
              <w:ind w:right="301"/>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rPr>
              <w:t>set</w:t>
            </w:r>
            <w:r w:rsidRPr="00134956">
              <w:rPr>
                <w:rFonts w:asciiTheme="minorBidi" w:hAnsiTheme="minorBidi" w:cstheme="minorBidi"/>
                <w:spacing w:val="-2"/>
              </w:rPr>
              <w:t xml:space="preserve"> </w:t>
            </w:r>
            <w:r w:rsidRPr="00134956">
              <w:rPr>
                <w:rFonts w:asciiTheme="minorBidi" w:hAnsiTheme="minorBidi" w:cstheme="minorBidi"/>
              </w:rPr>
              <w:t>by</w:t>
            </w:r>
            <w:r w:rsidRPr="00134956">
              <w:rPr>
                <w:rFonts w:asciiTheme="minorBidi" w:hAnsiTheme="minorBidi" w:cstheme="minorBidi"/>
                <w:spacing w:val="-1"/>
              </w:rPr>
              <w:t xml:space="preserve"> </w:t>
            </w:r>
            <w:r w:rsidRPr="00134956">
              <w:rPr>
                <w:rFonts w:asciiTheme="minorBidi" w:hAnsiTheme="minorBidi" w:cstheme="minorBidi"/>
              </w:rPr>
              <w:t>default</w:t>
            </w:r>
            <w:r w:rsidRPr="00134956">
              <w:rPr>
                <w:rFonts w:asciiTheme="minorBidi" w:hAnsiTheme="minorBidi" w:cstheme="minorBidi"/>
                <w:spacing w:val="-5"/>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color w:val="FF0000"/>
              </w:rPr>
              <w:t>interaction</w:t>
            </w:r>
            <w:r w:rsidRPr="00134956">
              <w:rPr>
                <w:rFonts w:asciiTheme="minorBidi" w:hAnsiTheme="minorBidi" w:cstheme="minorBidi"/>
              </w:rPr>
              <w:t xml:space="preserve"> as</w:t>
            </w:r>
            <w:r w:rsidRPr="00134956">
              <w:rPr>
                <w:rFonts w:asciiTheme="minorBidi" w:hAnsiTheme="minorBidi" w:cstheme="minorBidi"/>
                <w:spacing w:val="-1"/>
              </w:rPr>
              <w:t xml:space="preserve"> </w:t>
            </w:r>
            <w:r w:rsidRPr="00134956">
              <w:rPr>
                <w:rFonts w:asciiTheme="minorBidi" w:hAnsiTheme="minorBidi" w:cstheme="minorBidi"/>
              </w:rPr>
              <w:t>non-inte</w:t>
            </w:r>
            <w:r w:rsidRPr="00134956">
              <w:rPr>
                <w:rFonts w:asciiTheme="minorBidi" w:hAnsiTheme="minorBidi" w:cstheme="minorBidi"/>
                <w:spacing w:val="-1"/>
              </w:rPr>
              <w:t>r</w:t>
            </w:r>
            <w:r w:rsidRPr="00134956">
              <w:rPr>
                <w:rFonts w:asciiTheme="minorBidi" w:hAnsiTheme="minorBidi" w:cstheme="minorBidi"/>
                <w:spacing w:val="1"/>
              </w:rPr>
              <w:t>a</w:t>
            </w:r>
            <w:r w:rsidRPr="00134956">
              <w:rPr>
                <w:rFonts w:asciiTheme="minorBidi" w:hAnsiTheme="minorBidi" w:cstheme="minorBidi"/>
              </w:rPr>
              <w:t>ctive c</w:t>
            </w:r>
            <w:r w:rsidRPr="00134956">
              <w:rPr>
                <w:rFonts w:asciiTheme="minorBidi" w:hAnsiTheme="minorBidi" w:cstheme="minorBidi"/>
                <w:spacing w:val="1"/>
              </w:rPr>
              <w:t>a</w:t>
            </w:r>
            <w:r w:rsidRPr="00134956">
              <w:rPr>
                <w:rFonts w:asciiTheme="minorBidi" w:hAnsiTheme="minorBidi" w:cstheme="minorBidi"/>
              </w:rPr>
              <w:t>ll</w:t>
            </w:r>
            <w:r w:rsidRPr="00134956">
              <w:rPr>
                <w:rFonts w:asciiTheme="minorBidi" w:hAnsiTheme="minorBidi" w:cstheme="minorBidi"/>
                <w:spacing w:val="-3"/>
              </w:rPr>
              <w:t xml:space="preserve"> </w:t>
            </w:r>
            <w:r w:rsidRPr="00134956">
              <w:rPr>
                <w:rFonts w:asciiTheme="minorBidi" w:hAnsiTheme="minorBidi" w:cstheme="minorBidi"/>
                <w:spacing w:val="1"/>
              </w:rPr>
              <w:t>se</w:t>
            </w:r>
            <w:r w:rsidRPr="00134956">
              <w:rPr>
                <w:rFonts w:asciiTheme="minorBidi" w:hAnsiTheme="minorBidi" w:cstheme="minorBidi"/>
              </w:rPr>
              <w:t>s</w:t>
            </w:r>
            <w:r w:rsidRPr="00134956">
              <w:rPr>
                <w:rFonts w:asciiTheme="minorBidi" w:hAnsiTheme="minorBidi" w:cstheme="minorBidi"/>
                <w:spacing w:val="1"/>
              </w:rPr>
              <w:t>s</w:t>
            </w:r>
            <w:r w:rsidRPr="00134956">
              <w:rPr>
                <w:rFonts w:asciiTheme="minorBidi" w:hAnsiTheme="minorBidi" w:cstheme="minorBidi"/>
              </w:rPr>
              <w:t>ion</w:t>
            </w:r>
            <w:r w:rsidRPr="00134956">
              <w:rPr>
                <w:rFonts w:asciiTheme="minorBidi" w:hAnsiTheme="minorBidi" w:cstheme="minorBidi"/>
                <w:spacing w:val="1"/>
              </w:rPr>
              <w:t>(</w:t>
            </w:r>
            <w:r w:rsidRPr="00134956">
              <w:rPr>
                <w:rFonts w:asciiTheme="minorBidi" w:hAnsiTheme="minorBidi" w:cstheme="minorBidi"/>
              </w:rPr>
              <w:t>A</w:t>
            </w:r>
            <w:r w:rsidRPr="00134956">
              <w:rPr>
                <w:rFonts w:asciiTheme="minorBidi" w:hAnsiTheme="minorBidi" w:cstheme="minorBidi"/>
                <w:spacing w:val="1"/>
              </w:rPr>
              <w:t>1</w:t>
            </w:r>
            <w:r w:rsidRPr="00134956">
              <w:rPr>
                <w:rFonts w:asciiTheme="minorBidi" w:hAnsiTheme="minorBidi" w:cstheme="minorBidi"/>
              </w:rPr>
              <w:t>)</w:t>
            </w:r>
          </w:p>
          <w:p w:rsidR="00980032" w:rsidRPr="00134956" w:rsidRDefault="00980032" w:rsidP="005E61D6">
            <w:pPr>
              <w:widowControl w:val="0"/>
              <w:numPr>
                <w:ilvl w:val="0"/>
                <w:numId w:val="170"/>
              </w:numPr>
              <w:autoSpaceDE w:val="0"/>
              <w:autoSpaceDN w:val="0"/>
              <w:adjustRightInd w:val="0"/>
              <w:spacing w:before="60" w:line="240" w:lineRule="exact"/>
              <w:ind w:right="79"/>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application</w:t>
            </w:r>
            <w:r w:rsidRPr="00134956">
              <w:rPr>
                <w:rFonts w:asciiTheme="minorBidi" w:hAnsiTheme="minorBidi" w:cstheme="minorBidi"/>
                <w:spacing w:val="-9"/>
              </w:rPr>
              <w:t xml:space="preserve"> </w:t>
            </w:r>
            <w:r w:rsidRPr="00134956">
              <w:rPr>
                <w:rFonts w:asciiTheme="minorBidi" w:hAnsiTheme="minorBidi" w:cstheme="minorBidi"/>
              </w:rPr>
              <w:t>s</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s</w:t>
            </w:r>
            <w:r w:rsidRPr="00134956">
              <w:rPr>
                <w:rFonts w:asciiTheme="minorBidi" w:hAnsiTheme="minorBidi" w:cstheme="minorBidi"/>
                <w:spacing w:val="-4"/>
              </w:rPr>
              <w:t xml:space="preserve"> </w:t>
            </w:r>
            <w:r w:rsidRPr="00134956">
              <w:rPr>
                <w:rFonts w:asciiTheme="minorBidi" w:hAnsiTheme="minorBidi" w:cstheme="minorBidi"/>
              </w:rPr>
              <w:t>all</w:t>
            </w:r>
            <w:r w:rsidRPr="00134956">
              <w:rPr>
                <w:rFonts w:asciiTheme="minorBidi" w:hAnsiTheme="minorBidi" w:cstheme="minorBidi"/>
                <w:spacing w:val="-2"/>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acti</w:t>
            </w:r>
            <w:r w:rsidRPr="00134956">
              <w:rPr>
                <w:rFonts w:asciiTheme="minorBidi" w:hAnsiTheme="minorBidi" w:cstheme="minorBidi"/>
                <w:spacing w:val="-1"/>
              </w:rPr>
              <w:t>o</w:t>
            </w:r>
            <w:r w:rsidRPr="00134956">
              <w:rPr>
                <w:rFonts w:asciiTheme="minorBidi" w:hAnsiTheme="minorBidi" w:cstheme="minorBidi"/>
              </w:rPr>
              <w:t>ns</w:t>
            </w:r>
            <w:r w:rsidRPr="00134956">
              <w:rPr>
                <w:rFonts w:asciiTheme="minorBidi" w:hAnsiTheme="minorBidi" w:cstheme="minorBidi"/>
                <w:spacing w:val="-5"/>
              </w:rPr>
              <w:t xml:space="preserve"> </w:t>
            </w:r>
            <w:r w:rsidRPr="00134956">
              <w:rPr>
                <w:rFonts w:asciiTheme="minorBidi" w:hAnsiTheme="minorBidi" w:cstheme="minorBidi"/>
              </w:rPr>
              <w:t>in</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cont</w:t>
            </w:r>
            <w:r w:rsidRPr="00134956">
              <w:rPr>
                <w:rFonts w:asciiTheme="minorBidi" w:hAnsiTheme="minorBidi" w:cstheme="minorBidi"/>
                <w:spacing w:val="-1"/>
              </w:rPr>
              <w:t>e</w:t>
            </w:r>
            <w:r w:rsidRPr="00134956">
              <w:rPr>
                <w:rFonts w:asciiTheme="minorBidi" w:hAnsiTheme="minorBidi" w:cstheme="minorBidi"/>
              </w:rPr>
              <w:t>xt</w:t>
            </w:r>
            <w:r w:rsidRPr="00134956">
              <w:rPr>
                <w:rFonts w:asciiTheme="minorBidi" w:hAnsiTheme="minorBidi" w:cstheme="minorBidi"/>
                <w:spacing w:val="-6"/>
              </w:rPr>
              <w:t xml:space="preserve"> </w:t>
            </w:r>
            <w:r w:rsidRPr="00134956">
              <w:rPr>
                <w:rFonts w:asciiTheme="minorBidi" w:hAnsiTheme="minorBidi" w:cstheme="minorBidi"/>
              </w:rPr>
              <w:t>of</w:t>
            </w:r>
            <w:r w:rsidRPr="00134956">
              <w:rPr>
                <w:rFonts w:asciiTheme="minorBidi" w:hAnsiTheme="minorBidi" w:cstheme="minorBidi"/>
                <w:spacing w:val="-2"/>
              </w:rPr>
              <w:t xml:space="preserve"> </w:t>
            </w:r>
            <w:r w:rsidRPr="00134956">
              <w:rPr>
                <w:rFonts w:asciiTheme="minorBidi" w:hAnsiTheme="minorBidi" w:cstheme="minorBidi"/>
              </w:rPr>
              <w:t>this ac</w:t>
            </w:r>
            <w:r w:rsidRPr="00134956">
              <w:rPr>
                <w:rFonts w:asciiTheme="minorBidi" w:hAnsiTheme="minorBidi" w:cstheme="minorBidi"/>
                <w:spacing w:val="-1"/>
              </w:rPr>
              <w:t>c</w:t>
            </w:r>
            <w:r w:rsidRPr="00134956">
              <w:rPr>
                <w:rFonts w:asciiTheme="minorBidi" w:hAnsiTheme="minorBidi" w:cstheme="minorBidi"/>
              </w:rPr>
              <w:t>ount</w:t>
            </w:r>
            <w:r w:rsidRPr="00134956">
              <w:rPr>
                <w:rFonts w:asciiTheme="minorBidi" w:hAnsiTheme="minorBidi" w:cstheme="minorBidi"/>
                <w:spacing w:val="-6"/>
              </w:rPr>
              <w:t xml:space="preserve"> </w:t>
            </w:r>
            <w:r w:rsidRPr="00134956">
              <w:rPr>
                <w:rFonts w:asciiTheme="minorBidi" w:hAnsiTheme="minorBidi" w:cstheme="minorBidi"/>
              </w:rPr>
              <w:t>under</w:t>
            </w:r>
            <w:r w:rsidRPr="00134956">
              <w:rPr>
                <w:rFonts w:asciiTheme="minorBidi" w:hAnsiTheme="minorBidi" w:cstheme="minorBidi"/>
                <w:spacing w:val="-5"/>
              </w:rPr>
              <w:t xml:space="preserve"> </w:t>
            </w:r>
            <w:r w:rsidRPr="00134956">
              <w:rPr>
                <w:rFonts w:asciiTheme="minorBidi" w:hAnsiTheme="minorBidi" w:cstheme="minorBidi"/>
              </w:rPr>
              <w:t>t</w:t>
            </w:r>
            <w:r w:rsidRPr="00134956">
              <w:rPr>
                <w:rFonts w:asciiTheme="minorBidi" w:hAnsiTheme="minorBidi" w:cstheme="minorBidi"/>
                <w:spacing w:val="-1"/>
              </w:rPr>
              <w: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rPr>
              <w:t>cur</w:t>
            </w:r>
            <w:r w:rsidRPr="00134956">
              <w:rPr>
                <w:rFonts w:asciiTheme="minorBidi" w:hAnsiTheme="minorBidi" w:cstheme="minorBidi"/>
                <w:spacing w:val="-3"/>
              </w:rPr>
              <w:t>r</w:t>
            </w:r>
            <w:r w:rsidRPr="00134956">
              <w:rPr>
                <w:rFonts w:asciiTheme="minorBidi" w:hAnsiTheme="minorBidi" w:cstheme="minorBidi"/>
              </w:rPr>
              <w:t>ent</w:t>
            </w:r>
            <w:r w:rsidRPr="00134956">
              <w:rPr>
                <w:rFonts w:asciiTheme="minorBidi" w:hAnsiTheme="minorBidi" w:cstheme="minorBidi"/>
                <w:spacing w:val="-5"/>
              </w:rPr>
              <w:t xml:space="preserve"> </w:t>
            </w:r>
            <w:r w:rsidRPr="00134956">
              <w:rPr>
                <w:rFonts w:asciiTheme="minorBidi" w:hAnsiTheme="minorBidi" w:cstheme="minorBidi"/>
                <w:color w:val="FF0000"/>
              </w:rPr>
              <w:t>interaction</w:t>
            </w:r>
          </w:p>
          <w:p w:rsidR="00980032" w:rsidRPr="00134956" w:rsidRDefault="00980032" w:rsidP="005E61D6">
            <w:pPr>
              <w:widowControl w:val="0"/>
              <w:numPr>
                <w:ilvl w:val="0"/>
                <w:numId w:val="170"/>
              </w:numPr>
              <w:autoSpaceDE w:val="0"/>
              <w:autoSpaceDN w:val="0"/>
              <w:adjustRightInd w:val="0"/>
              <w:spacing w:before="60" w:line="240" w:lineRule="exact"/>
              <w:ind w:right="79"/>
              <w:rPr>
                <w:rFonts w:asciiTheme="minorBidi" w:hAnsiTheme="minorBidi" w:cstheme="minorBidi"/>
              </w:rPr>
            </w:pP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spacing w:val="1"/>
              </w:rPr>
              <w:t>use</w:t>
            </w:r>
            <w:r w:rsidRPr="00134956">
              <w:rPr>
                <w:rFonts w:asciiTheme="minorBidi" w:hAnsiTheme="minorBidi" w:cstheme="minorBidi"/>
              </w:rPr>
              <w:t>r</w:t>
            </w:r>
            <w:r w:rsidRPr="00134956">
              <w:rPr>
                <w:rFonts w:asciiTheme="minorBidi" w:hAnsiTheme="minorBidi" w:cstheme="minorBidi"/>
                <w:spacing w:val="-4"/>
              </w:rPr>
              <w:t xml:space="preserve"> </w:t>
            </w:r>
            <w:r w:rsidRPr="00134956">
              <w:rPr>
                <w:rFonts w:asciiTheme="minorBidi" w:hAnsiTheme="minorBidi" w:cstheme="minorBidi"/>
                <w:spacing w:val="1"/>
              </w:rPr>
              <w:t>l</w:t>
            </w:r>
            <w:r w:rsidRPr="00134956">
              <w:rPr>
                <w:rFonts w:asciiTheme="minorBidi" w:hAnsiTheme="minorBidi" w:cstheme="minorBidi"/>
                <w:spacing w:val="-1"/>
              </w:rPr>
              <w:t>e</w:t>
            </w:r>
            <w:r w:rsidRPr="00134956">
              <w:rPr>
                <w:rFonts w:asciiTheme="minorBidi" w:hAnsiTheme="minorBidi" w:cstheme="minorBidi"/>
                <w:spacing w:val="1"/>
              </w:rPr>
              <w:t>ave</w:t>
            </w:r>
            <w:r w:rsidRPr="00134956">
              <w:rPr>
                <w:rFonts w:asciiTheme="minorBidi" w:hAnsiTheme="minorBidi" w:cstheme="minorBidi"/>
              </w:rPr>
              <w:t>s</w:t>
            </w:r>
            <w:r w:rsidRPr="00134956">
              <w:rPr>
                <w:rFonts w:asciiTheme="minorBidi" w:hAnsiTheme="minorBidi" w:cstheme="minorBidi"/>
                <w:spacing w:val="-5"/>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spacing w:val="-1"/>
              </w:rPr>
              <w:t>c</w:t>
            </w:r>
            <w:r w:rsidRPr="00134956">
              <w:rPr>
                <w:rFonts w:asciiTheme="minorBidi" w:hAnsiTheme="minorBidi" w:cstheme="minorBidi"/>
              </w:rPr>
              <w:t>o</w:t>
            </w:r>
            <w:r w:rsidRPr="00134956">
              <w:rPr>
                <w:rFonts w:asciiTheme="minorBidi" w:hAnsiTheme="minorBidi" w:cstheme="minorBidi"/>
                <w:spacing w:val="1"/>
              </w:rPr>
              <w:t>nt</w:t>
            </w:r>
            <w:r w:rsidRPr="00134956">
              <w:rPr>
                <w:rFonts w:asciiTheme="minorBidi" w:hAnsiTheme="minorBidi" w:cstheme="minorBidi"/>
                <w:spacing w:val="-1"/>
              </w:rPr>
              <w:t>e</w:t>
            </w:r>
            <w:r w:rsidRPr="00134956">
              <w:rPr>
                <w:rFonts w:asciiTheme="minorBidi" w:hAnsiTheme="minorBidi" w:cstheme="minorBidi"/>
              </w:rPr>
              <w:t>xt</w:t>
            </w:r>
            <w:r w:rsidRPr="00134956">
              <w:rPr>
                <w:rFonts w:asciiTheme="minorBidi" w:hAnsiTheme="minorBidi" w:cstheme="minorBidi"/>
                <w:spacing w:val="-6"/>
              </w:rPr>
              <w:t xml:space="preserve"> </w:t>
            </w:r>
            <w:r w:rsidRPr="00134956">
              <w:rPr>
                <w:rFonts w:asciiTheme="minorBidi" w:hAnsiTheme="minorBidi" w:cstheme="minorBidi"/>
                <w:spacing w:val="1"/>
              </w:rPr>
              <w:t>o</w:t>
            </w:r>
            <w:r w:rsidRPr="00134956">
              <w:rPr>
                <w:rFonts w:asciiTheme="minorBidi" w:hAnsiTheme="minorBidi" w:cstheme="minorBidi"/>
              </w:rPr>
              <w:t>f</w:t>
            </w:r>
            <w:r w:rsidRPr="00134956">
              <w:rPr>
                <w:rFonts w:asciiTheme="minorBidi" w:hAnsiTheme="minorBidi" w:cstheme="minorBidi"/>
                <w:spacing w:val="-2"/>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account</w:t>
            </w:r>
          </w:p>
          <w:p w:rsidR="00980032" w:rsidRPr="00134956" w:rsidRDefault="00980032" w:rsidP="005E61D6">
            <w:pPr>
              <w:widowControl w:val="0"/>
              <w:numPr>
                <w:ilvl w:val="0"/>
                <w:numId w:val="170"/>
              </w:numPr>
              <w:autoSpaceDE w:val="0"/>
              <w:autoSpaceDN w:val="0"/>
              <w:adjustRightInd w:val="0"/>
              <w:spacing w:before="15" w:line="240" w:lineRule="exact"/>
              <w:ind w:right="350"/>
              <w:rPr>
                <w:rFonts w:asciiTheme="minorBidi" w:hAnsiTheme="minorBidi" w:cstheme="minorBidi"/>
                <w:strike/>
                <w:color w:val="FF0000"/>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leases</w:t>
            </w:r>
            <w:r w:rsidRPr="00134956">
              <w:rPr>
                <w:rFonts w:asciiTheme="minorBidi" w:hAnsiTheme="minorBidi" w:cstheme="minorBidi"/>
                <w:spacing w:val="-6"/>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color w:val="FF0000"/>
              </w:rPr>
              <w:t>interaction</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Alternative Flows:</w:t>
            </w:r>
          </w:p>
        </w:tc>
        <w:tc>
          <w:tcPr>
            <w:tcW w:w="6908" w:type="dxa"/>
            <w:gridSpan w:val="2"/>
          </w:tcPr>
          <w:p w:rsidR="00980032" w:rsidRPr="00134956" w:rsidRDefault="00980032" w:rsidP="001A4A0A">
            <w:pPr>
              <w:widowControl w:val="0"/>
              <w:autoSpaceDE w:val="0"/>
              <w:autoSpaceDN w:val="0"/>
              <w:adjustRightInd w:val="0"/>
              <w:spacing w:line="266" w:lineRule="exact"/>
              <w:ind w:left="33"/>
              <w:rPr>
                <w:rFonts w:asciiTheme="minorBidi" w:hAnsiTheme="minorBidi" w:cstheme="minorBidi"/>
              </w:rPr>
            </w:pPr>
            <w:r w:rsidRPr="00134956">
              <w:rPr>
                <w:rFonts w:asciiTheme="minorBidi" w:hAnsiTheme="minorBidi" w:cstheme="minorBidi"/>
                <w:spacing w:val="1"/>
                <w:position w:val="1"/>
              </w:rPr>
              <w:t>A</w:t>
            </w:r>
            <w:r w:rsidRPr="00134956">
              <w:rPr>
                <w:rFonts w:asciiTheme="minorBidi" w:hAnsiTheme="minorBidi" w:cstheme="minorBidi"/>
                <w:position w:val="1"/>
              </w:rPr>
              <w:t>1:</w:t>
            </w:r>
            <w:r w:rsidRPr="00134956">
              <w:rPr>
                <w:rFonts w:asciiTheme="minorBidi" w:hAnsiTheme="minorBidi" w:cstheme="minorBidi"/>
                <w:spacing w:val="-3"/>
                <w:position w:val="1"/>
              </w:rPr>
              <w:t xml:space="preserve"> </w:t>
            </w:r>
            <w:r w:rsidRPr="00134956">
              <w:rPr>
                <w:rFonts w:asciiTheme="minorBidi" w:hAnsiTheme="minorBidi" w:cstheme="minorBidi"/>
                <w:position w:val="1"/>
              </w:rPr>
              <w:t>A</w:t>
            </w:r>
            <w:r w:rsidRPr="00134956">
              <w:rPr>
                <w:rFonts w:asciiTheme="minorBidi" w:hAnsiTheme="minorBidi" w:cstheme="minorBidi"/>
                <w:spacing w:val="-1"/>
                <w:position w:val="1"/>
              </w:rPr>
              <w:t xml:space="preserve"> </w:t>
            </w:r>
            <w:r w:rsidRPr="00134956">
              <w:rPr>
                <w:rFonts w:asciiTheme="minorBidi" w:hAnsiTheme="minorBidi" w:cstheme="minorBidi"/>
                <w:spacing w:val="1"/>
                <w:position w:val="1"/>
              </w:rPr>
              <w:t>CT</w:t>
            </w:r>
            <w:r w:rsidRPr="00134956">
              <w:rPr>
                <w:rFonts w:asciiTheme="minorBidi" w:hAnsiTheme="minorBidi" w:cstheme="minorBidi"/>
                <w:position w:val="1"/>
              </w:rPr>
              <w:t>I</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I</w:t>
            </w:r>
            <w:r w:rsidRPr="00134956">
              <w:rPr>
                <w:rFonts w:asciiTheme="minorBidi" w:hAnsiTheme="minorBidi" w:cstheme="minorBidi"/>
                <w:position w:val="1"/>
              </w:rPr>
              <w:t>D</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i</w:t>
            </w:r>
            <w:r w:rsidRPr="00134956">
              <w:rPr>
                <w:rFonts w:asciiTheme="minorBidi" w:hAnsiTheme="minorBidi" w:cstheme="minorBidi"/>
                <w:position w:val="1"/>
              </w:rPr>
              <w:t>s</w:t>
            </w:r>
            <w:r w:rsidRPr="00134956">
              <w:rPr>
                <w:rFonts w:asciiTheme="minorBidi" w:hAnsiTheme="minorBidi" w:cstheme="minorBidi"/>
                <w:spacing w:val="-1"/>
                <w:position w:val="1"/>
              </w:rPr>
              <w:t xml:space="preserve"> </w:t>
            </w:r>
            <w:r w:rsidRPr="00134956">
              <w:rPr>
                <w:rFonts w:asciiTheme="minorBidi" w:hAnsiTheme="minorBidi" w:cstheme="minorBidi"/>
                <w:spacing w:val="1"/>
                <w:position w:val="1"/>
              </w:rPr>
              <w:t>pa</w:t>
            </w:r>
            <w:r w:rsidRPr="00134956">
              <w:rPr>
                <w:rFonts w:asciiTheme="minorBidi" w:hAnsiTheme="minorBidi" w:cstheme="minorBidi"/>
                <w:position w:val="1"/>
              </w:rPr>
              <w:t>s</w:t>
            </w:r>
            <w:r w:rsidRPr="00134956">
              <w:rPr>
                <w:rFonts w:asciiTheme="minorBidi" w:hAnsiTheme="minorBidi" w:cstheme="minorBidi"/>
                <w:spacing w:val="1"/>
                <w:position w:val="1"/>
              </w:rPr>
              <w:t>sed</w:t>
            </w:r>
          </w:p>
          <w:p w:rsidR="00980032" w:rsidRPr="00134956" w:rsidRDefault="00980032" w:rsidP="001A4A0A">
            <w:pPr>
              <w:rPr>
                <w:rFonts w:asciiTheme="minorBidi" w:hAnsiTheme="minorBidi" w:cstheme="minorBidi"/>
              </w:rPr>
            </w:pPr>
            <w:r w:rsidRPr="00134956">
              <w:rPr>
                <w:rFonts w:asciiTheme="minorBidi" w:hAnsiTheme="minorBidi" w:cstheme="minorBidi"/>
              </w:rPr>
              <w:t xml:space="preserve">1. </w:t>
            </w:r>
            <w:r w:rsidRPr="00134956">
              <w:rPr>
                <w:rFonts w:asciiTheme="minorBidi" w:hAnsiTheme="minorBidi" w:cstheme="minorBidi"/>
                <w:spacing w:val="28"/>
              </w:rPr>
              <w:t xml:space="preserve"> </w:t>
            </w:r>
            <w:r w:rsidRPr="00134956">
              <w:rPr>
                <w:rFonts w:asciiTheme="minorBidi" w:hAnsiTheme="minorBidi" w:cstheme="minorBidi"/>
                <w:spacing w:val="1"/>
              </w:rPr>
              <w:t>R</w:t>
            </w:r>
            <w:r w:rsidRPr="00134956">
              <w:rPr>
                <w:rFonts w:asciiTheme="minorBidi" w:hAnsiTheme="minorBidi" w:cstheme="minorBidi"/>
                <w:spacing w:val="-1"/>
              </w:rPr>
              <w:t>e</w:t>
            </w:r>
            <w:r w:rsidRPr="00134956">
              <w:rPr>
                <w:rFonts w:asciiTheme="minorBidi" w:hAnsiTheme="minorBidi" w:cstheme="minorBidi"/>
              </w:rPr>
              <w:t>fer</w:t>
            </w:r>
            <w:r w:rsidRPr="00134956">
              <w:rPr>
                <w:rFonts w:asciiTheme="minorBidi" w:hAnsiTheme="minorBidi" w:cstheme="minorBidi"/>
                <w:spacing w:val="-4"/>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IDC0100</w:t>
            </w:r>
            <w:r w:rsidRPr="00134956">
              <w:rPr>
                <w:rFonts w:asciiTheme="minorBidi" w:hAnsiTheme="minorBidi" w:cstheme="minorBidi"/>
                <w:spacing w:val="-7"/>
              </w:rPr>
              <w:t xml:space="preserve"> </w:t>
            </w:r>
            <w:r w:rsidRPr="00134956">
              <w:rPr>
                <w:rFonts w:asciiTheme="minorBidi" w:hAnsiTheme="minorBidi" w:cstheme="minorBidi"/>
              </w:rPr>
              <w:t>use</w:t>
            </w:r>
            <w:r w:rsidRPr="00134956">
              <w:rPr>
                <w:rFonts w:asciiTheme="minorBidi" w:hAnsiTheme="minorBidi" w:cstheme="minorBidi"/>
                <w:spacing w:val="-4"/>
              </w:rPr>
              <w:t xml:space="preserve"> </w:t>
            </w:r>
            <w:r w:rsidRPr="00134956">
              <w:rPr>
                <w:rFonts w:asciiTheme="minorBidi" w:hAnsiTheme="minorBidi" w:cstheme="minorBidi"/>
              </w:rPr>
              <w:t>c</w:t>
            </w:r>
            <w:r w:rsidRPr="00134956">
              <w:rPr>
                <w:rFonts w:asciiTheme="minorBidi" w:hAnsiTheme="minorBidi" w:cstheme="minorBidi"/>
                <w:spacing w:val="1"/>
              </w:rPr>
              <w:t>a</w:t>
            </w:r>
            <w:r w:rsidRPr="00134956">
              <w:rPr>
                <w:rFonts w:asciiTheme="minorBidi" w:hAnsiTheme="minorBidi" w:cstheme="minorBidi"/>
              </w:rPr>
              <w:t>se</w:t>
            </w:r>
          </w:p>
        </w:tc>
      </w:tr>
    </w:tbl>
    <w:p w:rsidR="00980032" w:rsidRDefault="00980032" w:rsidP="00980032">
      <w:pPr>
        <w:pStyle w:val="BodyText"/>
      </w:pPr>
    </w:p>
    <w:p w:rsidR="00980032" w:rsidRPr="00452FA5" w:rsidRDefault="00980032" w:rsidP="00121C8C">
      <w:pPr>
        <w:pStyle w:val="Heading4"/>
      </w:pPr>
      <w:bookmarkStart w:id="482" w:name="_Toc364961236"/>
      <w:r w:rsidRPr="009A247A">
        <w:t>INT0</w:t>
      </w:r>
      <w:r>
        <w:t>300</w:t>
      </w:r>
      <w:r w:rsidRPr="009A247A">
        <w:t xml:space="preserve"> </w:t>
      </w:r>
      <w:r w:rsidR="00E93243">
        <w:t>-</w:t>
      </w:r>
      <w:r w:rsidRPr="009A247A">
        <w:t xml:space="preserve"> </w:t>
      </w:r>
      <w:r>
        <w:t xml:space="preserve">Create </w:t>
      </w:r>
      <w:r w:rsidRPr="00AA4651">
        <w:rPr>
          <w:color w:val="FF0000"/>
        </w:rPr>
        <w:t>Interaction</w:t>
      </w:r>
      <w:r>
        <w:rPr>
          <w:color w:val="FF0000"/>
        </w:rPr>
        <w:t xml:space="preserve"> note</w:t>
      </w:r>
      <w:r>
        <w:t xml:space="preserve"> (Modified)</w:t>
      </w:r>
      <w:bookmarkEnd w:id="482"/>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134956" w:rsidTr="001A4A0A">
        <w:trPr>
          <w:trHeight w:val="360"/>
        </w:trPr>
        <w:tc>
          <w:tcPr>
            <w:tcW w:w="5580" w:type="dxa"/>
            <w:gridSpan w:val="2"/>
            <w:shd w:val="clear" w:color="auto" w:fill="E6E6E6"/>
          </w:tcPr>
          <w:p w:rsidR="00980032" w:rsidRPr="00134956" w:rsidRDefault="00980032" w:rsidP="001A4A0A">
            <w:pPr>
              <w:pStyle w:val="TableHeading"/>
              <w:rPr>
                <w:rFonts w:asciiTheme="minorBidi" w:hAnsiTheme="minorBidi" w:cstheme="minorBidi"/>
              </w:rPr>
            </w:pPr>
            <w:r w:rsidRPr="00134956">
              <w:rPr>
                <w:rFonts w:asciiTheme="minorBidi" w:hAnsiTheme="minorBidi" w:cstheme="minorBidi"/>
              </w:rPr>
              <w:t xml:space="preserve">Create </w:t>
            </w:r>
            <w:r w:rsidRPr="00134956">
              <w:rPr>
                <w:rFonts w:asciiTheme="minorBidi" w:hAnsiTheme="minorBidi" w:cstheme="minorBidi"/>
                <w:color w:val="FF0000"/>
              </w:rPr>
              <w:t>Interaction note</w:t>
            </w:r>
          </w:p>
        </w:tc>
        <w:tc>
          <w:tcPr>
            <w:tcW w:w="3596" w:type="dxa"/>
            <w:shd w:val="clear" w:color="auto" w:fill="E6E6E6"/>
          </w:tcPr>
          <w:p w:rsidR="00980032" w:rsidRPr="00134956" w:rsidRDefault="00980032" w:rsidP="001A4A0A">
            <w:pPr>
              <w:pStyle w:val="TableHeading"/>
              <w:rPr>
                <w:rFonts w:asciiTheme="minorBidi" w:hAnsiTheme="minorBidi" w:cstheme="minorBidi"/>
              </w:rPr>
            </w:pPr>
            <w:r w:rsidRPr="00134956">
              <w:rPr>
                <w:rFonts w:asciiTheme="minorBidi" w:hAnsiTheme="minorBidi" w:cstheme="minorBidi"/>
              </w:rPr>
              <w:t>INT0300</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Primary actors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rPr>
              <w:t>CSR User</w:t>
            </w:r>
          </w:p>
          <w:p w:rsidR="00980032" w:rsidRPr="00134956" w:rsidRDefault="00980032" w:rsidP="001A4A0A">
            <w:pPr>
              <w:rPr>
                <w:rFonts w:asciiTheme="minorBidi" w:hAnsiTheme="minorBidi" w:cstheme="minorBidi"/>
              </w:rPr>
            </w:pPr>
            <w:r w:rsidRPr="00134956">
              <w:rPr>
                <w:rFonts w:asciiTheme="minorBidi" w:hAnsiTheme="minorBidi" w:cstheme="minorBidi"/>
              </w:rPr>
              <w:t>Dealer User</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Summary Goal</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spacing w:val="1"/>
                <w:position w:val="1"/>
              </w:rPr>
              <w:t>T</w:t>
            </w:r>
            <w:r w:rsidRPr="00134956">
              <w:rPr>
                <w:rFonts w:asciiTheme="minorBidi" w:hAnsiTheme="minorBidi" w:cstheme="minorBidi"/>
                <w:position w:val="1"/>
              </w:rPr>
              <w:t>his</w:t>
            </w:r>
            <w:r w:rsidRPr="00134956">
              <w:rPr>
                <w:rFonts w:asciiTheme="minorBidi" w:hAnsiTheme="minorBidi" w:cstheme="minorBidi"/>
                <w:spacing w:val="-5"/>
                <w:position w:val="1"/>
              </w:rPr>
              <w:t xml:space="preserve"> </w:t>
            </w:r>
            <w:r w:rsidRPr="00134956">
              <w:rPr>
                <w:rFonts w:asciiTheme="minorBidi" w:hAnsiTheme="minorBidi" w:cstheme="minorBidi"/>
                <w:spacing w:val="1"/>
                <w:position w:val="1"/>
              </w:rPr>
              <w:t>u</w:t>
            </w:r>
            <w:r w:rsidRPr="00134956">
              <w:rPr>
                <w:rFonts w:asciiTheme="minorBidi" w:hAnsiTheme="minorBidi" w:cstheme="minorBidi"/>
                <w:position w:val="1"/>
              </w:rPr>
              <w:t>se</w:t>
            </w:r>
            <w:r w:rsidRPr="00134956">
              <w:rPr>
                <w:rFonts w:asciiTheme="minorBidi" w:hAnsiTheme="minorBidi" w:cstheme="minorBidi"/>
                <w:spacing w:val="-2"/>
                <w:position w:val="1"/>
              </w:rPr>
              <w:t xml:space="preserve"> </w:t>
            </w:r>
            <w:r w:rsidRPr="00134956">
              <w:rPr>
                <w:rFonts w:asciiTheme="minorBidi" w:hAnsiTheme="minorBidi" w:cstheme="minorBidi"/>
                <w:position w:val="1"/>
              </w:rPr>
              <w:t>case</w:t>
            </w:r>
            <w:r w:rsidRPr="00134956">
              <w:rPr>
                <w:rFonts w:asciiTheme="minorBidi" w:hAnsiTheme="minorBidi" w:cstheme="minorBidi"/>
                <w:spacing w:val="-3"/>
                <w:position w:val="1"/>
              </w:rPr>
              <w:t xml:space="preserve"> </w:t>
            </w:r>
            <w:r w:rsidRPr="00134956">
              <w:rPr>
                <w:rFonts w:asciiTheme="minorBidi" w:hAnsiTheme="minorBidi" w:cstheme="minorBidi"/>
                <w:position w:val="1"/>
              </w:rPr>
              <w:t>allows</w:t>
            </w:r>
            <w:r w:rsidRPr="00134956">
              <w:rPr>
                <w:rFonts w:asciiTheme="minorBidi" w:hAnsiTheme="minorBidi" w:cstheme="minorBidi"/>
                <w:spacing w:val="-5"/>
                <w:position w:val="1"/>
              </w:rPr>
              <w:t xml:space="preserve"> </w:t>
            </w:r>
            <w:r w:rsidRPr="00134956">
              <w:rPr>
                <w:rFonts w:asciiTheme="minorBidi" w:hAnsiTheme="minorBidi" w:cstheme="minorBidi"/>
                <w:position w:val="1"/>
              </w:rPr>
              <w:t>the</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u</w:t>
            </w:r>
            <w:r w:rsidRPr="00134956">
              <w:rPr>
                <w:rFonts w:asciiTheme="minorBidi" w:hAnsiTheme="minorBidi" w:cstheme="minorBidi"/>
                <w:position w:val="1"/>
              </w:rPr>
              <w:t>ser</w:t>
            </w:r>
            <w:r w:rsidRPr="00134956">
              <w:rPr>
                <w:rFonts w:asciiTheme="minorBidi" w:hAnsiTheme="minorBidi" w:cstheme="minorBidi"/>
                <w:spacing w:val="-3"/>
                <w:position w:val="1"/>
              </w:rPr>
              <w:t xml:space="preserve"> </w:t>
            </w:r>
            <w:r w:rsidRPr="00134956">
              <w:rPr>
                <w:rFonts w:asciiTheme="minorBidi" w:hAnsiTheme="minorBidi" w:cstheme="minorBidi"/>
                <w:position w:val="1"/>
              </w:rPr>
              <w:t>to</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a</w:t>
            </w:r>
            <w:r w:rsidRPr="00134956">
              <w:rPr>
                <w:rFonts w:asciiTheme="minorBidi" w:hAnsiTheme="minorBidi" w:cstheme="minorBidi"/>
                <w:spacing w:val="-1"/>
                <w:position w:val="1"/>
              </w:rPr>
              <w:t>d</w:t>
            </w:r>
            <w:r w:rsidRPr="00134956">
              <w:rPr>
                <w:rFonts w:asciiTheme="minorBidi" w:hAnsiTheme="minorBidi" w:cstheme="minorBidi"/>
                <w:position w:val="1"/>
              </w:rPr>
              <w:t>d</w:t>
            </w:r>
            <w:r w:rsidRPr="00134956">
              <w:rPr>
                <w:rFonts w:asciiTheme="minorBidi" w:hAnsiTheme="minorBidi" w:cstheme="minorBidi"/>
                <w:spacing w:val="-2"/>
                <w:position w:val="1"/>
              </w:rPr>
              <w:t xml:space="preserve"> </w:t>
            </w:r>
            <w:r w:rsidRPr="00134956">
              <w:rPr>
                <w:rFonts w:asciiTheme="minorBidi" w:hAnsiTheme="minorBidi" w:cstheme="minorBidi"/>
                <w:position w:val="1"/>
              </w:rPr>
              <w:t>a note</w:t>
            </w:r>
            <w:r w:rsidRPr="00134956">
              <w:rPr>
                <w:rFonts w:asciiTheme="minorBidi" w:hAnsiTheme="minorBidi" w:cstheme="minorBidi"/>
                <w:spacing w:val="-3"/>
                <w:position w:val="1"/>
              </w:rPr>
              <w:t xml:space="preserve"> </w:t>
            </w:r>
            <w:r w:rsidRPr="00134956">
              <w:rPr>
                <w:rFonts w:asciiTheme="minorBidi" w:hAnsiTheme="minorBidi" w:cstheme="minorBidi"/>
                <w:position w:val="1"/>
              </w:rPr>
              <w:t>to</w:t>
            </w:r>
            <w:r w:rsidRPr="00134956">
              <w:rPr>
                <w:rFonts w:asciiTheme="minorBidi" w:hAnsiTheme="minorBidi" w:cstheme="minorBidi"/>
                <w:spacing w:val="-3"/>
                <w:position w:val="1"/>
              </w:rPr>
              <w:t xml:space="preserve"> </w:t>
            </w:r>
            <w:r w:rsidRPr="00134956">
              <w:rPr>
                <w:rFonts w:asciiTheme="minorBidi" w:hAnsiTheme="minorBidi" w:cstheme="minorBidi"/>
                <w:position w:val="1"/>
              </w:rPr>
              <w:t>a</w:t>
            </w:r>
            <w:r w:rsidRPr="00134956">
              <w:rPr>
                <w:rFonts w:asciiTheme="minorBidi" w:hAnsiTheme="minorBidi" w:cstheme="minorBidi"/>
                <w:color w:val="FF0000"/>
                <w:position w:val="1"/>
              </w:rPr>
              <w:t>n</w:t>
            </w:r>
            <w:r w:rsidRPr="00134956">
              <w:rPr>
                <w:rFonts w:asciiTheme="minorBidi" w:hAnsiTheme="minorBidi" w:cstheme="minorBidi"/>
                <w:spacing w:val="-1"/>
                <w:position w:val="1"/>
              </w:rPr>
              <w:t xml:space="preserve"> </w:t>
            </w:r>
            <w:r w:rsidRPr="00134956">
              <w:rPr>
                <w:rFonts w:asciiTheme="minorBidi" w:hAnsiTheme="minorBidi" w:cstheme="minorBidi"/>
                <w:color w:val="FF0000"/>
              </w:rPr>
              <w:t>interaction</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Pre-conditions</w:t>
            </w:r>
          </w:p>
        </w:tc>
        <w:tc>
          <w:tcPr>
            <w:tcW w:w="6908" w:type="dxa"/>
            <w:gridSpan w:val="2"/>
          </w:tcPr>
          <w:p w:rsidR="00980032" w:rsidRPr="00134956" w:rsidRDefault="00980032" w:rsidP="001A4A0A">
            <w:pPr>
              <w:rPr>
                <w:rFonts w:asciiTheme="minorBidi" w:hAnsiTheme="minorBidi" w:cstheme="minorBidi"/>
                <w:color w:val="FF0000"/>
                <w:position w:val="1"/>
              </w:rPr>
            </w:pPr>
            <w:r w:rsidRPr="00134956">
              <w:rPr>
                <w:rFonts w:asciiTheme="minorBidi" w:hAnsiTheme="minorBidi" w:cstheme="minorBidi"/>
                <w:spacing w:val="1"/>
                <w:position w:val="1"/>
              </w:rPr>
              <w:t>T</w:t>
            </w:r>
            <w:r w:rsidRPr="00134956">
              <w:rPr>
                <w:rFonts w:asciiTheme="minorBidi" w:hAnsiTheme="minorBidi" w:cstheme="minorBidi"/>
                <w:position w:val="1"/>
              </w:rPr>
              <w:t>he</w:t>
            </w:r>
            <w:r w:rsidRPr="00134956">
              <w:rPr>
                <w:rFonts w:asciiTheme="minorBidi" w:hAnsiTheme="minorBidi" w:cstheme="minorBidi"/>
                <w:spacing w:val="-3"/>
                <w:position w:val="1"/>
              </w:rPr>
              <w:t xml:space="preserve"> </w:t>
            </w:r>
            <w:r w:rsidRPr="00134956">
              <w:rPr>
                <w:rFonts w:asciiTheme="minorBidi" w:hAnsiTheme="minorBidi" w:cstheme="minorBidi"/>
                <w:position w:val="1"/>
              </w:rPr>
              <w:t>user</w:t>
            </w:r>
            <w:r w:rsidRPr="00134956">
              <w:rPr>
                <w:rFonts w:asciiTheme="minorBidi" w:hAnsiTheme="minorBidi" w:cstheme="minorBidi"/>
                <w:spacing w:val="-4"/>
                <w:position w:val="1"/>
              </w:rPr>
              <w:t xml:space="preserve"> </w:t>
            </w:r>
            <w:r w:rsidRPr="00134956">
              <w:rPr>
                <w:rFonts w:asciiTheme="minorBidi" w:hAnsiTheme="minorBidi" w:cstheme="minorBidi"/>
                <w:position w:val="1"/>
              </w:rPr>
              <w:t>is</w:t>
            </w:r>
            <w:r w:rsidRPr="00134956">
              <w:rPr>
                <w:rFonts w:asciiTheme="minorBidi" w:hAnsiTheme="minorBidi" w:cstheme="minorBidi"/>
                <w:spacing w:val="-1"/>
                <w:position w:val="1"/>
              </w:rPr>
              <w:t xml:space="preserve"> </w:t>
            </w:r>
            <w:r w:rsidRPr="00134956">
              <w:rPr>
                <w:rFonts w:asciiTheme="minorBidi" w:hAnsiTheme="minorBidi" w:cstheme="minorBidi"/>
                <w:position w:val="1"/>
              </w:rPr>
              <w:t>in</w:t>
            </w:r>
            <w:r w:rsidRPr="00134956">
              <w:rPr>
                <w:rFonts w:asciiTheme="minorBidi" w:hAnsiTheme="minorBidi" w:cstheme="minorBidi"/>
                <w:spacing w:val="-1"/>
                <w:position w:val="1"/>
              </w:rPr>
              <w:t xml:space="preserve"> </w:t>
            </w: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context</w:t>
            </w:r>
            <w:r w:rsidRPr="00134956">
              <w:rPr>
                <w:rFonts w:asciiTheme="minorBidi" w:hAnsiTheme="minorBidi" w:cstheme="minorBidi"/>
                <w:spacing w:val="-5"/>
                <w:position w:val="1"/>
              </w:rPr>
              <w:t xml:space="preserve"> </w:t>
            </w:r>
            <w:r w:rsidRPr="00134956">
              <w:rPr>
                <w:rFonts w:asciiTheme="minorBidi" w:hAnsiTheme="minorBidi" w:cstheme="minorBidi"/>
                <w:position w:val="1"/>
              </w:rPr>
              <w:t>of</w:t>
            </w:r>
            <w:r w:rsidRPr="00134956">
              <w:rPr>
                <w:rFonts w:asciiTheme="minorBidi" w:hAnsiTheme="minorBidi" w:cstheme="minorBidi"/>
                <w:spacing w:val="-1"/>
                <w:position w:val="1"/>
              </w:rPr>
              <w:t xml:space="preserve"> </w:t>
            </w:r>
            <w:r w:rsidRPr="00134956">
              <w:rPr>
                <w:rFonts w:asciiTheme="minorBidi" w:hAnsiTheme="minorBidi" w:cstheme="minorBidi"/>
                <w:position w:val="1"/>
              </w:rPr>
              <w:t>customer</w:t>
            </w:r>
            <w:r w:rsidRPr="00134956">
              <w:rPr>
                <w:rFonts w:asciiTheme="minorBidi" w:hAnsiTheme="minorBidi" w:cstheme="minorBidi"/>
                <w:spacing w:val="-8"/>
                <w:position w:val="1"/>
              </w:rPr>
              <w:t xml:space="preserve"> </w:t>
            </w:r>
            <w:r w:rsidRPr="00134956">
              <w:rPr>
                <w:rFonts w:asciiTheme="minorBidi" w:hAnsiTheme="minorBidi" w:cstheme="minorBidi"/>
                <w:position w:val="1"/>
              </w:rPr>
              <w:t>or</w:t>
            </w:r>
            <w:r w:rsidRPr="00134956">
              <w:rPr>
                <w:rFonts w:asciiTheme="minorBidi" w:hAnsiTheme="minorBidi" w:cstheme="minorBidi"/>
                <w:spacing w:val="-1"/>
                <w:position w:val="1"/>
              </w:rPr>
              <w:t xml:space="preserve"> </w:t>
            </w:r>
            <w:r w:rsidRPr="00134956">
              <w:rPr>
                <w:rFonts w:asciiTheme="minorBidi" w:hAnsiTheme="minorBidi" w:cstheme="minorBidi"/>
                <w:position w:val="1"/>
              </w:rPr>
              <w:t>account</w:t>
            </w:r>
            <w:r w:rsidRPr="00134956">
              <w:rPr>
                <w:rFonts w:asciiTheme="minorBidi" w:hAnsiTheme="minorBidi" w:cstheme="minorBidi"/>
                <w:color w:val="FF0000"/>
                <w:position w:val="1"/>
              </w:rPr>
              <w:t xml:space="preserve"> </w:t>
            </w:r>
          </w:p>
          <w:p w:rsidR="00980032" w:rsidRPr="00134956" w:rsidRDefault="00980032" w:rsidP="001A4A0A">
            <w:pPr>
              <w:rPr>
                <w:rFonts w:asciiTheme="minorBidi" w:hAnsiTheme="minorBidi" w:cstheme="minorBidi"/>
                <w:color w:val="FF0000"/>
              </w:rPr>
            </w:pPr>
            <w:r w:rsidRPr="00134956">
              <w:rPr>
                <w:rFonts w:asciiTheme="minorBidi" w:hAnsiTheme="minorBidi" w:cstheme="minorBidi"/>
                <w:color w:val="FF0000"/>
                <w:position w:val="1"/>
              </w:rPr>
              <w:t>Interaction management is activated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Trigger</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user</w:t>
            </w:r>
            <w:r w:rsidRPr="00134956">
              <w:rPr>
                <w:rFonts w:asciiTheme="minorBidi" w:hAnsiTheme="minorBidi" w:cstheme="minorBidi"/>
                <w:spacing w:val="-4"/>
                <w:position w:val="1"/>
              </w:rPr>
              <w:t xml:space="preserve"> </w:t>
            </w:r>
            <w:r w:rsidRPr="00134956">
              <w:rPr>
                <w:rFonts w:asciiTheme="minorBidi" w:hAnsiTheme="minorBidi" w:cstheme="minorBidi"/>
                <w:position w:val="1"/>
              </w:rPr>
              <w:t>enters</w:t>
            </w:r>
            <w:r w:rsidRPr="00134956">
              <w:rPr>
                <w:rFonts w:asciiTheme="minorBidi" w:hAnsiTheme="minorBidi" w:cstheme="minorBidi"/>
                <w:spacing w:val="-5"/>
                <w:position w:val="1"/>
              </w:rPr>
              <w:t xml:space="preserve"> </w:t>
            </w:r>
            <w:r w:rsidRPr="00134956">
              <w:rPr>
                <w:rFonts w:asciiTheme="minorBidi" w:hAnsiTheme="minorBidi" w:cstheme="minorBidi"/>
                <w:position w:val="1"/>
              </w:rPr>
              <w:t>in</w:t>
            </w:r>
            <w:r w:rsidRPr="00134956">
              <w:rPr>
                <w:rFonts w:asciiTheme="minorBidi" w:hAnsiTheme="minorBidi" w:cstheme="minorBidi"/>
                <w:spacing w:val="-1"/>
                <w:position w:val="1"/>
              </w:rPr>
              <w:t xml:space="preserve"> </w:t>
            </w: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context</w:t>
            </w:r>
            <w:r w:rsidRPr="00134956">
              <w:rPr>
                <w:rFonts w:asciiTheme="minorBidi" w:hAnsiTheme="minorBidi" w:cstheme="minorBidi"/>
                <w:spacing w:val="-5"/>
                <w:position w:val="1"/>
              </w:rPr>
              <w:t xml:space="preserve"> </w:t>
            </w:r>
            <w:r w:rsidRPr="00134956">
              <w:rPr>
                <w:rFonts w:asciiTheme="minorBidi" w:hAnsiTheme="minorBidi" w:cstheme="minorBidi"/>
                <w:position w:val="1"/>
              </w:rPr>
              <w:t>of</w:t>
            </w:r>
            <w:r w:rsidRPr="00134956">
              <w:rPr>
                <w:rFonts w:asciiTheme="minorBidi" w:hAnsiTheme="minorBidi" w:cstheme="minorBidi"/>
                <w:spacing w:val="-1"/>
                <w:position w:val="1"/>
              </w:rPr>
              <w:t xml:space="preserve"> </w:t>
            </w:r>
            <w:r w:rsidRPr="00134956">
              <w:rPr>
                <w:rFonts w:asciiTheme="minorBidi" w:hAnsiTheme="minorBidi" w:cstheme="minorBidi"/>
                <w:position w:val="1"/>
              </w:rPr>
              <w:t>an</w:t>
            </w:r>
            <w:r w:rsidRPr="00134956">
              <w:rPr>
                <w:rFonts w:asciiTheme="minorBidi" w:hAnsiTheme="minorBidi" w:cstheme="minorBidi"/>
                <w:spacing w:val="-1"/>
                <w:position w:val="1"/>
              </w:rPr>
              <w:t xml:space="preserve"> </w:t>
            </w:r>
            <w:r w:rsidRPr="00134956">
              <w:rPr>
                <w:rFonts w:asciiTheme="minorBidi" w:hAnsiTheme="minorBidi" w:cstheme="minorBidi"/>
                <w:position w:val="1"/>
              </w:rPr>
              <w:t>account</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Minimum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spacing w:val="1"/>
              </w:rPr>
              <w:t>T</w:t>
            </w:r>
            <w:r w:rsidRPr="00134956">
              <w:rPr>
                <w:rFonts w:asciiTheme="minorBidi" w:hAnsiTheme="minorBidi" w:cstheme="minorBidi"/>
              </w:rPr>
              <w:t>he</w:t>
            </w:r>
            <w:r w:rsidRPr="00134956">
              <w:rPr>
                <w:rFonts w:asciiTheme="minorBidi" w:hAnsiTheme="minorBidi" w:cstheme="minorBidi"/>
                <w:spacing w:val="-3"/>
              </w:rPr>
              <w:t xml:space="preserve"> </w:t>
            </w:r>
            <w:r w:rsidRPr="00134956">
              <w:rPr>
                <w:rFonts w:asciiTheme="minorBidi" w:hAnsiTheme="minorBidi" w:cstheme="minorBidi"/>
              </w:rPr>
              <w:t>note</w:t>
            </w:r>
            <w:r w:rsidRPr="00134956">
              <w:rPr>
                <w:rFonts w:asciiTheme="minorBidi" w:hAnsiTheme="minorBidi" w:cstheme="minorBidi"/>
                <w:spacing w:val="-3"/>
              </w:rPr>
              <w:t xml:space="preserve"> </w:t>
            </w:r>
            <w:r w:rsidRPr="00134956">
              <w:rPr>
                <w:rFonts w:asciiTheme="minorBidi" w:hAnsiTheme="minorBidi" w:cstheme="minorBidi"/>
              </w:rPr>
              <w:t>is</w:t>
            </w:r>
            <w:r w:rsidRPr="00134956">
              <w:rPr>
                <w:rFonts w:asciiTheme="minorBidi" w:hAnsiTheme="minorBidi" w:cstheme="minorBidi"/>
                <w:spacing w:val="-1"/>
              </w:rPr>
              <w:t xml:space="preserve"> </w:t>
            </w:r>
            <w:r w:rsidRPr="00134956">
              <w:rPr>
                <w:rFonts w:asciiTheme="minorBidi" w:hAnsiTheme="minorBidi" w:cstheme="minorBidi"/>
              </w:rPr>
              <w:t>not</w:t>
            </w:r>
            <w:r w:rsidRPr="00134956">
              <w:rPr>
                <w:rFonts w:asciiTheme="minorBidi" w:hAnsiTheme="minorBidi" w:cstheme="minorBidi"/>
                <w:spacing w:val="-3"/>
              </w:rPr>
              <w:t xml:space="preserve"> </w:t>
            </w:r>
            <w:r w:rsidRPr="00134956">
              <w:rPr>
                <w:rFonts w:asciiTheme="minorBidi" w:hAnsiTheme="minorBidi" w:cstheme="minorBidi"/>
              </w:rPr>
              <w:t>added,</w:t>
            </w:r>
            <w:r w:rsidRPr="00134956">
              <w:rPr>
                <w:rFonts w:asciiTheme="minorBidi" w:hAnsiTheme="minorBidi" w:cstheme="minorBidi"/>
                <w:spacing w:val="43"/>
              </w:rPr>
              <w:t xml:space="preserve"> </w:t>
            </w:r>
            <w:r w:rsidRPr="00134956">
              <w:rPr>
                <w:rFonts w:asciiTheme="minorBidi" w:hAnsiTheme="minorBidi" w:cstheme="minorBidi"/>
                <w:spacing w:val="1"/>
              </w:rPr>
              <w:t>an</w:t>
            </w:r>
            <w:r w:rsidRPr="00134956">
              <w:rPr>
                <w:rFonts w:asciiTheme="minorBidi" w:hAnsiTheme="minorBidi" w:cstheme="minorBidi"/>
              </w:rPr>
              <w:t>d</w:t>
            </w:r>
            <w:r w:rsidRPr="00134956">
              <w:rPr>
                <w:rFonts w:asciiTheme="minorBidi" w:hAnsiTheme="minorBidi" w:cstheme="minorBidi"/>
                <w:spacing w:val="-3"/>
              </w:rPr>
              <w:t xml:space="preserve"> </w:t>
            </w:r>
            <w:r w:rsidRPr="00134956">
              <w:rPr>
                <w:rFonts w:asciiTheme="minorBidi" w:hAnsiTheme="minorBidi" w:cstheme="minorBidi"/>
                <w:spacing w:val="1"/>
              </w:rPr>
              <w:t>t</w:t>
            </w:r>
            <w:r w:rsidRPr="00134956">
              <w:rPr>
                <w:rFonts w:asciiTheme="minorBidi" w:hAnsiTheme="minorBidi" w:cstheme="minorBidi"/>
                <w:spacing w:val="-1"/>
              </w:rPr>
              <w: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color w:val="FF0000"/>
              </w:rPr>
              <w:t>interaction</w:t>
            </w:r>
            <w:r w:rsidRPr="00134956">
              <w:rPr>
                <w:rFonts w:asciiTheme="minorBidi" w:hAnsiTheme="minorBidi" w:cstheme="minorBidi"/>
              </w:rPr>
              <w:t xml:space="preserve"> is</w:t>
            </w:r>
            <w:r w:rsidRPr="00134956">
              <w:rPr>
                <w:rFonts w:asciiTheme="minorBidi" w:hAnsiTheme="minorBidi" w:cstheme="minorBidi"/>
                <w:spacing w:val="-1"/>
              </w:rPr>
              <w:t xml:space="preserve"> </w:t>
            </w:r>
            <w:r w:rsidRPr="00134956">
              <w:rPr>
                <w:rFonts w:asciiTheme="minorBidi" w:hAnsiTheme="minorBidi" w:cstheme="minorBidi"/>
                <w:spacing w:val="1"/>
              </w:rPr>
              <w:t>no</w:t>
            </w:r>
            <w:r w:rsidRPr="00134956">
              <w:rPr>
                <w:rFonts w:asciiTheme="minorBidi" w:hAnsiTheme="minorBidi" w:cstheme="minorBidi"/>
              </w:rPr>
              <w:t>t</w:t>
            </w:r>
            <w:r w:rsidRPr="00134956">
              <w:rPr>
                <w:rFonts w:asciiTheme="minorBidi" w:hAnsiTheme="minorBidi" w:cstheme="minorBidi"/>
                <w:spacing w:val="-3"/>
              </w:rPr>
              <w:t xml:space="preserve"> </w:t>
            </w:r>
            <w:r w:rsidRPr="00134956">
              <w:rPr>
                <w:rFonts w:asciiTheme="minorBidi" w:hAnsiTheme="minorBidi" w:cstheme="minorBidi"/>
                <w:spacing w:val="1"/>
              </w:rPr>
              <w:t>update</w:t>
            </w:r>
            <w:r w:rsidRPr="00134956">
              <w:rPr>
                <w:rFonts w:asciiTheme="minorBidi" w:hAnsiTheme="minorBidi" w:cstheme="minorBidi"/>
              </w:rPr>
              <w:t>d</w:t>
            </w:r>
            <w:r w:rsidRPr="00134956">
              <w:rPr>
                <w:rFonts w:asciiTheme="minorBidi" w:hAnsiTheme="minorBidi" w:cstheme="minorBidi"/>
                <w:spacing w:val="-7"/>
              </w:rPr>
              <w:t xml:space="preserve"> </w:t>
            </w:r>
            <w:r w:rsidRPr="00134956">
              <w:rPr>
                <w:rFonts w:asciiTheme="minorBidi" w:hAnsiTheme="minorBidi" w:cstheme="minorBidi"/>
                <w:spacing w:val="1"/>
              </w:rPr>
              <w:t>an</w:t>
            </w:r>
            <w:r w:rsidRPr="00134956">
              <w:rPr>
                <w:rFonts w:asciiTheme="minorBidi" w:hAnsiTheme="minorBidi" w:cstheme="minorBidi"/>
              </w:rPr>
              <w:t>d</w:t>
            </w:r>
            <w:r w:rsidRPr="00134956">
              <w:rPr>
                <w:rFonts w:asciiTheme="minorBidi" w:hAnsiTheme="minorBidi" w:cstheme="minorBidi"/>
                <w:spacing w:val="-3"/>
              </w:rPr>
              <w:t xml:space="preserve"> </w:t>
            </w:r>
            <w:r w:rsidRPr="00134956">
              <w:rPr>
                <w:rFonts w:asciiTheme="minorBidi" w:hAnsiTheme="minorBidi" w:cstheme="minorBidi"/>
                <w:spacing w:val="1"/>
              </w:rPr>
              <w:t>a</w:t>
            </w:r>
            <w:r w:rsidRPr="00134956">
              <w:rPr>
                <w:rFonts w:asciiTheme="minorBidi" w:hAnsiTheme="minorBidi" w:cstheme="minorBidi"/>
              </w:rPr>
              <w:t>n</w:t>
            </w:r>
            <w:r w:rsidRPr="00134956">
              <w:rPr>
                <w:rFonts w:asciiTheme="minorBidi" w:hAnsiTheme="minorBidi" w:cstheme="minorBidi"/>
                <w:spacing w:val="-1"/>
              </w:rPr>
              <w:t xml:space="preserve"> </w:t>
            </w:r>
            <w:r w:rsidRPr="00134956">
              <w:rPr>
                <w:rFonts w:asciiTheme="minorBidi" w:hAnsiTheme="minorBidi" w:cstheme="minorBidi"/>
                <w:spacing w:val="1"/>
              </w:rPr>
              <w:t>er</w:t>
            </w:r>
            <w:r w:rsidRPr="00134956">
              <w:rPr>
                <w:rFonts w:asciiTheme="minorBidi" w:hAnsiTheme="minorBidi" w:cstheme="minorBidi"/>
                <w:spacing w:val="-4"/>
              </w:rPr>
              <w:t>r</w:t>
            </w:r>
            <w:r w:rsidRPr="00134956">
              <w:rPr>
                <w:rFonts w:asciiTheme="minorBidi" w:hAnsiTheme="minorBidi" w:cstheme="minorBidi"/>
              </w:rPr>
              <w:t xml:space="preserve">or </w:t>
            </w:r>
            <w:r w:rsidRPr="00134956">
              <w:rPr>
                <w:rFonts w:asciiTheme="minorBidi" w:hAnsiTheme="minorBidi" w:cstheme="minorBidi"/>
                <w:spacing w:val="1"/>
              </w:rPr>
              <w:t>m</w:t>
            </w:r>
            <w:r w:rsidRPr="00134956">
              <w:rPr>
                <w:rFonts w:asciiTheme="minorBidi" w:hAnsiTheme="minorBidi" w:cstheme="minorBidi"/>
                <w:spacing w:val="-1"/>
              </w:rPr>
              <w:t>e</w:t>
            </w:r>
            <w:r w:rsidRPr="00134956">
              <w:rPr>
                <w:rFonts w:asciiTheme="minorBidi" w:hAnsiTheme="minorBidi" w:cstheme="minorBidi"/>
                <w:spacing w:val="1"/>
              </w:rPr>
              <w:t>ssag</w:t>
            </w:r>
            <w:r w:rsidRPr="00134956">
              <w:rPr>
                <w:rFonts w:asciiTheme="minorBidi" w:hAnsiTheme="minorBidi" w:cstheme="minorBidi"/>
              </w:rPr>
              <w:t>e</w:t>
            </w:r>
            <w:r w:rsidRPr="00134956">
              <w:rPr>
                <w:rFonts w:asciiTheme="minorBidi" w:hAnsiTheme="minorBidi" w:cstheme="minorBidi"/>
                <w:spacing w:val="-7"/>
              </w:rPr>
              <w:t xml:space="preserve"> </w:t>
            </w:r>
            <w:r w:rsidRPr="00134956">
              <w:rPr>
                <w:rFonts w:asciiTheme="minorBidi" w:hAnsiTheme="minorBidi" w:cstheme="minorBidi"/>
              </w:rPr>
              <w:t xml:space="preserve">is </w:t>
            </w:r>
            <w:r w:rsidRPr="00134956">
              <w:rPr>
                <w:rFonts w:asciiTheme="minorBidi" w:hAnsiTheme="minorBidi" w:cstheme="minorBidi"/>
                <w:spacing w:val="-1"/>
              </w:rPr>
              <w:t>d</w:t>
            </w:r>
            <w:r w:rsidRPr="00134956">
              <w:rPr>
                <w:rFonts w:asciiTheme="minorBidi" w:hAnsiTheme="minorBidi" w:cstheme="minorBidi"/>
                <w:spacing w:val="1"/>
              </w:rPr>
              <w:t>isp</w:t>
            </w:r>
            <w:r w:rsidRPr="00134956">
              <w:rPr>
                <w:rFonts w:asciiTheme="minorBidi" w:hAnsiTheme="minorBidi" w:cstheme="minorBidi"/>
              </w:rPr>
              <w:t>la</w:t>
            </w:r>
            <w:r w:rsidRPr="00134956">
              <w:rPr>
                <w:rFonts w:asciiTheme="minorBidi" w:hAnsiTheme="minorBidi" w:cstheme="minorBidi"/>
                <w:spacing w:val="1"/>
              </w:rPr>
              <w:t>ye</w:t>
            </w:r>
            <w:r w:rsidRPr="00134956">
              <w:rPr>
                <w:rFonts w:asciiTheme="minorBidi" w:hAnsiTheme="minorBidi" w:cstheme="minorBidi"/>
              </w:rPr>
              <w:t>d</w:t>
            </w:r>
            <w:r w:rsidRPr="00134956">
              <w:rPr>
                <w:rFonts w:asciiTheme="minorBidi" w:hAnsiTheme="minorBidi" w:cstheme="minorBidi"/>
                <w:spacing w:val="-9"/>
              </w:rPr>
              <w:t xml:space="preserve"> </w:t>
            </w:r>
            <w:r w:rsidRPr="00134956">
              <w:rPr>
                <w:rFonts w:asciiTheme="minorBidi" w:hAnsiTheme="minorBidi" w:cstheme="minorBidi"/>
                <w:spacing w:val="1"/>
              </w:rPr>
              <w:t>t</w:t>
            </w:r>
            <w:r w:rsidRPr="00134956">
              <w:rPr>
                <w:rFonts w:asciiTheme="minorBidi" w:hAnsiTheme="minorBidi" w:cstheme="minorBidi"/>
              </w:rPr>
              <w:t>o</w:t>
            </w:r>
            <w:r w:rsidRPr="00134956">
              <w:rPr>
                <w:rFonts w:asciiTheme="minorBidi" w:hAnsiTheme="minorBidi" w:cstheme="minorBidi"/>
                <w:spacing w:val="-2"/>
              </w:rPr>
              <w:t xml:space="preserve"> </w:t>
            </w:r>
            <w:r w:rsidRPr="00134956">
              <w:rPr>
                <w:rFonts w:asciiTheme="minorBidi" w:hAnsiTheme="minorBidi" w:cstheme="minorBidi"/>
                <w:spacing w:val="1"/>
              </w:rPr>
              <w:t>t</w:t>
            </w:r>
            <w:r w:rsidRPr="00134956">
              <w:rPr>
                <w:rFonts w:asciiTheme="minorBidi" w:hAnsiTheme="minorBidi" w:cstheme="minorBidi"/>
                <w:spacing w:val="-1"/>
              </w:rPr>
              <w:t>h</w:t>
            </w:r>
            <w:r w:rsidRPr="00134956">
              <w:rPr>
                <w:rFonts w:asciiTheme="minorBidi" w:hAnsiTheme="minorBidi" w:cstheme="minorBidi"/>
              </w:rPr>
              <w:t>e</w:t>
            </w:r>
            <w:r w:rsidRPr="00134956">
              <w:rPr>
                <w:rFonts w:asciiTheme="minorBidi" w:hAnsiTheme="minorBidi" w:cstheme="minorBidi"/>
                <w:spacing w:val="-2"/>
              </w:rPr>
              <w:t xml:space="preserve"> </w:t>
            </w:r>
            <w:r w:rsidRPr="00134956">
              <w:rPr>
                <w:rFonts w:asciiTheme="minorBidi" w:hAnsiTheme="minorBidi" w:cstheme="minorBidi"/>
                <w:spacing w:val="1"/>
              </w:rPr>
              <w:t>user</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Success guarantees:</w:t>
            </w:r>
          </w:p>
        </w:tc>
        <w:tc>
          <w:tcPr>
            <w:tcW w:w="6908" w:type="dxa"/>
            <w:gridSpan w:val="2"/>
          </w:tcPr>
          <w:p w:rsidR="00980032" w:rsidRPr="00134956" w:rsidRDefault="00980032" w:rsidP="001A4A0A">
            <w:pPr>
              <w:rPr>
                <w:rFonts w:asciiTheme="minorBidi" w:hAnsiTheme="minorBidi" w:cstheme="minorBidi"/>
              </w:rPr>
            </w:pPr>
            <w:r w:rsidRPr="00134956">
              <w:rPr>
                <w:rFonts w:asciiTheme="minorBidi" w:hAnsiTheme="minorBidi" w:cstheme="minorBidi"/>
                <w:spacing w:val="1"/>
                <w:position w:val="1"/>
              </w:rPr>
              <w:t>Th</w:t>
            </w:r>
            <w:r w:rsidRPr="00134956">
              <w:rPr>
                <w:rFonts w:asciiTheme="minorBidi" w:hAnsiTheme="minorBidi" w:cstheme="minorBidi"/>
                <w:position w:val="1"/>
              </w:rPr>
              <w:t>e</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not</w:t>
            </w:r>
            <w:r w:rsidRPr="00134956">
              <w:rPr>
                <w:rFonts w:asciiTheme="minorBidi" w:hAnsiTheme="minorBidi" w:cstheme="minorBidi"/>
                <w:position w:val="1"/>
              </w:rPr>
              <w:t>e</w:t>
            </w:r>
            <w:r w:rsidRPr="00134956">
              <w:rPr>
                <w:rFonts w:asciiTheme="minorBidi" w:hAnsiTheme="minorBidi" w:cstheme="minorBidi"/>
                <w:spacing w:val="-3"/>
                <w:position w:val="1"/>
              </w:rPr>
              <w:t xml:space="preserve"> </w:t>
            </w:r>
            <w:r w:rsidRPr="00134956">
              <w:rPr>
                <w:rFonts w:asciiTheme="minorBidi" w:hAnsiTheme="minorBidi" w:cstheme="minorBidi"/>
                <w:position w:val="1"/>
              </w:rPr>
              <w:t>is</w:t>
            </w:r>
            <w:r w:rsidRPr="00134956">
              <w:rPr>
                <w:rFonts w:asciiTheme="minorBidi" w:hAnsiTheme="minorBidi" w:cstheme="minorBidi"/>
                <w:spacing w:val="-1"/>
                <w:position w:val="1"/>
              </w:rPr>
              <w:t xml:space="preserve"> </w:t>
            </w:r>
            <w:r w:rsidRPr="00134956">
              <w:rPr>
                <w:rFonts w:asciiTheme="minorBidi" w:hAnsiTheme="minorBidi" w:cstheme="minorBidi"/>
                <w:spacing w:val="1"/>
                <w:position w:val="1"/>
              </w:rPr>
              <w:t>succes</w:t>
            </w:r>
            <w:r w:rsidRPr="00134956">
              <w:rPr>
                <w:rFonts w:asciiTheme="minorBidi" w:hAnsiTheme="minorBidi" w:cstheme="minorBidi"/>
                <w:position w:val="1"/>
              </w:rPr>
              <w:t>s</w:t>
            </w:r>
            <w:r w:rsidRPr="00134956">
              <w:rPr>
                <w:rFonts w:asciiTheme="minorBidi" w:hAnsiTheme="minorBidi" w:cstheme="minorBidi"/>
                <w:spacing w:val="1"/>
                <w:position w:val="1"/>
              </w:rPr>
              <w:t>ful</w:t>
            </w:r>
            <w:r w:rsidRPr="00134956">
              <w:rPr>
                <w:rFonts w:asciiTheme="minorBidi" w:hAnsiTheme="minorBidi" w:cstheme="minorBidi"/>
                <w:position w:val="1"/>
              </w:rPr>
              <w:t>ly</w:t>
            </w:r>
            <w:r w:rsidRPr="00134956">
              <w:rPr>
                <w:rFonts w:asciiTheme="minorBidi" w:hAnsiTheme="minorBidi" w:cstheme="minorBidi"/>
                <w:spacing w:val="-10"/>
                <w:position w:val="1"/>
              </w:rPr>
              <w:t xml:space="preserve"> </w:t>
            </w:r>
            <w:r w:rsidRPr="00134956">
              <w:rPr>
                <w:rFonts w:asciiTheme="minorBidi" w:hAnsiTheme="minorBidi" w:cstheme="minorBidi"/>
                <w:spacing w:val="1"/>
                <w:position w:val="1"/>
              </w:rPr>
              <w:t>ad</w:t>
            </w:r>
            <w:r w:rsidRPr="00134956">
              <w:rPr>
                <w:rFonts w:asciiTheme="minorBidi" w:hAnsiTheme="minorBidi" w:cstheme="minorBidi"/>
                <w:spacing w:val="-1"/>
                <w:position w:val="1"/>
              </w:rPr>
              <w:t>d</w:t>
            </w:r>
            <w:r w:rsidRPr="00134956">
              <w:rPr>
                <w:rFonts w:asciiTheme="minorBidi" w:hAnsiTheme="minorBidi" w:cstheme="minorBidi"/>
                <w:spacing w:val="1"/>
                <w:position w:val="1"/>
              </w:rPr>
              <w:t>e</w:t>
            </w:r>
            <w:r w:rsidRPr="00134956">
              <w:rPr>
                <w:rFonts w:asciiTheme="minorBidi" w:hAnsiTheme="minorBidi" w:cstheme="minorBidi"/>
                <w:position w:val="1"/>
              </w:rPr>
              <w:t>d</w:t>
            </w:r>
            <w:r w:rsidRPr="00134956">
              <w:rPr>
                <w:rFonts w:asciiTheme="minorBidi" w:hAnsiTheme="minorBidi" w:cstheme="minorBidi"/>
                <w:spacing w:val="-5"/>
                <w:position w:val="1"/>
              </w:rPr>
              <w:t xml:space="preserve"> </w:t>
            </w:r>
            <w:r w:rsidRPr="00134956">
              <w:rPr>
                <w:rFonts w:asciiTheme="minorBidi" w:hAnsiTheme="minorBidi" w:cstheme="minorBidi"/>
                <w:spacing w:val="1"/>
                <w:position w:val="1"/>
              </w:rPr>
              <w:t>o</w:t>
            </w:r>
            <w:r w:rsidRPr="00134956">
              <w:rPr>
                <w:rFonts w:asciiTheme="minorBidi" w:hAnsiTheme="minorBidi" w:cstheme="minorBidi"/>
                <w:position w:val="1"/>
              </w:rPr>
              <w:t>n</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th</w:t>
            </w:r>
            <w:r w:rsidRPr="00134956">
              <w:rPr>
                <w:rFonts w:asciiTheme="minorBidi" w:hAnsiTheme="minorBidi" w:cstheme="minorBidi"/>
                <w:position w:val="1"/>
              </w:rPr>
              <w:t>e</w:t>
            </w:r>
            <w:r w:rsidRPr="00134956">
              <w:rPr>
                <w:rFonts w:asciiTheme="minorBidi" w:hAnsiTheme="minorBidi" w:cstheme="minorBidi"/>
                <w:spacing w:val="-2"/>
                <w:position w:val="1"/>
              </w:rPr>
              <w:t xml:space="preserve"> </w:t>
            </w:r>
            <w:r w:rsidRPr="00134956">
              <w:rPr>
                <w:rFonts w:asciiTheme="minorBidi" w:hAnsiTheme="minorBidi" w:cstheme="minorBidi"/>
                <w:color w:val="FF0000"/>
              </w:rPr>
              <w:t>interaction</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Normal Flow:</w:t>
            </w:r>
          </w:p>
        </w:tc>
        <w:tc>
          <w:tcPr>
            <w:tcW w:w="6908" w:type="dxa"/>
            <w:gridSpan w:val="2"/>
          </w:tcPr>
          <w:p w:rsidR="00980032" w:rsidRPr="00134956" w:rsidRDefault="00980032" w:rsidP="005E61D6">
            <w:pPr>
              <w:widowControl w:val="0"/>
              <w:numPr>
                <w:ilvl w:val="0"/>
                <w:numId w:val="172"/>
              </w:numPr>
              <w:autoSpaceDE w:val="0"/>
              <w:autoSpaceDN w:val="0"/>
              <w:adjustRightInd w:val="0"/>
              <w:spacing w:line="268" w:lineRule="exact"/>
              <w:rPr>
                <w:rFonts w:asciiTheme="minorBidi" w:hAnsiTheme="minorBidi" w:cstheme="minorBidi"/>
              </w:rPr>
            </w:pPr>
            <w:r w:rsidRPr="00134956">
              <w:rPr>
                <w:rFonts w:asciiTheme="minorBidi" w:hAnsiTheme="minorBidi" w:cstheme="minorBidi"/>
                <w:position w:val="1"/>
              </w:rPr>
              <w:t>The</w:t>
            </w:r>
            <w:r w:rsidRPr="00134956">
              <w:rPr>
                <w:rFonts w:asciiTheme="minorBidi" w:hAnsiTheme="minorBidi" w:cstheme="minorBidi"/>
                <w:spacing w:val="-2"/>
                <w:position w:val="1"/>
              </w:rPr>
              <w:t xml:space="preserve"> </w:t>
            </w:r>
            <w:r w:rsidRPr="00134956">
              <w:rPr>
                <w:rFonts w:asciiTheme="minorBidi" w:hAnsiTheme="minorBidi" w:cstheme="minorBidi"/>
                <w:position w:val="1"/>
              </w:rPr>
              <w:t>app</w:t>
            </w:r>
            <w:r w:rsidRPr="00134956">
              <w:rPr>
                <w:rFonts w:asciiTheme="minorBidi" w:hAnsiTheme="minorBidi" w:cstheme="minorBidi"/>
                <w:spacing w:val="1"/>
                <w:position w:val="1"/>
              </w:rPr>
              <w:t>l</w:t>
            </w:r>
            <w:r w:rsidRPr="00134956">
              <w:rPr>
                <w:rFonts w:asciiTheme="minorBidi" w:hAnsiTheme="minorBidi" w:cstheme="minorBidi"/>
                <w:position w:val="1"/>
              </w:rPr>
              <w:t>ica</w:t>
            </w:r>
            <w:r w:rsidRPr="00134956">
              <w:rPr>
                <w:rFonts w:asciiTheme="minorBidi" w:hAnsiTheme="minorBidi" w:cstheme="minorBidi"/>
                <w:spacing w:val="1"/>
                <w:position w:val="1"/>
              </w:rPr>
              <w:t>t</w:t>
            </w:r>
            <w:r w:rsidRPr="00134956">
              <w:rPr>
                <w:rFonts w:asciiTheme="minorBidi" w:hAnsiTheme="minorBidi" w:cstheme="minorBidi"/>
                <w:position w:val="1"/>
              </w:rPr>
              <w:t>ion</w:t>
            </w:r>
            <w:r w:rsidRPr="00134956">
              <w:rPr>
                <w:rFonts w:asciiTheme="minorBidi" w:hAnsiTheme="minorBidi" w:cstheme="minorBidi"/>
                <w:spacing w:val="-9"/>
                <w:position w:val="1"/>
              </w:rPr>
              <w:t xml:space="preserve"> </w:t>
            </w:r>
            <w:r w:rsidRPr="00134956">
              <w:rPr>
                <w:rFonts w:asciiTheme="minorBidi" w:hAnsiTheme="minorBidi" w:cstheme="minorBidi"/>
                <w:spacing w:val="1"/>
                <w:position w:val="1"/>
              </w:rPr>
              <w:t>d</w:t>
            </w:r>
            <w:r w:rsidRPr="00134956">
              <w:rPr>
                <w:rFonts w:asciiTheme="minorBidi" w:hAnsiTheme="minorBidi" w:cstheme="minorBidi"/>
                <w:position w:val="1"/>
              </w:rPr>
              <w:t>i</w:t>
            </w:r>
            <w:r w:rsidRPr="00134956">
              <w:rPr>
                <w:rFonts w:asciiTheme="minorBidi" w:hAnsiTheme="minorBidi" w:cstheme="minorBidi"/>
                <w:spacing w:val="1"/>
                <w:position w:val="1"/>
              </w:rPr>
              <w:t>s</w:t>
            </w:r>
            <w:r w:rsidRPr="00134956">
              <w:rPr>
                <w:rFonts w:asciiTheme="minorBidi" w:hAnsiTheme="minorBidi" w:cstheme="minorBidi"/>
                <w:position w:val="1"/>
              </w:rPr>
              <w:t>pl</w:t>
            </w:r>
            <w:r w:rsidRPr="00134956">
              <w:rPr>
                <w:rFonts w:asciiTheme="minorBidi" w:hAnsiTheme="minorBidi" w:cstheme="minorBidi"/>
                <w:spacing w:val="1"/>
                <w:position w:val="1"/>
              </w:rPr>
              <w:t>a</w:t>
            </w:r>
            <w:r w:rsidRPr="00134956">
              <w:rPr>
                <w:rFonts w:asciiTheme="minorBidi" w:hAnsiTheme="minorBidi" w:cstheme="minorBidi"/>
                <w:position w:val="1"/>
              </w:rPr>
              <w:t>ys</w:t>
            </w:r>
            <w:r w:rsidRPr="00134956">
              <w:rPr>
                <w:rFonts w:asciiTheme="minorBidi" w:hAnsiTheme="minorBidi" w:cstheme="minorBidi"/>
                <w:spacing w:val="-7"/>
                <w:position w:val="1"/>
              </w:rPr>
              <w:t xml:space="preserve"> </w:t>
            </w:r>
            <w:r w:rsidRPr="00134956">
              <w:rPr>
                <w:rFonts w:asciiTheme="minorBidi" w:hAnsiTheme="minorBidi" w:cstheme="minorBidi"/>
                <w:spacing w:val="1"/>
                <w:position w:val="1"/>
              </w:rPr>
              <w:t>t</w:t>
            </w:r>
            <w:r w:rsidRPr="00134956">
              <w:rPr>
                <w:rFonts w:asciiTheme="minorBidi" w:hAnsiTheme="minorBidi" w:cstheme="minorBidi"/>
                <w:position w:val="1"/>
              </w:rPr>
              <w:t>he</w:t>
            </w:r>
            <w:r w:rsidRPr="00134956">
              <w:rPr>
                <w:rFonts w:asciiTheme="minorBidi" w:hAnsiTheme="minorBidi" w:cstheme="minorBidi"/>
                <w:spacing w:val="-4"/>
                <w:position w:val="1"/>
              </w:rPr>
              <w:t xml:space="preserve"> </w:t>
            </w:r>
            <w:r w:rsidRPr="00134956">
              <w:rPr>
                <w:rFonts w:asciiTheme="minorBidi" w:hAnsiTheme="minorBidi" w:cstheme="minorBidi"/>
                <w:position w:val="1"/>
              </w:rPr>
              <w:t>note</w:t>
            </w:r>
            <w:r w:rsidRPr="00134956">
              <w:rPr>
                <w:rFonts w:asciiTheme="minorBidi" w:hAnsiTheme="minorBidi" w:cstheme="minorBidi"/>
                <w:spacing w:val="-3"/>
                <w:position w:val="1"/>
              </w:rPr>
              <w:t xml:space="preserve"> </w:t>
            </w:r>
            <w:r w:rsidRPr="00134956">
              <w:rPr>
                <w:rFonts w:asciiTheme="minorBidi" w:hAnsiTheme="minorBidi" w:cstheme="minorBidi"/>
                <w:position w:val="1"/>
              </w:rPr>
              <w:t>c</w:t>
            </w:r>
            <w:r w:rsidRPr="00134956">
              <w:rPr>
                <w:rFonts w:asciiTheme="minorBidi" w:hAnsiTheme="minorBidi" w:cstheme="minorBidi"/>
                <w:spacing w:val="-3"/>
                <w:position w:val="1"/>
              </w:rPr>
              <w:t>r</w:t>
            </w:r>
            <w:r w:rsidRPr="00134956">
              <w:rPr>
                <w:rFonts w:asciiTheme="minorBidi" w:hAnsiTheme="minorBidi" w:cstheme="minorBidi"/>
                <w:position w:val="1"/>
              </w:rPr>
              <w:t>e</w:t>
            </w:r>
            <w:r w:rsidRPr="00134956">
              <w:rPr>
                <w:rFonts w:asciiTheme="minorBidi" w:hAnsiTheme="minorBidi" w:cstheme="minorBidi"/>
                <w:spacing w:val="1"/>
                <w:position w:val="1"/>
              </w:rPr>
              <w:t>a</w:t>
            </w:r>
            <w:r w:rsidRPr="00134956">
              <w:rPr>
                <w:rFonts w:asciiTheme="minorBidi" w:hAnsiTheme="minorBidi" w:cstheme="minorBidi"/>
                <w:position w:val="1"/>
              </w:rPr>
              <w:t>tion</w:t>
            </w:r>
            <w:r w:rsidRPr="00134956">
              <w:rPr>
                <w:rFonts w:asciiTheme="minorBidi" w:hAnsiTheme="minorBidi" w:cstheme="minorBidi"/>
                <w:spacing w:val="-6"/>
                <w:position w:val="1"/>
              </w:rPr>
              <w:t xml:space="preserve"> </w:t>
            </w:r>
            <w:r w:rsidRPr="00134956">
              <w:rPr>
                <w:rFonts w:asciiTheme="minorBidi" w:hAnsiTheme="minorBidi" w:cstheme="minorBidi"/>
                <w:position w:val="1"/>
              </w:rPr>
              <w:t>pa</w:t>
            </w:r>
            <w:r w:rsidRPr="00134956">
              <w:rPr>
                <w:rFonts w:asciiTheme="minorBidi" w:hAnsiTheme="minorBidi" w:cstheme="minorBidi"/>
                <w:spacing w:val="1"/>
                <w:position w:val="1"/>
              </w:rPr>
              <w:t>g</w:t>
            </w:r>
            <w:r w:rsidRPr="00134956">
              <w:rPr>
                <w:rFonts w:asciiTheme="minorBidi" w:hAnsiTheme="minorBidi" w:cstheme="minorBidi"/>
                <w:position w:val="1"/>
              </w:rPr>
              <w:t>e</w:t>
            </w:r>
          </w:p>
          <w:p w:rsidR="00980032" w:rsidRPr="00134956" w:rsidRDefault="00980032" w:rsidP="005E61D6">
            <w:pPr>
              <w:widowControl w:val="0"/>
              <w:numPr>
                <w:ilvl w:val="0"/>
                <w:numId w:val="172"/>
              </w:numPr>
              <w:autoSpaceDE w:val="0"/>
              <w:autoSpaceDN w:val="0"/>
              <w:adjustRightInd w:val="0"/>
              <w:spacing w:before="30"/>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choose</w:t>
            </w:r>
            <w:r w:rsidRPr="00134956">
              <w:rPr>
                <w:rFonts w:asciiTheme="minorBidi" w:hAnsiTheme="minorBidi" w:cstheme="minorBidi"/>
                <w:spacing w:val="-6"/>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note</w:t>
            </w:r>
            <w:r w:rsidRPr="00134956">
              <w:rPr>
                <w:rFonts w:asciiTheme="minorBidi" w:hAnsiTheme="minorBidi" w:cstheme="minorBidi"/>
                <w:spacing w:val="-4"/>
              </w:rPr>
              <w:t xml:space="preserve"> </w:t>
            </w:r>
            <w:r w:rsidRPr="00134956">
              <w:rPr>
                <w:rFonts w:asciiTheme="minorBidi" w:hAnsiTheme="minorBidi" w:cstheme="minorBidi"/>
              </w:rPr>
              <w:t>type</w:t>
            </w:r>
          </w:p>
          <w:p w:rsidR="00980032" w:rsidRPr="00134956" w:rsidRDefault="00980032" w:rsidP="005E61D6">
            <w:pPr>
              <w:widowControl w:val="0"/>
              <w:numPr>
                <w:ilvl w:val="0"/>
                <w:numId w:val="172"/>
              </w:numPr>
              <w:autoSpaceDE w:val="0"/>
              <w:autoSpaceDN w:val="0"/>
              <w:adjustRightInd w:val="0"/>
              <w:spacing w:before="48" w:line="240" w:lineRule="exact"/>
              <w:ind w:right="392"/>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choos</w:t>
            </w:r>
            <w:r w:rsidRPr="00134956">
              <w:rPr>
                <w:rFonts w:asciiTheme="minorBidi" w:hAnsiTheme="minorBidi" w:cstheme="minorBidi"/>
                <w:spacing w:val="-1"/>
              </w:rPr>
              <w:t>e</w:t>
            </w:r>
            <w:r w:rsidRPr="00134956">
              <w:rPr>
                <w:rFonts w:asciiTheme="minorBidi" w:hAnsiTheme="minorBidi" w:cstheme="minorBidi"/>
              </w:rPr>
              <w:t>s</w:t>
            </w:r>
            <w:r w:rsidRPr="00134956">
              <w:rPr>
                <w:rFonts w:asciiTheme="minorBidi" w:hAnsiTheme="minorBidi" w:cstheme="minorBidi"/>
                <w:spacing w:val="-6"/>
              </w:rPr>
              <w:t xml:space="preserve"> </w:t>
            </w:r>
            <w:r w:rsidRPr="00134956">
              <w:rPr>
                <w:rFonts w:asciiTheme="minorBidi" w:hAnsiTheme="minorBidi" w:cstheme="minorBidi"/>
              </w:rPr>
              <w:t>if</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note</w:t>
            </w:r>
            <w:r w:rsidRPr="00134956">
              <w:rPr>
                <w:rFonts w:asciiTheme="minorBidi" w:hAnsiTheme="minorBidi" w:cstheme="minorBidi"/>
                <w:spacing w:val="-3"/>
              </w:rPr>
              <w:t xml:space="preserve"> </w:t>
            </w:r>
            <w:r w:rsidRPr="00134956">
              <w:rPr>
                <w:rFonts w:asciiTheme="minorBidi" w:hAnsiTheme="minorBidi" w:cstheme="minorBidi"/>
              </w:rPr>
              <w:t>is</w:t>
            </w:r>
            <w:r w:rsidRPr="00134956">
              <w:rPr>
                <w:rFonts w:asciiTheme="minorBidi" w:hAnsiTheme="minorBidi" w:cstheme="minorBidi"/>
                <w:spacing w:val="-1"/>
              </w:rPr>
              <w:t xml:space="preserve"> </w:t>
            </w:r>
            <w:r w:rsidRPr="00134956">
              <w:rPr>
                <w:rFonts w:asciiTheme="minorBidi" w:hAnsiTheme="minorBidi" w:cstheme="minorBidi"/>
              </w:rPr>
              <w:t>internal</w:t>
            </w:r>
            <w:r w:rsidRPr="00134956">
              <w:rPr>
                <w:rFonts w:asciiTheme="minorBidi" w:hAnsiTheme="minorBidi" w:cstheme="minorBidi"/>
                <w:spacing w:val="-6"/>
              </w:rPr>
              <w:t xml:space="preserve"> </w:t>
            </w:r>
            <w:r w:rsidRPr="00134956">
              <w:rPr>
                <w:rFonts w:asciiTheme="minorBidi" w:hAnsiTheme="minorBidi" w:cstheme="minorBidi"/>
              </w:rPr>
              <w:t>or</w:t>
            </w:r>
            <w:r w:rsidRPr="00134956">
              <w:rPr>
                <w:rFonts w:asciiTheme="minorBidi" w:hAnsiTheme="minorBidi" w:cstheme="minorBidi"/>
                <w:spacing w:val="-2"/>
              </w:rPr>
              <w:t xml:space="preserve"> </w:t>
            </w:r>
            <w:r w:rsidRPr="00134956">
              <w:rPr>
                <w:rFonts w:asciiTheme="minorBidi" w:hAnsiTheme="minorBidi" w:cstheme="minorBidi"/>
              </w:rPr>
              <w:t>not(allowed</w:t>
            </w:r>
            <w:r w:rsidRPr="00134956">
              <w:rPr>
                <w:rFonts w:asciiTheme="minorBidi" w:hAnsiTheme="minorBidi" w:cstheme="minorBidi"/>
                <w:spacing w:val="-11"/>
              </w:rPr>
              <w:t xml:space="preserve"> </w:t>
            </w:r>
            <w:r w:rsidRPr="00134956">
              <w:rPr>
                <w:rFonts w:asciiTheme="minorBidi" w:hAnsiTheme="minorBidi" w:cstheme="minorBidi"/>
              </w:rPr>
              <w:t xml:space="preserve">only </w:t>
            </w:r>
            <w:r w:rsidRPr="00134956">
              <w:rPr>
                <w:rFonts w:asciiTheme="minorBidi" w:hAnsiTheme="minorBidi" w:cstheme="minorBidi"/>
                <w:spacing w:val="1"/>
              </w:rPr>
              <w:t>depen</w:t>
            </w:r>
            <w:r w:rsidRPr="00134956">
              <w:rPr>
                <w:rFonts w:asciiTheme="minorBidi" w:hAnsiTheme="minorBidi" w:cstheme="minorBidi"/>
                <w:spacing w:val="-1"/>
              </w:rPr>
              <w:t>d</w:t>
            </w:r>
            <w:r w:rsidRPr="00134956">
              <w:rPr>
                <w:rFonts w:asciiTheme="minorBidi" w:hAnsiTheme="minorBidi" w:cstheme="minorBidi"/>
                <w:spacing w:val="1"/>
              </w:rPr>
              <w:t>in</w:t>
            </w:r>
            <w:r w:rsidRPr="00134956">
              <w:rPr>
                <w:rFonts w:asciiTheme="minorBidi" w:hAnsiTheme="minorBidi" w:cstheme="minorBidi"/>
              </w:rPr>
              <w:t>g</w:t>
            </w:r>
            <w:r w:rsidRPr="00134956">
              <w:rPr>
                <w:rFonts w:asciiTheme="minorBidi" w:hAnsiTheme="minorBidi" w:cstheme="minorBidi"/>
                <w:spacing w:val="-10"/>
              </w:rPr>
              <w:t xml:space="preserve"> </w:t>
            </w:r>
            <w:r w:rsidRPr="00134956">
              <w:rPr>
                <w:rFonts w:asciiTheme="minorBidi" w:hAnsiTheme="minorBidi" w:cstheme="minorBidi"/>
                <w:spacing w:val="1"/>
              </w:rPr>
              <w:t>o</w:t>
            </w:r>
            <w:r w:rsidRPr="00134956">
              <w:rPr>
                <w:rFonts w:asciiTheme="minorBidi" w:hAnsiTheme="minorBidi" w:cstheme="minorBidi"/>
              </w:rPr>
              <w:t>n</w:t>
            </w:r>
            <w:r w:rsidRPr="00134956">
              <w:rPr>
                <w:rFonts w:asciiTheme="minorBidi" w:hAnsiTheme="minorBidi" w:cstheme="minorBidi"/>
                <w:spacing w:val="-1"/>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3"/>
              </w:rPr>
              <w:t xml:space="preserve"> </w:t>
            </w:r>
            <w:r w:rsidRPr="00134956">
              <w:rPr>
                <w:rFonts w:asciiTheme="minorBidi" w:hAnsiTheme="minorBidi" w:cstheme="minorBidi"/>
                <w:spacing w:val="1"/>
              </w:rPr>
              <w:t>PL</w:t>
            </w:r>
            <w:r w:rsidRPr="00134956">
              <w:rPr>
                <w:rFonts w:asciiTheme="minorBidi" w:hAnsiTheme="minorBidi" w:cstheme="minorBidi"/>
              </w:rPr>
              <w:t>AD</w:t>
            </w:r>
            <w:r w:rsidRPr="00134956">
              <w:rPr>
                <w:rFonts w:asciiTheme="minorBidi" w:hAnsiTheme="minorBidi" w:cstheme="minorBidi"/>
                <w:spacing w:val="-5"/>
              </w:rPr>
              <w:t xml:space="preserve"> </w:t>
            </w:r>
            <w:r w:rsidRPr="00134956">
              <w:rPr>
                <w:rFonts w:asciiTheme="minorBidi" w:hAnsiTheme="minorBidi" w:cstheme="minorBidi"/>
                <w:spacing w:val="1"/>
              </w:rPr>
              <w:t>con</w:t>
            </w:r>
            <w:r w:rsidRPr="00134956">
              <w:rPr>
                <w:rFonts w:asciiTheme="minorBidi" w:hAnsiTheme="minorBidi" w:cstheme="minorBidi"/>
              </w:rPr>
              <w:t>f</w:t>
            </w:r>
            <w:r w:rsidRPr="00134956">
              <w:rPr>
                <w:rFonts w:asciiTheme="minorBidi" w:hAnsiTheme="minorBidi" w:cstheme="minorBidi"/>
                <w:spacing w:val="1"/>
              </w:rPr>
              <w:t>i</w:t>
            </w:r>
            <w:r w:rsidRPr="00134956">
              <w:rPr>
                <w:rFonts w:asciiTheme="minorBidi" w:hAnsiTheme="minorBidi" w:cstheme="minorBidi"/>
              </w:rPr>
              <w:t>g</w:t>
            </w:r>
            <w:r w:rsidRPr="00134956">
              <w:rPr>
                <w:rFonts w:asciiTheme="minorBidi" w:hAnsiTheme="minorBidi" w:cstheme="minorBidi"/>
                <w:spacing w:val="1"/>
              </w:rPr>
              <w:t>uration)</w:t>
            </w:r>
          </w:p>
          <w:p w:rsidR="00980032" w:rsidRPr="00134956" w:rsidRDefault="00980032" w:rsidP="005E61D6">
            <w:pPr>
              <w:widowControl w:val="0"/>
              <w:numPr>
                <w:ilvl w:val="0"/>
                <w:numId w:val="172"/>
              </w:numPr>
              <w:autoSpaceDE w:val="0"/>
              <w:autoSpaceDN w:val="0"/>
              <w:adjustRightInd w:val="0"/>
              <w:spacing w:before="42"/>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enters</w:t>
            </w:r>
            <w:r w:rsidRPr="00134956">
              <w:rPr>
                <w:rFonts w:asciiTheme="minorBidi" w:hAnsiTheme="minorBidi" w:cstheme="minorBidi"/>
                <w:spacing w:val="-5"/>
              </w:rPr>
              <w:t xml:space="preserve"> </w:t>
            </w:r>
            <w:r w:rsidRPr="00134956">
              <w:rPr>
                <w:rFonts w:asciiTheme="minorBidi" w:hAnsiTheme="minorBidi" w:cstheme="minorBidi"/>
              </w:rPr>
              <w:t>a note</w:t>
            </w:r>
            <w:r w:rsidRPr="00134956">
              <w:rPr>
                <w:rFonts w:asciiTheme="minorBidi" w:hAnsiTheme="minorBidi" w:cstheme="minorBidi"/>
                <w:spacing w:val="-3"/>
              </w:rPr>
              <w:t xml:space="preserve"> </w:t>
            </w:r>
            <w:r w:rsidRPr="00134956">
              <w:rPr>
                <w:rFonts w:asciiTheme="minorBidi" w:hAnsiTheme="minorBidi" w:cstheme="minorBidi"/>
                <w:spacing w:val="-1"/>
              </w:rPr>
              <w:t>d</w:t>
            </w:r>
            <w:r w:rsidRPr="00134956">
              <w:rPr>
                <w:rFonts w:asciiTheme="minorBidi" w:hAnsiTheme="minorBidi" w:cstheme="minorBidi"/>
                <w:spacing w:val="1"/>
              </w:rPr>
              <w:t>e</w:t>
            </w:r>
            <w:r w:rsidRPr="00134956">
              <w:rPr>
                <w:rFonts w:asciiTheme="minorBidi" w:hAnsiTheme="minorBidi" w:cstheme="minorBidi"/>
              </w:rPr>
              <w:t>scription</w:t>
            </w:r>
          </w:p>
          <w:p w:rsidR="00980032" w:rsidRPr="00134956" w:rsidRDefault="00980032" w:rsidP="005E61D6">
            <w:pPr>
              <w:widowControl w:val="0"/>
              <w:numPr>
                <w:ilvl w:val="0"/>
                <w:numId w:val="172"/>
              </w:numPr>
              <w:autoSpaceDE w:val="0"/>
              <w:autoSpaceDN w:val="0"/>
              <w:adjustRightInd w:val="0"/>
              <w:spacing w:before="30"/>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confirms</w:t>
            </w:r>
            <w:r w:rsidRPr="00134956">
              <w:rPr>
                <w:rFonts w:asciiTheme="minorBidi" w:hAnsiTheme="minorBidi" w:cstheme="minorBidi"/>
                <w:spacing w:val="-8"/>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note</w:t>
            </w:r>
            <w:r w:rsidRPr="00134956">
              <w:rPr>
                <w:rFonts w:asciiTheme="minorBidi" w:hAnsiTheme="minorBidi" w:cstheme="minorBidi"/>
                <w:spacing w:val="-4"/>
              </w:rPr>
              <w:t xml:space="preserve"> </w:t>
            </w:r>
            <w:r w:rsidRPr="00134956">
              <w:rPr>
                <w:rFonts w:asciiTheme="minorBidi" w:hAnsiTheme="minorBidi" w:cstheme="minorBidi"/>
              </w:rPr>
              <w:t>c</w:t>
            </w:r>
            <w:r w:rsidRPr="00134956">
              <w:rPr>
                <w:rFonts w:asciiTheme="minorBidi" w:hAnsiTheme="minorBidi" w:cstheme="minorBidi"/>
                <w:spacing w:val="-3"/>
              </w:rPr>
              <w:t>r</w:t>
            </w:r>
            <w:r w:rsidRPr="00134956">
              <w:rPr>
                <w:rFonts w:asciiTheme="minorBidi" w:hAnsiTheme="minorBidi" w:cstheme="minorBidi"/>
              </w:rPr>
              <w:t>eation(A1)</w:t>
            </w:r>
          </w:p>
          <w:p w:rsidR="00980032" w:rsidRPr="00134956" w:rsidRDefault="00980032" w:rsidP="005E61D6">
            <w:pPr>
              <w:widowControl w:val="0"/>
              <w:numPr>
                <w:ilvl w:val="0"/>
                <w:numId w:val="172"/>
              </w:numPr>
              <w:autoSpaceDE w:val="0"/>
              <w:autoSpaceDN w:val="0"/>
              <w:adjustRightInd w:val="0"/>
              <w:spacing w:before="15" w:line="240" w:lineRule="exact"/>
              <w:ind w:right="350"/>
              <w:rPr>
                <w:rFonts w:asciiTheme="minorBidi" w:hAnsiTheme="minorBidi" w:cstheme="minorBidi"/>
                <w:strike/>
                <w:color w:val="FF0000"/>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7"/>
              </w:rPr>
              <w:t xml:space="preserve"> </w:t>
            </w:r>
            <w:r w:rsidRPr="00134956">
              <w:rPr>
                <w:rFonts w:asciiTheme="minorBidi" w:hAnsiTheme="minorBidi" w:cstheme="minorBidi"/>
              </w:rPr>
              <w:t>a</w:t>
            </w:r>
            <w:r w:rsidRPr="00134956">
              <w:rPr>
                <w:rFonts w:asciiTheme="minorBidi" w:hAnsiTheme="minorBidi" w:cstheme="minorBidi"/>
                <w:spacing w:val="-1"/>
              </w:rPr>
              <w:t xml:space="preserve"> </w:t>
            </w:r>
            <w:r w:rsidRPr="00134956">
              <w:rPr>
                <w:rFonts w:asciiTheme="minorBidi" w:hAnsiTheme="minorBidi" w:cstheme="minorBidi"/>
              </w:rPr>
              <w:t>con</w:t>
            </w:r>
            <w:r w:rsidRPr="00134956">
              <w:rPr>
                <w:rFonts w:asciiTheme="minorBidi" w:hAnsiTheme="minorBidi" w:cstheme="minorBidi"/>
                <w:spacing w:val="1"/>
              </w:rPr>
              <w:t>f</w:t>
            </w:r>
            <w:r w:rsidRPr="00134956">
              <w:rPr>
                <w:rFonts w:asciiTheme="minorBidi" w:hAnsiTheme="minorBidi" w:cstheme="minorBidi"/>
              </w:rPr>
              <w:t>irma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10"/>
              </w:rPr>
              <w:t xml:space="preserve"> </w:t>
            </w:r>
            <w:r w:rsidRPr="00134956">
              <w:rPr>
                <w:rFonts w:asciiTheme="minorBidi" w:hAnsiTheme="minorBidi" w:cstheme="minorBidi"/>
              </w:rPr>
              <w:t>sc</w:t>
            </w:r>
            <w:r w:rsidRPr="00134956">
              <w:rPr>
                <w:rFonts w:asciiTheme="minorBidi" w:hAnsiTheme="minorBidi" w:cstheme="minorBidi"/>
                <w:spacing w:val="-3"/>
              </w:rPr>
              <w:t>r</w:t>
            </w:r>
            <w:r w:rsidRPr="00134956">
              <w:rPr>
                <w:rFonts w:asciiTheme="minorBidi" w:hAnsiTheme="minorBidi" w:cstheme="minorBidi"/>
              </w:rPr>
              <w:t>een</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Alternative Flows:</w:t>
            </w:r>
          </w:p>
        </w:tc>
        <w:tc>
          <w:tcPr>
            <w:tcW w:w="6908" w:type="dxa"/>
            <w:gridSpan w:val="2"/>
          </w:tcPr>
          <w:p w:rsidR="00980032" w:rsidRPr="00134956" w:rsidRDefault="00980032" w:rsidP="001A4A0A">
            <w:pPr>
              <w:widowControl w:val="0"/>
              <w:autoSpaceDE w:val="0"/>
              <w:autoSpaceDN w:val="0"/>
              <w:adjustRightInd w:val="0"/>
              <w:spacing w:line="266" w:lineRule="exact"/>
              <w:rPr>
                <w:rFonts w:asciiTheme="minorBidi" w:hAnsiTheme="minorBidi" w:cstheme="minorBidi"/>
              </w:rPr>
            </w:pPr>
            <w:r w:rsidRPr="00134956">
              <w:rPr>
                <w:rFonts w:asciiTheme="minorBidi" w:hAnsiTheme="minorBidi" w:cstheme="minorBidi"/>
                <w:spacing w:val="1"/>
                <w:position w:val="1"/>
              </w:rPr>
              <w:t>A</w:t>
            </w:r>
            <w:r w:rsidRPr="00134956">
              <w:rPr>
                <w:rFonts w:asciiTheme="minorBidi" w:hAnsiTheme="minorBidi" w:cstheme="minorBidi"/>
                <w:position w:val="1"/>
              </w:rPr>
              <w:t>1:</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Th</w:t>
            </w:r>
            <w:r w:rsidRPr="00134956">
              <w:rPr>
                <w:rFonts w:asciiTheme="minorBidi" w:hAnsiTheme="minorBidi" w:cstheme="minorBidi"/>
                <w:position w:val="1"/>
              </w:rPr>
              <w:t>e</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u</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r</w:t>
            </w:r>
            <w:r w:rsidRPr="00134956">
              <w:rPr>
                <w:rFonts w:asciiTheme="minorBidi" w:hAnsiTheme="minorBidi" w:cstheme="minorBidi"/>
                <w:spacing w:val="-4"/>
                <w:position w:val="1"/>
              </w:rPr>
              <w:t xml:space="preserve"> </w:t>
            </w:r>
            <w:r w:rsidRPr="00134956">
              <w:rPr>
                <w:rFonts w:asciiTheme="minorBidi" w:hAnsiTheme="minorBidi" w:cstheme="minorBidi"/>
                <w:spacing w:val="1"/>
                <w:position w:val="1"/>
              </w:rPr>
              <w:t>dec</w:t>
            </w:r>
            <w:r w:rsidRPr="00134956">
              <w:rPr>
                <w:rFonts w:asciiTheme="minorBidi" w:hAnsiTheme="minorBidi" w:cstheme="minorBidi"/>
                <w:position w:val="1"/>
              </w:rPr>
              <w:t>i</w:t>
            </w:r>
            <w:r w:rsidRPr="00134956">
              <w:rPr>
                <w:rFonts w:asciiTheme="minorBidi" w:hAnsiTheme="minorBidi" w:cstheme="minorBidi"/>
                <w:spacing w:val="1"/>
                <w:position w:val="1"/>
              </w:rPr>
              <w:t>de</w:t>
            </w:r>
            <w:r w:rsidRPr="00134956">
              <w:rPr>
                <w:rFonts w:asciiTheme="minorBidi" w:hAnsiTheme="minorBidi" w:cstheme="minorBidi"/>
                <w:position w:val="1"/>
              </w:rPr>
              <w:t>s</w:t>
            </w:r>
            <w:r w:rsidRPr="00134956">
              <w:rPr>
                <w:rFonts w:asciiTheme="minorBidi" w:hAnsiTheme="minorBidi" w:cstheme="minorBidi"/>
                <w:spacing w:val="-7"/>
                <w:position w:val="1"/>
              </w:rPr>
              <w:t xml:space="preserve"> </w:t>
            </w:r>
            <w:r w:rsidRPr="00134956">
              <w:rPr>
                <w:rFonts w:asciiTheme="minorBidi" w:hAnsiTheme="minorBidi" w:cstheme="minorBidi"/>
                <w:spacing w:val="1"/>
                <w:position w:val="1"/>
              </w:rPr>
              <w:t>t</w:t>
            </w:r>
            <w:r w:rsidRPr="00134956">
              <w:rPr>
                <w:rFonts w:asciiTheme="minorBidi" w:hAnsiTheme="minorBidi" w:cstheme="minorBidi"/>
                <w:position w:val="1"/>
              </w:rPr>
              <w:t>o</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cancel</w:t>
            </w:r>
          </w:p>
          <w:p w:rsidR="00980032" w:rsidRPr="00134956" w:rsidRDefault="00980032" w:rsidP="005E61D6">
            <w:pPr>
              <w:widowControl w:val="0"/>
              <w:numPr>
                <w:ilvl w:val="0"/>
                <w:numId w:val="171"/>
              </w:numPr>
              <w:autoSpaceDE w:val="0"/>
              <w:autoSpaceDN w:val="0"/>
              <w:adjustRightInd w:val="0"/>
              <w:spacing w:line="266" w:lineRule="exact"/>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applica</w:t>
            </w:r>
            <w:r w:rsidRPr="00134956">
              <w:rPr>
                <w:rFonts w:asciiTheme="minorBidi" w:hAnsiTheme="minorBidi" w:cstheme="minorBidi"/>
                <w:spacing w:val="1"/>
              </w:rPr>
              <w:t>t</w:t>
            </w:r>
            <w:r w:rsidRPr="00134956">
              <w:rPr>
                <w:rFonts w:asciiTheme="minorBidi" w:hAnsiTheme="minorBidi" w:cstheme="minorBidi"/>
              </w:rPr>
              <w:t>ion</w:t>
            </w:r>
            <w:r w:rsidRPr="00134956">
              <w:rPr>
                <w:rFonts w:asciiTheme="minorBidi" w:hAnsiTheme="minorBidi" w:cstheme="minorBidi"/>
                <w:spacing w:val="-9"/>
              </w:rPr>
              <w:t xml:space="preserve"> </w:t>
            </w:r>
            <w:r w:rsidRPr="00134956">
              <w:rPr>
                <w:rFonts w:asciiTheme="minorBidi" w:hAnsiTheme="minorBidi" w:cstheme="minorBidi"/>
              </w:rPr>
              <w:t>disca</w:t>
            </w:r>
            <w:r w:rsidRPr="00134956">
              <w:rPr>
                <w:rFonts w:asciiTheme="minorBidi" w:hAnsiTheme="minorBidi" w:cstheme="minorBidi"/>
                <w:spacing w:val="-3"/>
              </w:rPr>
              <w:t>r</w:t>
            </w:r>
            <w:r w:rsidRPr="00134956">
              <w:rPr>
                <w:rFonts w:asciiTheme="minorBidi" w:hAnsiTheme="minorBidi" w:cstheme="minorBidi"/>
              </w:rPr>
              <w:t>ds</w:t>
            </w:r>
            <w:r w:rsidRPr="00134956">
              <w:rPr>
                <w:rFonts w:asciiTheme="minorBidi" w:hAnsiTheme="minorBidi" w:cstheme="minorBidi"/>
                <w:spacing w:val="-6"/>
              </w:rPr>
              <w:t xml:space="preserve"> </w:t>
            </w: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no</w:t>
            </w:r>
            <w:r w:rsidRPr="00134956">
              <w:rPr>
                <w:rFonts w:asciiTheme="minorBidi" w:hAnsiTheme="minorBidi" w:cstheme="minorBidi"/>
                <w:spacing w:val="1"/>
              </w:rPr>
              <w:t>t</w:t>
            </w:r>
            <w:r w:rsidRPr="00134956">
              <w:rPr>
                <w:rFonts w:asciiTheme="minorBidi" w:hAnsiTheme="minorBidi" w:cstheme="minorBidi"/>
              </w:rPr>
              <w:t>e</w:t>
            </w:r>
          </w:p>
          <w:p w:rsidR="00980032" w:rsidRPr="00134956" w:rsidRDefault="00980032" w:rsidP="005E61D6">
            <w:pPr>
              <w:widowControl w:val="0"/>
              <w:numPr>
                <w:ilvl w:val="0"/>
                <w:numId w:val="171"/>
              </w:numPr>
              <w:autoSpaceDE w:val="0"/>
              <w:autoSpaceDN w:val="0"/>
              <w:adjustRightInd w:val="0"/>
              <w:spacing w:line="266" w:lineRule="exact"/>
              <w:rPr>
                <w:rFonts w:asciiTheme="minorBidi" w:hAnsiTheme="minorBidi" w:cstheme="minorBidi"/>
              </w:rPr>
            </w:pPr>
            <w:r w:rsidRPr="00134956">
              <w:rPr>
                <w:rFonts w:asciiTheme="minorBidi" w:hAnsiTheme="minorBidi" w:cstheme="minorBidi"/>
              </w:rPr>
              <w:t>The</w:t>
            </w:r>
            <w:r w:rsidRPr="00134956">
              <w:rPr>
                <w:rFonts w:asciiTheme="minorBidi" w:hAnsiTheme="minorBidi" w:cstheme="minorBidi"/>
                <w:spacing w:val="-2"/>
              </w:rPr>
              <w:t xml:space="preserve"> </w:t>
            </w:r>
            <w:r w:rsidRPr="00134956">
              <w:rPr>
                <w:rFonts w:asciiTheme="minorBidi" w:hAnsiTheme="minorBidi" w:cstheme="minorBidi"/>
              </w:rPr>
              <w:t>user</w:t>
            </w:r>
            <w:r w:rsidRPr="00134956">
              <w:rPr>
                <w:rFonts w:asciiTheme="minorBidi" w:hAnsiTheme="minorBidi" w:cstheme="minorBidi"/>
                <w:spacing w:val="-4"/>
              </w:rPr>
              <w:t xml:space="preserve"> </w:t>
            </w:r>
            <w:r w:rsidRPr="00134956">
              <w:rPr>
                <w:rFonts w:asciiTheme="minorBidi" w:hAnsiTheme="minorBidi" w:cstheme="minorBidi"/>
              </w:rPr>
              <w:t>is</w:t>
            </w:r>
            <w:r w:rsidRPr="00134956">
              <w:rPr>
                <w:rFonts w:asciiTheme="minorBidi" w:hAnsiTheme="minorBidi" w:cstheme="minorBidi"/>
                <w:spacing w:val="-1"/>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di</w:t>
            </w:r>
            <w:r w:rsidRPr="00134956">
              <w:rPr>
                <w:rFonts w:asciiTheme="minorBidi" w:hAnsiTheme="minorBidi" w:cstheme="minorBidi"/>
                <w:spacing w:val="-4"/>
              </w:rPr>
              <w:t>r</w:t>
            </w:r>
            <w:r w:rsidRPr="00134956">
              <w:rPr>
                <w:rFonts w:asciiTheme="minorBidi" w:hAnsiTheme="minorBidi" w:cstheme="minorBidi"/>
                <w:spacing w:val="1"/>
              </w:rPr>
              <w:t>e</w:t>
            </w:r>
            <w:r w:rsidRPr="00134956">
              <w:rPr>
                <w:rFonts w:asciiTheme="minorBidi" w:hAnsiTheme="minorBidi" w:cstheme="minorBidi"/>
              </w:rPr>
              <w:t>ct</w:t>
            </w:r>
            <w:r w:rsidRPr="00134956">
              <w:rPr>
                <w:rFonts w:asciiTheme="minorBidi" w:hAnsiTheme="minorBidi" w:cstheme="minorBidi"/>
                <w:spacing w:val="-1"/>
              </w:rPr>
              <w:t>e</w:t>
            </w:r>
            <w:r w:rsidRPr="00134956">
              <w:rPr>
                <w:rFonts w:asciiTheme="minorBidi" w:hAnsiTheme="minorBidi" w:cstheme="minorBidi"/>
              </w:rPr>
              <w:t>d</w:t>
            </w:r>
            <w:r w:rsidRPr="00134956">
              <w:rPr>
                <w:rFonts w:asciiTheme="minorBidi" w:hAnsiTheme="minorBidi" w:cstheme="minorBidi"/>
                <w:spacing w:val="-8"/>
              </w:rPr>
              <w:t xml:space="preserve"> </w:t>
            </w:r>
            <w:r w:rsidRPr="00134956">
              <w:rPr>
                <w:rFonts w:asciiTheme="minorBidi" w:hAnsiTheme="minorBidi" w:cstheme="minorBidi"/>
              </w:rPr>
              <w:t>to</w:t>
            </w:r>
            <w:r w:rsidRPr="00134956">
              <w:rPr>
                <w:rFonts w:asciiTheme="minorBidi" w:hAnsiTheme="minorBidi" w:cstheme="minorBidi"/>
                <w:spacing w:val="-1"/>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account</w:t>
            </w:r>
            <w:r w:rsidRPr="00134956">
              <w:rPr>
                <w:rFonts w:asciiTheme="minorBidi" w:hAnsiTheme="minorBidi" w:cstheme="minorBidi"/>
                <w:spacing w:val="-6"/>
              </w:rPr>
              <w:t xml:space="preserve"> </w:t>
            </w:r>
            <w:r w:rsidRPr="00134956">
              <w:rPr>
                <w:rFonts w:asciiTheme="minorBidi" w:hAnsiTheme="minorBidi" w:cstheme="minorBidi"/>
              </w:rPr>
              <w:t>dashboa</w:t>
            </w:r>
            <w:r w:rsidRPr="00134956">
              <w:rPr>
                <w:rFonts w:asciiTheme="minorBidi" w:hAnsiTheme="minorBidi" w:cstheme="minorBidi"/>
                <w:spacing w:val="-3"/>
              </w:rPr>
              <w:t>r</w:t>
            </w:r>
            <w:r w:rsidRPr="00134956">
              <w:rPr>
                <w:rFonts w:asciiTheme="minorBidi" w:hAnsiTheme="minorBidi" w:cstheme="minorBidi"/>
              </w:rPr>
              <w:t>d</w:t>
            </w:r>
          </w:p>
        </w:tc>
      </w:tr>
    </w:tbl>
    <w:p w:rsidR="00980032" w:rsidRDefault="00980032" w:rsidP="00980032">
      <w:pPr>
        <w:pStyle w:val="BodyText"/>
      </w:pPr>
    </w:p>
    <w:p w:rsidR="00980032" w:rsidRPr="00452FA5" w:rsidRDefault="00980032" w:rsidP="00121C8C">
      <w:pPr>
        <w:pStyle w:val="Heading4"/>
      </w:pPr>
      <w:bookmarkStart w:id="483" w:name="_Toc364961237"/>
      <w:r w:rsidRPr="00C74C8A">
        <w:t>INT0020 - Edit interaction</w:t>
      </w:r>
      <w:r>
        <w:t xml:space="preserve"> (New)</w:t>
      </w:r>
      <w:bookmarkEnd w:id="483"/>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93243" w:rsidTr="001A4A0A">
        <w:trPr>
          <w:trHeight w:val="360"/>
        </w:trPr>
        <w:tc>
          <w:tcPr>
            <w:tcW w:w="5580" w:type="dxa"/>
            <w:gridSpan w:val="2"/>
            <w:shd w:val="clear" w:color="auto" w:fill="E6E6E6"/>
          </w:tcPr>
          <w:p w:rsidR="00980032" w:rsidRPr="00E93243" w:rsidRDefault="00980032" w:rsidP="001A4A0A">
            <w:pPr>
              <w:pStyle w:val="TableHeading"/>
              <w:rPr>
                <w:rFonts w:asciiTheme="minorBidi" w:hAnsiTheme="minorBidi" w:cstheme="minorBidi"/>
              </w:rPr>
            </w:pPr>
            <w:r w:rsidRPr="00E93243">
              <w:rPr>
                <w:rFonts w:asciiTheme="minorBidi" w:hAnsiTheme="minorBidi" w:cstheme="minorBidi"/>
              </w:rPr>
              <w:t>Edit interaction</w:t>
            </w:r>
          </w:p>
        </w:tc>
        <w:tc>
          <w:tcPr>
            <w:tcW w:w="3596" w:type="dxa"/>
            <w:shd w:val="clear" w:color="auto" w:fill="E6E6E6"/>
          </w:tcPr>
          <w:p w:rsidR="00980032" w:rsidRPr="00E93243" w:rsidRDefault="00980032" w:rsidP="001A4A0A">
            <w:pPr>
              <w:pStyle w:val="TableHeading"/>
              <w:rPr>
                <w:rFonts w:asciiTheme="minorBidi" w:hAnsiTheme="minorBidi" w:cstheme="minorBidi"/>
              </w:rPr>
            </w:pPr>
            <w:r w:rsidRPr="00E93243">
              <w:rPr>
                <w:rFonts w:asciiTheme="minorBidi" w:hAnsiTheme="minorBidi" w:cstheme="minorBidi"/>
              </w:rPr>
              <w:t>INT0020</w:t>
            </w:r>
          </w:p>
        </w:tc>
      </w:tr>
      <w:tr w:rsidR="00980032" w:rsidRPr="00E93243" w:rsidTr="001A4A0A">
        <w:tc>
          <w:tcPr>
            <w:tcW w:w="2268" w:type="dxa"/>
          </w:tcPr>
          <w:p w:rsidR="00980032" w:rsidRPr="00E93243" w:rsidRDefault="00980032" w:rsidP="001A4A0A">
            <w:pPr>
              <w:rPr>
                <w:rFonts w:asciiTheme="minorBidi" w:hAnsiTheme="minorBidi" w:cstheme="minorBidi"/>
              </w:rPr>
            </w:pPr>
            <w:r w:rsidRPr="00E93243">
              <w:rPr>
                <w:rFonts w:asciiTheme="minorBidi" w:hAnsiTheme="minorBidi" w:cstheme="minorBidi"/>
              </w:rPr>
              <w:t>Primary actors</w:t>
            </w:r>
          </w:p>
        </w:tc>
        <w:tc>
          <w:tcPr>
            <w:tcW w:w="6908" w:type="dxa"/>
            <w:gridSpan w:val="2"/>
          </w:tcPr>
          <w:p w:rsidR="00980032" w:rsidRPr="00E93243" w:rsidRDefault="00980032" w:rsidP="001A4A0A">
            <w:pPr>
              <w:rPr>
                <w:rFonts w:asciiTheme="minorBidi" w:hAnsiTheme="minorBidi" w:cstheme="minorBidi"/>
              </w:rPr>
            </w:pPr>
            <w:r w:rsidRPr="00E93243">
              <w:rPr>
                <w:rFonts w:asciiTheme="minorBidi" w:hAnsiTheme="minorBidi" w:cstheme="minorBidi"/>
              </w:rPr>
              <w:t>CSR User</w:t>
            </w:r>
          </w:p>
          <w:p w:rsidR="00980032" w:rsidRPr="00E93243" w:rsidRDefault="00980032" w:rsidP="001A4A0A">
            <w:pPr>
              <w:rPr>
                <w:rFonts w:asciiTheme="minorBidi" w:hAnsiTheme="minorBidi" w:cstheme="minorBidi"/>
              </w:rPr>
            </w:pPr>
            <w:r w:rsidRPr="00E93243">
              <w:rPr>
                <w:rFonts w:asciiTheme="minorBidi" w:hAnsiTheme="minorBidi" w:cstheme="minorBidi"/>
              </w:rPr>
              <w:t>Dealer User</w:t>
            </w:r>
          </w:p>
        </w:tc>
      </w:tr>
      <w:tr w:rsidR="00980032" w:rsidRPr="00E93243" w:rsidTr="001A4A0A">
        <w:tc>
          <w:tcPr>
            <w:tcW w:w="2268" w:type="dxa"/>
          </w:tcPr>
          <w:p w:rsidR="00980032" w:rsidRPr="00E93243" w:rsidRDefault="00980032" w:rsidP="001A4A0A">
            <w:pPr>
              <w:rPr>
                <w:rFonts w:asciiTheme="minorBidi" w:hAnsiTheme="minorBidi" w:cstheme="minorBidi"/>
              </w:rPr>
            </w:pPr>
            <w:r w:rsidRPr="00E93243">
              <w:rPr>
                <w:rFonts w:asciiTheme="minorBidi" w:hAnsiTheme="minorBidi" w:cstheme="minorBidi"/>
              </w:rPr>
              <w:t>Summary Goal</w:t>
            </w:r>
          </w:p>
        </w:tc>
        <w:tc>
          <w:tcPr>
            <w:tcW w:w="6908" w:type="dxa"/>
            <w:gridSpan w:val="2"/>
          </w:tcPr>
          <w:p w:rsidR="00980032" w:rsidRPr="00E93243" w:rsidRDefault="00980032" w:rsidP="001A4A0A">
            <w:pPr>
              <w:rPr>
                <w:rFonts w:asciiTheme="minorBidi" w:hAnsiTheme="minorBidi" w:cstheme="minorBidi"/>
              </w:rPr>
            </w:pPr>
            <w:r w:rsidRPr="00E93243">
              <w:rPr>
                <w:rFonts w:asciiTheme="minorBidi" w:hAnsiTheme="minorBidi" w:cstheme="minorBidi"/>
                <w:spacing w:val="1"/>
                <w:position w:val="1"/>
              </w:rPr>
              <w:t>T</w:t>
            </w:r>
            <w:r w:rsidRPr="00E93243">
              <w:rPr>
                <w:rFonts w:asciiTheme="minorBidi" w:hAnsiTheme="minorBidi" w:cstheme="minorBidi"/>
                <w:position w:val="1"/>
              </w:rPr>
              <w:t>his</w:t>
            </w:r>
            <w:r w:rsidRPr="00E93243">
              <w:rPr>
                <w:rFonts w:asciiTheme="minorBidi" w:hAnsiTheme="minorBidi" w:cstheme="minorBidi"/>
                <w:spacing w:val="-5"/>
                <w:position w:val="1"/>
              </w:rPr>
              <w:t xml:space="preserve"> </w:t>
            </w:r>
            <w:r w:rsidRPr="00E93243">
              <w:rPr>
                <w:rFonts w:asciiTheme="minorBidi" w:hAnsiTheme="minorBidi" w:cstheme="minorBidi"/>
                <w:spacing w:val="1"/>
                <w:position w:val="1"/>
              </w:rPr>
              <w:t>u</w:t>
            </w:r>
            <w:r w:rsidRPr="00E93243">
              <w:rPr>
                <w:rFonts w:asciiTheme="minorBidi" w:hAnsiTheme="minorBidi" w:cstheme="minorBidi"/>
                <w:position w:val="1"/>
              </w:rPr>
              <w:t>se</w:t>
            </w:r>
            <w:r w:rsidRPr="00E93243">
              <w:rPr>
                <w:rFonts w:asciiTheme="minorBidi" w:hAnsiTheme="minorBidi" w:cstheme="minorBidi"/>
                <w:spacing w:val="-2"/>
                <w:position w:val="1"/>
              </w:rPr>
              <w:t xml:space="preserve"> </w:t>
            </w:r>
            <w:r w:rsidRPr="00E93243">
              <w:rPr>
                <w:rFonts w:asciiTheme="minorBidi" w:hAnsiTheme="minorBidi" w:cstheme="minorBidi"/>
                <w:position w:val="1"/>
              </w:rPr>
              <w:t>case</w:t>
            </w:r>
            <w:r w:rsidRPr="00E93243">
              <w:rPr>
                <w:rFonts w:asciiTheme="minorBidi" w:hAnsiTheme="minorBidi" w:cstheme="minorBidi"/>
                <w:spacing w:val="-3"/>
                <w:position w:val="1"/>
              </w:rPr>
              <w:t xml:space="preserve"> </w:t>
            </w:r>
            <w:r w:rsidRPr="00E93243">
              <w:rPr>
                <w:rFonts w:asciiTheme="minorBidi" w:hAnsiTheme="minorBidi" w:cstheme="minorBidi"/>
                <w:position w:val="1"/>
              </w:rPr>
              <w:t>allows</w:t>
            </w:r>
            <w:r w:rsidRPr="00E93243">
              <w:rPr>
                <w:rFonts w:asciiTheme="minorBidi" w:hAnsiTheme="minorBidi" w:cstheme="minorBidi"/>
                <w:spacing w:val="-5"/>
                <w:position w:val="1"/>
              </w:rPr>
              <w:t xml:space="preserve"> </w:t>
            </w:r>
            <w:r w:rsidRPr="00E93243">
              <w:rPr>
                <w:rFonts w:asciiTheme="minorBidi" w:hAnsiTheme="minorBidi" w:cstheme="minorBidi"/>
                <w:position w:val="1"/>
              </w:rPr>
              <w:t>the</w:t>
            </w:r>
            <w:r w:rsidRPr="00E93243">
              <w:rPr>
                <w:rFonts w:asciiTheme="minorBidi" w:hAnsiTheme="minorBidi" w:cstheme="minorBidi"/>
                <w:spacing w:val="-4"/>
                <w:position w:val="1"/>
              </w:rPr>
              <w:t xml:space="preserve"> </w:t>
            </w:r>
            <w:r w:rsidRPr="00E93243">
              <w:rPr>
                <w:rFonts w:asciiTheme="minorBidi" w:hAnsiTheme="minorBidi" w:cstheme="minorBidi"/>
                <w:spacing w:val="1"/>
                <w:position w:val="1"/>
              </w:rPr>
              <w:t>u</w:t>
            </w:r>
            <w:r w:rsidRPr="00E93243">
              <w:rPr>
                <w:rFonts w:asciiTheme="minorBidi" w:hAnsiTheme="minorBidi" w:cstheme="minorBidi"/>
                <w:position w:val="1"/>
              </w:rPr>
              <w:t>ser</w:t>
            </w:r>
            <w:r w:rsidRPr="00E93243">
              <w:rPr>
                <w:rFonts w:asciiTheme="minorBidi" w:hAnsiTheme="minorBidi" w:cstheme="minorBidi"/>
                <w:spacing w:val="-3"/>
                <w:position w:val="1"/>
              </w:rPr>
              <w:t xml:space="preserve"> </w:t>
            </w:r>
            <w:r w:rsidRPr="00E93243">
              <w:rPr>
                <w:rFonts w:asciiTheme="minorBidi" w:hAnsiTheme="minorBidi" w:cstheme="minorBidi"/>
                <w:position w:val="1"/>
              </w:rPr>
              <w:t>to edit an interaction</w:t>
            </w:r>
          </w:p>
        </w:tc>
      </w:tr>
      <w:tr w:rsidR="00980032" w:rsidRPr="00E93243" w:rsidTr="001A4A0A">
        <w:trPr>
          <w:trHeight w:val="176"/>
        </w:trPr>
        <w:tc>
          <w:tcPr>
            <w:tcW w:w="2268" w:type="dxa"/>
          </w:tcPr>
          <w:p w:rsidR="00980032" w:rsidRPr="00E93243" w:rsidRDefault="00980032" w:rsidP="001A4A0A">
            <w:pPr>
              <w:rPr>
                <w:rFonts w:asciiTheme="minorBidi" w:hAnsiTheme="minorBidi" w:cstheme="minorBidi"/>
              </w:rPr>
            </w:pPr>
            <w:r w:rsidRPr="00E93243">
              <w:rPr>
                <w:rFonts w:asciiTheme="minorBidi" w:hAnsiTheme="minorBidi" w:cstheme="minorBidi"/>
              </w:rPr>
              <w:t>Pre-conditions</w:t>
            </w:r>
          </w:p>
        </w:tc>
        <w:tc>
          <w:tcPr>
            <w:tcW w:w="6908" w:type="dxa"/>
            <w:gridSpan w:val="2"/>
          </w:tcPr>
          <w:p w:rsidR="00980032" w:rsidRPr="00E93243" w:rsidRDefault="00980032" w:rsidP="001A4A0A">
            <w:pPr>
              <w:rPr>
                <w:rFonts w:asciiTheme="minorBidi" w:hAnsiTheme="minorBidi" w:cstheme="minorBidi"/>
                <w:spacing w:val="1"/>
                <w:position w:val="1"/>
              </w:rPr>
            </w:pPr>
            <w:r w:rsidRPr="00E93243">
              <w:rPr>
                <w:rFonts w:asciiTheme="minorBidi" w:hAnsiTheme="minorBidi" w:cstheme="minorBidi"/>
                <w:spacing w:val="1"/>
                <w:position w:val="1"/>
              </w:rPr>
              <w:t>The user is the creator of the interaction or the user is a CSR Admin</w:t>
            </w:r>
          </w:p>
          <w:p w:rsidR="00980032" w:rsidRPr="00E93243" w:rsidRDefault="00980032" w:rsidP="001A4A0A">
            <w:pPr>
              <w:rPr>
                <w:rFonts w:asciiTheme="minorBidi" w:hAnsiTheme="minorBidi" w:cstheme="minorBidi"/>
                <w:spacing w:val="1"/>
                <w:position w:val="1"/>
              </w:rPr>
            </w:pPr>
            <w:r w:rsidRPr="00E93243">
              <w:rPr>
                <w:rFonts w:asciiTheme="minorBidi" w:hAnsiTheme="minorBidi" w:cstheme="minorBidi"/>
                <w:spacing w:val="1"/>
                <w:position w:val="1"/>
              </w:rPr>
              <w:t>The interaction has been created within the last 7 days</w:t>
            </w:r>
          </w:p>
        </w:tc>
      </w:tr>
      <w:tr w:rsidR="00980032" w:rsidRPr="00E93243" w:rsidTr="001A4A0A">
        <w:trPr>
          <w:trHeight w:val="176"/>
        </w:trPr>
        <w:tc>
          <w:tcPr>
            <w:tcW w:w="2268" w:type="dxa"/>
          </w:tcPr>
          <w:p w:rsidR="00980032" w:rsidRPr="00E93243" w:rsidRDefault="00980032" w:rsidP="001A4A0A">
            <w:pPr>
              <w:rPr>
                <w:rFonts w:asciiTheme="minorBidi" w:hAnsiTheme="minorBidi" w:cstheme="minorBidi"/>
              </w:rPr>
            </w:pPr>
            <w:r w:rsidRPr="00E93243">
              <w:rPr>
                <w:rFonts w:asciiTheme="minorBidi" w:hAnsiTheme="minorBidi" w:cstheme="minorBidi"/>
              </w:rPr>
              <w:t>Trigger</w:t>
            </w:r>
          </w:p>
        </w:tc>
        <w:tc>
          <w:tcPr>
            <w:tcW w:w="6908" w:type="dxa"/>
            <w:gridSpan w:val="2"/>
          </w:tcPr>
          <w:p w:rsidR="00980032" w:rsidRPr="00E93243" w:rsidRDefault="00980032" w:rsidP="001A4A0A">
            <w:pPr>
              <w:rPr>
                <w:rFonts w:asciiTheme="minorBidi" w:hAnsiTheme="minorBidi" w:cstheme="minorBidi"/>
              </w:rPr>
            </w:pPr>
            <w:r w:rsidRPr="00E93243">
              <w:rPr>
                <w:rFonts w:asciiTheme="minorBidi" w:hAnsiTheme="minorBidi" w:cstheme="minorBidi"/>
                <w:position w:val="1"/>
              </w:rPr>
              <w:t>The user wants to update the interaction</w:t>
            </w:r>
          </w:p>
        </w:tc>
      </w:tr>
      <w:tr w:rsidR="00980032" w:rsidRPr="00E93243" w:rsidTr="001A4A0A">
        <w:trPr>
          <w:trHeight w:val="176"/>
        </w:trPr>
        <w:tc>
          <w:tcPr>
            <w:tcW w:w="2268" w:type="dxa"/>
          </w:tcPr>
          <w:p w:rsidR="00980032" w:rsidRPr="00E93243" w:rsidRDefault="00980032" w:rsidP="001A4A0A">
            <w:pPr>
              <w:rPr>
                <w:rFonts w:asciiTheme="minorBidi" w:hAnsiTheme="minorBidi" w:cstheme="minorBidi"/>
              </w:rPr>
            </w:pPr>
            <w:r w:rsidRPr="00E93243">
              <w:rPr>
                <w:rFonts w:asciiTheme="minorBidi" w:hAnsiTheme="minorBidi" w:cstheme="minorBidi"/>
              </w:rPr>
              <w:t>Minimum guarantees</w:t>
            </w:r>
          </w:p>
        </w:tc>
        <w:tc>
          <w:tcPr>
            <w:tcW w:w="6908" w:type="dxa"/>
            <w:gridSpan w:val="2"/>
          </w:tcPr>
          <w:p w:rsidR="00980032" w:rsidRPr="00E93243" w:rsidRDefault="00980032" w:rsidP="001A4A0A">
            <w:pPr>
              <w:rPr>
                <w:rFonts w:asciiTheme="minorBidi" w:hAnsiTheme="minorBidi" w:cstheme="minorBidi"/>
              </w:rPr>
            </w:pPr>
            <w:r w:rsidRPr="00E93243">
              <w:rPr>
                <w:rFonts w:asciiTheme="minorBidi" w:hAnsiTheme="minorBidi" w:cstheme="minorBidi"/>
                <w:spacing w:val="1"/>
              </w:rPr>
              <w:t>The interaction is not updated and the application displays an error message</w:t>
            </w:r>
          </w:p>
        </w:tc>
      </w:tr>
      <w:tr w:rsidR="00980032" w:rsidRPr="00E93243" w:rsidTr="001A4A0A">
        <w:trPr>
          <w:trHeight w:val="176"/>
        </w:trPr>
        <w:tc>
          <w:tcPr>
            <w:tcW w:w="2268" w:type="dxa"/>
          </w:tcPr>
          <w:p w:rsidR="00980032" w:rsidRPr="00E93243" w:rsidRDefault="00980032" w:rsidP="001A4A0A">
            <w:pPr>
              <w:rPr>
                <w:rFonts w:asciiTheme="minorBidi" w:hAnsiTheme="minorBidi" w:cstheme="minorBidi"/>
              </w:rPr>
            </w:pPr>
            <w:r w:rsidRPr="00E93243">
              <w:rPr>
                <w:rFonts w:asciiTheme="minorBidi" w:hAnsiTheme="minorBidi" w:cstheme="minorBidi"/>
              </w:rPr>
              <w:t>Success guarantees:</w:t>
            </w:r>
          </w:p>
        </w:tc>
        <w:tc>
          <w:tcPr>
            <w:tcW w:w="6908" w:type="dxa"/>
            <w:gridSpan w:val="2"/>
          </w:tcPr>
          <w:p w:rsidR="00980032" w:rsidRPr="00E93243" w:rsidRDefault="00980032" w:rsidP="001A4A0A">
            <w:pPr>
              <w:rPr>
                <w:rFonts w:asciiTheme="minorBidi" w:hAnsiTheme="minorBidi" w:cstheme="minorBidi"/>
              </w:rPr>
            </w:pPr>
            <w:r w:rsidRPr="00E93243">
              <w:rPr>
                <w:rFonts w:asciiTheme="minorBidi" w:hAnsiTheme="minorBidi" w:cstheme="minorBidi"/>
                <w:spacing w:val="1"/>
                <w:position w:val="1"/>
              </w:rPr>
              <w:t>The interaction is updated</w:t>
            </w:r>
          </w:p>
        </w:tc>
      </w:tr>
      <w:tr w:rsidR="00980032" w:rsidRPr="00E93243" w:rsidTr="001A4A0A">
        <w:trPr>
          <w:trHeight w:val="176"/>
        </w:trPr>
        <w:tc>
          <w:tcPr>
            <w:tcW w:w="2268" w:type="dxa"/>
          </w:tcPr>
          <w:p w:rsidR="00980032" w:rsidRPr="00E93243" w:rsidRDefault="00980032" w:rsidP="001A4A0A">
            <w:pPr>
              <w:rPr>
                <w:rFonts w:asciiTheme="minorBidi" w:hAnsiTheme="minorBidi" w:cstheme="minorBidi"/>
              </w:rPr>
            </w:pPr>
            <w:r w:rsidRPr="00E93243">
              <w:rPr>
                <w:rFonts w:asciiTheme="minorBidi" w:hAnsiTheme="minorBidi" w:cstheme="minorBidi"/>
              </w:rPr>
              <w:t>Normal Flow:</w:t>
            </w:r>
          </w:p>
        </w:tc>
        <w:tc>
          <w:tcPr>
            <w:tcW w:w="6908" w:type="dxa"/>
            <w:gridSpan w:val="2"/>
          </w:tcPr>
          <w:p w:rsidR="00980032" w:rsidRPr="00E93243" w:rsidRDefault="00980032" w:rsidP="005E61D6">
            <w:pPr>
              <w:widowControl w:val="0"/>
              <w:numPr>
                <w:ilvl w:val="0"/>
                <w:numId w:val="173"/>
              </w:numPr>
              <w:autoSpaceDE w:val="0"/>
              <w:autoSpaceDN w:val="0"/>
              <w:adjustRightInd w:val="0"/>
              <w:spacing w:line="268" w:lineRule="exact"/>
              <w:rPr>
                <w:rFonts w:asciiTheme="minorBidi" w:hAnsiTheme="minorBidi" w:cstheme="minorBidi"/>
              </w:rPr>
            </w:pPr>
            <w:r w:rsidRPr="00E93243">
              <w:rPr>
                <w:rFonts w:asciiTheme="minorBidi" w:hAnsiTheme="minorBidi" w:cstheme="minorBidi"/>
                <w:position w:val="1"/>
              </w:rPr>
              <w:t>The user update the Communication channel</w:t>
            </w:r>
          </w:p>
          <w:p w:rsidR="00980032" w:rsidRPr="00E93243" w:rsidRDefault="00980032" w:rsidP="005E61D6">
            <w:pPr>
              <w:widowControl w:val="0"/>
              <w:numPr>
                <w:ilvl w:val="0"/>
                <w:numId w:val="173"/>
              </w:numPr>
              <w:autoSpaceDE w:val="0"/>
              <w:autoSpaceDN w:val="0"/>
              <w:adjustRightInd w:val="0"/>
              <w:spacing w:line="268" w:lineRule="exact"/>
              <w:rPr>
                <w:ins w:id="484" w:author="Comverse" w:date="2013-06-11T12:12:00Z"/>
                <w:rFonts w:asciiTheme="minorBidi" w:hAnsiTheme="minorBidi" w:cstheme="minorBidi"/>
              </w:rPr>
            </w:pPr>
            <w:r w:rsidRPr="00E93243">
              <w:rPr>
                <w:rFonts w:asciiTheme="minorBidi" w:hAnsiTheme="minorBidi" w:cstheme="minorBidi"/>
                <w:position w:val="1"/>
              </w:rPr>
              <w:t>The user updated the interaction direction</w:t>
            </w:r>
          </w:p>
          <w:p w:rsidR="00E93243" w:rsidRPr="00E93243" w:rsidRDefault="00E93243" w:rsidP="005E61D6">
            <w:pPr>
              <w:widowControl w:val="0"/>
              <w:numPr>
                <w:ilvl w:val="0"/>
                <w:numId w:val="173"/>
              </w:numPr>
              <w:autoSpaceDE w:val="0"/>
              <w:autoSpaceDN w:val="0"/>
              <w:adjustRightInd w:val="0"/>
              <w:spacing w:line="268" w:lineRule="exact"/>
              <w:rPr>
                <w:rFonts w:asciiTheme="minorBidi" w:hAnsiTheme="minorBidi" w:cstheme="minorBidi"/>
              </w:rPr>
            </w:pPr>
            <w:ins w:id="485" w:author="Comverse" w:date="2013-06-11T12:12:00Z">
              <w:r>
                <w:rPr>
                  <w:rFonts w:asciiTheme="minorBidi" w:hAnsiTheme="minorBidi" w:cstheme="minorBidi"/>
                  <w:position w:val="1"/>
                </w:rPr>
                <w:t xml:space="preserve">The user </w:t>
              </w:r>
            </w:ins>
            <w:ins w:id="486" w:author="Comverse" w:date="2013-06-11T12:16:00Z">
              <w:r>
                <w:rPr>
                  <w:rFonts w:asciiTheme="minorBidi" w:hAnsiTheme="minorBidi" w:cstheme="minorBidi"/>
                  <w:position w:val="1"/>
                </w:rPr>
                <w:t>selects another person associated to the interaction</w:t>
              </w:r>
            </w:ins>
            <w:ins w:id="487" w:author="Comverse" w:date="2013-06-11T12:12:00Z">
              <w:r>
                <w:rPr>
                  <w:rFonts w:asciiTheme="minorBidi" w:hAnsiTheme="minorBidi" w:cstheme="minorBidi"/>
                  <w:position w:val="1"/>
                </w:rPr>
                <w:t xml:space="preserve"> (A1)</w:t>
              </w:r>
            </w:ins>
            <w:ins w:id="488" w:author="Comverse" w:date="2013-06-11T12:13:00Z">
              <w:r>
                <w:rPr>
                  <w:rFonts w:asciiTheme="minorBidi" w:hAnsiTheme="minorBidi" w:cstheme="minorBidi"/>
                  <w:position w:val="1"/>
                </w:rPr>
                <w:t>(A2)</w:t>
              </w:r>
            </w:ins>
          </w:p>
          <w:p w:rsidR="00980032" w:rsidRPr="00E93243" w:rsidRDefault="00980032" w:rsidP="005E61D6">
            <w:pPr>
              <w:widowControl w:val="0"/>
              <w:numPr>
                <w:ilvl w:val="0"/>
                <w:numId w:val="173"/>
              </w:numPr>
              <w:autoSpaceDE w:val="0"/>
              <w:autoSpaceDN w:val="0"/>
              <w:adjustRightInd w:val="0"/>
              <w:spacing w:line="268" w:lineRule="exact"/>
              <w:rPr>
                <w:rFonts w:asciiTheme="minorBidi" w:hAnsiTheme="minorBidi" w:cstheme="minorBidi"/>
              </w:rPr>
            </w:pPr>
            <w:r w:rsidRPr="00E93243">
              <w:rPr>
                <w:rFonts w:asciiTheme="minorBidi" w:hAnsiTheme="minorBidi" w:cstheme="minorBidi"/>
                <w:position w:val="1"/>
              </w:rPr>
              <w:t>The user saves his changes</w:t>
            </w:r>
          </w:p>
          <w:p w:rsidR="00980032" w:rsidRPr="00E93243" w:rsidRDefault="00980032" w:rsidP="005E61D6">
            <w:pPr>
              <w:widowControl w:val="0"/>
              <w:numPr>
                <w:ilvl w:val="0"/>
                <w:numId w:val="173"/>
              </w:numPr>
              <w:autoSpaceDE w:val="0"/>
              <w:autoSpaceDN w:val="0"/>
              <w:adjustRightInd w:val="0"/>
              <w:spacing w:line="268" w:lineRule="exact"/>
              <w:rPr>
                <w:rFonts w:asciiTheme="minorBidi" w:hAnsiTheme="minorBidi" w:cstheme="minorBidi"/>
              </w:rPr>
            </w:pPr>
            <w:r w:rsidRPr="00E93243">
              <w:rPr>
                <w:rFonts w:asciiTheme="minorBidi" w:hAnsiTheme="minorBidi" w:cstheme="minorBidi"/>
                <w:position w:val="1"/>
              </w:rPr>
              <w:t>The application updates the interaction(</w:t>
            </w:r>
            <w:del w:id="489" w:author="Comverse" w:date="2013-06-11T12:13:00Z">
              <w:r w:rsidRPr="00E93243" w:rsidDel="00E93243">
                <w:rPr>
                  <w:rFonts w:asciiTheme="minorBidi" w:hAnsiTheme="minorBidi" w:cstheme="minorBidi"/>
                  <w:position w:val="1"/>
                </w:rPr>
                <w:delText>A1</w:delText>
              </w:r>
            </w:del>
            <w:ins w:id="490" w:author="Comverse" w:date="2013-06-11T12:13:00Z">
              <w:r w:rsidR="00E93243" w:rsidRPr="00E93243">
                <w:rPr>
                  <w:rFonts w:asciiTheme="minorBidi" w:hAnsiTheme="minorBidi" w:cstheme="minorBidi"/>
                  <w:position w:val="1"/>
                </w:rPr>
                <w:t>A</w:t>
              </w:r>
              <w:r w:rsidR="00E93243">
                <w:rPr>
                  <w:rFonts w:asciiTheme="minorBidi" w:hAnsiTheme="minorBidi" w:cstheme="minorBidi"/>
                  <w:position w:val="1"/>
                </w:rPr>
                <w:t>3</w:t>
              </w:r>
            </w:ins>
            <w:r w:rsidRPr="00E93243">
              <w:rPr>
                <w:rFonts w:asciiTheme="minorBidi" w:hAnsiTheme="minorBidi" w:cstheme="minorBidi"/>
                <w:position w:val="1"/>
              </w:rPr>
              <w:t>)</w:t>
            </w:r>
          </w:p>
        </w:tc>
      </w:tr>
      <w:tr w:rsidR="00980032" w:rsidRPr="00E93243" w:rsidTr="001A4A0A">
        <w:trPr>
          <w:trHeight w:val="176"/>
        </w:trPr>
        <w:tc>
          <w:tcPr>
            <w:tcW w:w="2268" w:type="dxa"/>
          </w:tcPr>
          <w:p w:rsidR="00980032" w:rsidRPr="00E93243" w:rsidRDefault="00980032" w:rsidP="001A4A0A">
            <w:pPr>
              <w:rPr>
                <w:rFonts w:asciiTheme="minorBidi" w:hAnsiTheme="minorBidi" w:cstheme="minorBidi"/>
              </w:rPr>
            </w:pPr>
            <w:r w:rsidRPr="00E93243">
              <w:rPr>
                <w:rFonts w:asciiTheme="minorBidi" w:hAnsiTheme="minorBidi" w:cstheme="minorBidi"/>
              </w:rPr>
              <w:t>Alternative Flows:</w:t>
            </w:r>
          </w:p>
        </w:tc>
        <w:tc>
          <w:tcPr>
            <w:tcW w:w="6908" w:type="dxa"/>
            <w:gridSpan w:val="2"/>
          </w:tcPr>
          <w:p w:rsidR="00E93243" w:rsidRPr="00E93243" w:rsidRDefault="00E93243" w:rsidP="00E93243">
            <w:pPr>
              <w:widowControl w:val="0"/>
              <w:autoSpaceDE w:val="0"/>
              <w:autoSpaceDN w:val="0"/>
              <w:adjustRightInd w:val="0"/>
              <w:spacing w:line="266" w:lineRule="exact"/>
              <w:rPr>
                <w:ins w:id="491" w:author="Comverse" w:date="2013-06-11T12:14:00Z"/>
                <w:rFonts w:asciiTheme="minorBidi" w:hAnsiTheme="minorBidi" w:cstheme="minorBidi"/>
              </w:rPr>
            </w:pPr>
            <w:ins w:id="492" w:author="Comverse" w:date="2013-06-11T12:14:00Z">
              <w:r w:rsidRPr="00E93243">
                <w:rPr>
                  <w:rFonts w:asciiTheme="minorBidi" w:hAnsiTheme="minorBidi" w:cstheme="minorBidi"/>
                  <w:spacing w:val="1"/>
                  <w:position w:val="1"/>
                </w:rPr>
                <w:t>A</w:t>
              </w:r>
              <w:r>
                <w:rPr>
                  <w:rFonts w:asciiTheme="minorBidi" w:hAnsiTheme="minorBidi" w:cstheme="minorBidi"/>
                  <w:spacing w:val="1"/>
                  <w:position w:val="1"/>
                </w:rPr>
                <w:t>1</w:t>
              </w:r>
              <w:r w:rsidRPr="00E93243">
                <w:rPr>
                  <w:rFonts w:asciiTheme="minorBidi" w:hAnsiTheme="minorBidi" w:cstheme="minorBidi"/>
                  <w:position w:val="1"/>
                </w:rPr>
                <w:t>:</w:t>
              </w:r>
              <w:r w:rsidRPr="00E93243">
                <w:rPr>
                  <w:rFonts w:asciiTheme="minorBidi" w:hAnsiTheme="minorBidi" w:cstheme="minorBidi"/>
                  <w:spacing w:val="-2"/>
                  <w:position w:val="1"/>
                </w:rPr>
                <w:t xml:space="preserve"> </w:t>
              </w:r>
              <w:r>
                <w:rPr>
                  <w:rFonts w:asciiTheme="minorBidi" w:hAnsiTheme="minorBidi" w:cstheme="minorBidi"/>
                  <w:spacing w:val="-2"/>
                  <w:position w:val="1"/>
                </w:rPr>
                <w:t xml:space="preserve">User </w:t>
              </w:r>
            </w:ins>
            <w:ins w:id="493" w:author="Comverse" w:date="2013-06-11T12:15:00Z">
              <w:r>
                <w:rPr>
                  <w:rFonts w:asciiTheme="minorBidi" w:hAnsiTheme="minorBidi" w:cstheme="minorBidi"/>
                  <w:spacing w:val="-2"/>
                  <w:position w:val="1"/>
                </w:rPr>
                <w:t>dissociates</w:t>
              </w:r>
            </w:ins>
            <w:ins w:id="494" w:author="Comverse" w:date="2013-06-11T12:14:00Z">
              <w:r>
                <w:rPr>
                  <w:rFonts w:asciiTheme="minorBidi" w:hAnsiTheme="minorBidi" w:cstheme="minorBidi"/>
                  <w:spacing w:val="-2"/>
                  <w:position w:val="1"/>
                </w:rPr>
                <w:t xml:space="preserve"> the interaction and a person</w:t>
              </w:r>
            </w:ins>
          </w:p>
          <w:p w:rsidR="00E93243" w:rsidRPr="00E93243" w:rsidRDefault="00E93243" w:rsidP="005E61D6">
            <w:pPr>
              <w:widowControl w:val="0"/>
              <w:numPr>
                <w:ilvl w:val="0"/>
                <w:numId w:val="174"/>
              </w:numPr>
              <w:autoSpaceDE w:val="0"/>
              <w:autoSpaceDN w:val="0"/>
              <w:adjustRightInd w:val="0"/>
              <w:spacing w:line="266" w:lineRule="exact"/>
              <w:rPr>
                <w:ins w:id="495" w:author="Comverse" w:date="2013-06-11T12:14:00Z"/>
                <w:rFonts w:asciiTheme="minorBidi" w:hAnsiTheme="minorBidi" w:cstheme="minorBidi"/>
              </w:rPr>
            </w:pPr>
            <w:ins w:id="496" w:author="Comverse" w:date="2013-06-11T12:15:00Z">
              <w:r>
                <w:rPr>
                  <w:rFonts w:asciiTheme="minorBidi" w:hAnsiTheme="minorBidi" w:cstheme="minorBidi"/>
                </w:rPr>
                <w:t>User has to enter a free text when dissociating</w:t>
              </w:r>
            </w:ins>
          </w:p>
          <w:p w:rsidR="00E93243" w:rsidRPr="00E93243" w:rsidRDefault="00E93243" w:rsidP="00E93243">
            <w:pPr>
              <w:widowControl w:val="0"/>
              <w:autoSpaceDE w:val="0"/>
              <w:autoSpaceDN w:val="0"/>
              <w:adjustRightInd w:val="0"/>
              <w:spacing w:line="266" w:lineRule="exact"/>
              <w:rPr>
                <w:ins w:id="497" w:author="Comverse" w:date="2013-06-11T12:12:00Z"/>
                <w:rFonts w:asciiTheme="minorBidi" w:hAnsiTheme="minorBidi" w:cstheme="minorBidi"/>
              </w:rPr>
            </w:pPr>
            <w:ins w:id="498" w:author="Comverse" w:date="2013-06-11T12:12:00Z">
              <w:r w:rsidRPr="00E93243">
                <w:rPr>
                  <w:rFonts w:asciiTheme="minorBidi" w:hAnsiTheme="minorBidi" w:cstheme="minorBidi"/>
                  <w:spacing w:val="1"/>
                  <w:position w:val="1"/>
                </w:rPr>
                <w:t>A</w:t>
              </w:r>
            </w:ins>
            <w:ins w:id="499" w:author="Comverse" w:date="2013-06-11T12:13:00Z">
              <w:r>
                <w:rPr>
                  <w:rFonts w:asciiTheme="minorBidi" w:hAnsiTheme="minorBidi" w:cstheme="minorBidi"/>
                  <w:position w:val="1"/>
                </w:rPr>
                <w:t>2</w:t>
              </w:r>
            </w:ins>
            <w:ins w:id="500" w:author="Comverse" w:date="2013-06-11T12:12:00Z">
              <w:r w:rsidRPr="00E93243">
                <w:rPr>
                  <w:rFonts w:asciiTheme="minorBidi" w:hAnsiTheme="minorBidi" w:cstheme="minorBidi"/>
                  <w:position w:val="1"/>
                </w:rPr>
                <w:t>:</w:t>
              </w:r>
              <w:r w:rsidRPr="00E93243">
                <w:rPr>
                  <w:rFonts w:asciiTheme="minorBidi" w:hAnsiTheme="minorBidi" w:cstheme="minorBidi"/>
                  <w:spacing w:val="-2"/>
                  <w:position w:val="1"/>
                </w:rPr>
                <w:t xml:space="preserve"> </w:t>
              </w:r>
              <w:r>
                <w:rPr>
                  <w:rFonts w:asciiTheme="minorBidi" w:hAnsiTheme="minorBidi" w:cstheme="minorBidi"/>
                  <w:spacing w:val="-2"/>
                  <w:position w:val="1"/>
                </w:rPr>
                <w:t>Billing hierarchy is not a Consumer on</w:t>
              </w:r>
            </w:ins>
            <w:ins w:id="501" w:author="Comverse" w:date="2013-06-11T12:13:00Z">
              <w:r>
                <w:rPr>
                  <w:rFonts w:asciiTheme="minorBidi" w:hAnsiTheme="minorBidi" w:cstheme="minorBidi"/>
                  <w:spacing w:val="-2"/>
                  <w:position w:val="1"/>
                </w:rPr>
                <w:t>e (Account category)</w:t>
              </w:r>
            </w:ins>
          </w:p>
          <w:p w:rsidR="00E93243" w:rsidRPr="00E93243" w:rsidRDefault="00E93243" w:rsidP="005E61D6">
            <w:pPr>
              <w:widowControl w:val="0"/>
              <w:numPr>
                <w:ilvl w:val="0"/>
                <w:numId w:val="226"/>
              </w:numPr>
              <w:autoSpaceDE w:val="0"/>
              <w:autoSpaceDN w:val="0"/>
              <w:adjustRightInd w:val="0"/>
              <w:spacing w:line="266" w:lineRule="exact"/>
              <w:rPr>
                <w:ins w:id="502" w:author="Comverse" w:date="2013-06-11T12:12:00Z"/>
                <w:rFonts w:asciiTheme="minorBidi" w:hAnsiTheme="minorBidi" w:cstheme="minorBidi"/>
              </w:rPr>
            </w:pPr>
            <w:ins w:id="503" w:author="Comverse" w:date="2013-06-11T12:12:00Z">
              <w:r w:rsidRPr="00E93243">
                <w:rPr>
                  <w:rFonts w:asciiTheme="minorBidi" w:hAnsiTheme="minorBidi" w:cstheme="minorBidi"/>
                </w:rPr>
                <w:t>The</w:t>
              </w:r>
              <w:r w:rsidRPr="00E93243">
                <w:rPr>
                  <w:rFonts w:asciiTheme="minorBidi" w:hAnsiTheme="minorBidi" w:cstheme="minorBidi"/>
                  <w:spacing w:val="-2"/>
                </w:rPr>
                <w:t xml:space="preserve"> </w:t>
              </w:r>
              <w:r w:rsidRPr="00E93243">
                <w:rPr>
                  <w:rFonts w:asciiTheme="minorBidi" w:hAnsiTheme="minorBidi" w:cstheme="minorBidi"/>
                </w:rPr>
                <w:t>applica</w:t>
              </w:r>
              <w:r w:rsidRPr="00E93243">
                <w:rPr>
                  <w:rFonts w:asciiTheme="minorBidi" w:hAnsiTheme="minorBidi" w:cstheme="minorBidi"/>
                  <w:spacing w:val="1"/>
                </w:rPr>
                <w:t>t</w:t>
              </w:r>
              <w:r w:rsidRPr="00E93243">
                <w:rPr>
                  <w:rFonts w:asciiTheme="minorBidi" w:hAnsiTheme="minorBidi" w:cstheme="minorBidi"/>
                </w:rPr>
                <w:t xml:space="preserve">ion </w:t>
              </w:r>
            </w:ins>
            <w:ins w:id="504" w:author="Comverse" w:date="2013-06-11T12:13:00Z">
              <w:r>
                <w:rPr>
                  <w:rFonts w:asciiTheme="minorBidi" w:hAnsiTheme="minorBidi" w:cstheme="minorBidi"/>
                </w:rPr>
                <w:t>does not allow user to change the associated person</w:t>
              </w:r>
            </w:ins>
          </w:p>
          <w:p w:rsidR="00980032" w:rsidRPr="00E93243" w:rsidRDefault="00980032" w:rsidP="00E93243">
            <w:pPr>
              <w:widowControl w:val="0"/>
              <w:autoSpaceDE w:val="0"/>
              <w:autoSpaceDN w:val="0"/>
              <w:adjustRightInd w:val="0"/>
              <w:spacing w:line="266" w:lineRule="exact"/>
              <w:rPr>
                <w:rFonts w:asciiTheme="minorBidi" w:hAnsiTheme="minorBidi" w:cstheme="minorBidi"/>
              </w:rPr>
            </w:pPr>
            <w:del w:id="505" w:author="Comverse" w:date="2013-06-11T12:12:00Z">
              <w:r w:rsidRPr="00E93243" w:rsidDel="00E93243">
                <w:rPr>
                  <w:rFonts w:asciiTheme="minorBidi" w:hAnsiTheme="minorBidi" w:cstheme="minorBidi"/>
                  <w:spacing w:val="1"/>
                  <w:position w:val="1"/>
                </w:rPr>
                <w:delText>A</w:delText>
              </w:r>
              <w:r w:rsidRPr="00E93243" w:rsidDel="00E93243">
                <w:rPr>
                  <w:rFonts w:asciiTheme="minorBidi" w:hAnsiTheme="minorBidi" w:cstheme="minorBidi"/>
                  <w:position w:val="1"/>
                </w:rPr>
                <w:delText>1</w:delText>
              </w:r>
            </w:del>
            <w:ins w:id="506" w:author="Comverse" w:date="2013-06-11T12:12:00Z">
              <w:r w:rsidR="00E93243" w:rsidRPr="00E93243">
                <w:rPr>
                  <w:rFonts w:asciiTheme="minorBidi" w:hAnsiTheme="minorBidi" w:cstheme="minorBidi"/>
                  <w:spacing w:val="1"/>
                  <w:position w:val="1"/>
                </w:rPr>
                <w:t>A</w:t>
              </w:r>
            </w:ins>
            <w:ins w:id="507" w:author="Comverse" w:date="2013-06-11T12:14:00Z">
              <w:r w:rsidR="00E93243">
                <w:rPr>
                  <w:rFonts w:asciiTheme="minorBidi" w:hAnsiTheme="minorBidi" w:cstheme="minorBidi"/>
                  <w:position w:val="1"/>
                </w:rPr>
                <w:t>3</w:t>
              </w:r>
            </w:ins>
            <w:r w:rsidRPr="00E93243">
              <w:rPr>
                <w:rFonts w:asciiTheme="minorBidi" w:hAnsiTheme="minorBidi" w:cstheme="minorBidi"/>
                <w:position w:val="1"/>
              </w:rPr>
              <w:t>:</w:t>
            </w:r>
            <w:r w:rsidRPr="00E93243">
              <w:rPr>
                <w:rFonts w:asciiTheme="minorBidi" w:hAnsiTheme="minorBidi" w:cstheme="minorBidi"/>
                <w:spacing w:val="-2"/>
                <w:position w:val="1"/>
              </w:rPr>
              <w:t xml:space="preserve"> </w:t>
            </w:r>
            <w:r w:rsidRPr="00E93243">
              <w:rPr>
                <w:rFonts w:asciiTheme="minorBidi" w:hAnsiTheme="minorBidi" w:cstheme="minorBidi"/>
                <w:spacing w:val="1"/>
                <w:position w:val="1"/>
              </w:rPr>
              <w:t>Th</w:t>
            </w:r>
            <w:r w:rsidRPr="00E93243">
              <w:rPr>
                <w:rFonts w:asciiTheme="minorBidi" w:hAnsiTheme="minorBidi" w:cstheme="minorBidi"/>
                <w:position w:val="1"/>
              </w:rPr>
              <w:t>e</w:t>
            </w:r>
            <w:r w:rsidRPr="00E93243">
              <w:rPr>
                <w:rFonts w:asciiTheme="minorBidi" w:hAnsiTheme="minorBidi" w:cstheme="minorBidi"/>
                <w:spacing w:val="-4"/>
                <w:position w:val="1"/>
              </w:rPr>
              <w:t xml:space="preserve"> </w:t>
            </w:r>
            <w:r w:rsidRPr="00E93243">
              <w:rPr>
                <w:rFonts w:asciiTheme="minorBidi" w:hAnsiTheme="minorBidi" w:cstheme="minorBidi"/>
                <w:spacing w:val="1"/>
                <w:position w:val="1"/>
              </w:rPr>
              <w:t>application is not able to save the modifications</w:t>
            </w:r>
          </w:p>
          <w:p w:rsidR="00980032" w:rsidRPr="00E93243" w:rsidRDefault="00980032" w:rsidP="005E61D6">
            <w:pPr>
              <w:widowControl w:val="0"/>
              <w:numPr>
                <w:ilvl w:val="0"/>
                <w:numId w:val="225"/>
              </w:numPr>
              <w:autoSpaceDE w:val="0"/>
              <w:autoSpaceDN w:val="0"/>
              <w:adjustRightInd w:val="0"/>
              <w:spacing w:line="266" w:lineRule="exact"/>
              <w:rPr>
                <w:rFonts w:asciiTheme="minorBidi" w:hAnsiTheme="minorBidi" w:cstheme="minorBidi"/>
              </w:rPr>
            </w:pPr>
            <w:r w:rsidRPr="00E93243">
              <w:rPr>
                <w:rFonts w:asciiTheme="minorBidi" w:hAnsiTheme="minorBidi" w:cstheme="minorBidi"/>
              </w:rPr>
              <w:t>The</w:t>
            </w:r>
            <w:r w:rsidRPr="00E93243">
              <w:rPr>
                <w:rFonts w:asciiTheme="minorBidi" w:hAnsiTheme="minorBidi" w:cstheme="minorBidi"/>
                <w:spacing w:val="-2"/>
              </w:rPr>
              <w:t xml:space="preserve"> </w:t>
            </w:r>
            <w:r w:rsidRPr="00E93243">
              <w:rPr>
                <w:rFonts w:asciiTheme="minorBidi" w:hAnsiTheme="minorBidi" w:cstheme="minorBidi"/>
              </w:rPr>
              <w:t>applica</w:t>
            </w:r>
            <w:r w:rsidRPr="00E93243">
              <w:rPr>
                <w:rFonts w:asciiTheme="minorBidi" w:hAnsiTheme="minorBidi" w:cstheme="minorBidi"/>
                <w:spacing w:val="1"/>
              </w:rPr>
              <w:t>t</w:t>
            </w:r>
            <w:r w:rsidRPr="00E93243">
              <w:rPr>
                <w:rFonts w:asciiTheme="minorBidi" w:hAnsiTheme="minorBidi" w:cstheme="minorBidi"/>
              </w:rPr>
              <w:t>ion displays an error message</w:t>
            </w:r>
          </w:p>
          <w:p w:rsidR="00980032" w:rsidRPr="00E93243" w:rsidRDefault="00980032" w:rsidP="005E61D6">
            <w:pPr>
              <w:widowControl w:val="0"/>
              <w:numPr>
                <w:ilvl w:val="0"/>
                <w:numId w:val="225"/>
              </w:numPr>
              <w:autoSpaceDE w:val="0"/>
              <w:autoSpaceDN w:val="0"/>
              <w:adjustRightInd w:val="0"/>
              <w:spacing w:line="266" w:lineRule="exact"/>
              <w:rPr>
                <w:rFonts w:asciiTheme="minorBidi" w:hAnsiTheme="minorBidi" w:cstheme="minorBidi"/>
              </w:rPr>
            </w:pPr>
            <w:r w:rsidRPr="00E93243">
              <w:rPr>
                <w:rFonts w:asciiTheme="minorBidi" w:hAnsiTheme="minorBidi" w:cstheme="minorBidi"/>
              </w:rPr>
              <w:t>The</w:t>
            </w:r>
            <w:r w:rsidRPr="00E93243">
              <w:rPr>
                <w:rFonts w:asciiTheme="minorBidi" w:hAnsiTheme="minorBidi" w:cstheme="minorBidi"/>
                <w:spacing w:val="-2"/>
              </w:rPr>
              <w:t xml:space="preserve"> </w:t>
            </w:r>
            <w:r w:rsidRPr="00E93243">
              <w:rPr>
                <w:rFonts w:asciiTheme="minorBidi" w:hAnsiTheme="minorBidi" w:cstheme="minorBidi"/>
              </w:rPr>
              <w:t>user</w:t>
            </w:r>
            <w:r w:rsidRPr="00E93243">
              <w:rPr>
                <w:rFonts w:asciiTheme="minorBidi" w:hAnsiTheme="minorBidi" w:cstheme="minorBidi"/>
                <w:spacing w:val="-4"/>
              </w:rPr>
              <w:t xml:space="preserve"> </w:t>
            </w:r>
            <w:r w:rsidRPr="00E93243">
              <w:rPr>
                <w:rFonts w:asciiTheme="minorBidi" w:hAnsiTheme="minorBidi" w:cstheme="minorBidi"/>
              </w:rPr>
              <w:t>is</w:t>
            </w:r>
            <w:r w:rsidRPr="00E93243">
              <w:rPr>
                <w:rFonts w:asciiTheme="minorBidi" w:hAnsiTheme="minorBidi" w:cstheme="minorBidi"/>
                <w:spacing w:val="-1"/>
              </w:rPr>
              <w:t xml:space="preserve"> </w:t>
            </w:r>
            <w:r w:rsidRPr="00E93243">
              <w:rPr>
                <w:rFonts w:asciiTheme="minorBidi" w:hAnsiTheme="minorBidi" w:cstheme="minorBidi"/>
                <w:spacing w:val="-3"/>
              </w:rPr>
              <w:t>r</w:t>
            </w:r>
            <w:r w:rsidRPr="00E93243">
              <w:rPr>
                <w:rFonts w:asciiTheme="minorBidi" w:hAnsiTheme="minorBidi" w:cstheme="minorBidi"/>
                <w:spacing w:val="-1"/>
              </w:rPr>
              <w:t>e</w:t>
            </w:r>
            <w:r w:rsidRPr="00E93243">
              <w:rPr>
                <w:rFonts w:asciiTheme="minorBidi" w:hAnsiTheme="minorBidi" w:cstheme="minorBidi"/>
              </w:rPr>
              <w:t>di</w:t>
            </w:r>
            <w:r w:rsidRPr="00E93243">
              <w:rPr>
                <w:rFonts w:asciiTheme="minorBidi" w:hAnsiTheme="minorBidi" w:cstheme="minorBidi"/>
                <w:spacing w:val="-4"/>
              </w:rPr>
              <w:t>r</w:t>
            </w:r>
            <w:r w:rsidRPr="00E93243">
              <w:rPr>
                <w:rFonts w:asciiTheme="minorBidi" w:hAnsiTheme="minorBidi" w:cstheme="minorBidi"/>
                <w:spacing w:val="1"/>
              </w:rPr>
              <w:t>e</w:t>
            </w:r>
            <w:r w:rsidRPr="00E93243">
              <w:rPr>
                <w:rFonts w:asciiTheme="minorBidi" w:hAnsiTheme="minorBidi" w:cstheme="minorBidi"/>
              </w:rPr>
              <w:t>ct</w:t>
            </w:r>
            <w:r w:rsidRPr="00E93243">
              <w:rPr>
                <w:rFonts w:asciiTheme="minorBidi" w:hAnsiTheme="minorBidi" w:cstheme="minorBidi"/>
                <w:spacing w:val="-1"/>
              </w:rPr>
              <w:t>e</w:t>
            </w:r>
            <w:r w:rsidRPr="00E93243">
              <w:rPr>
                <w:rFonts w:asciiTheme="minorBidi" w:hAnsiTheme="minorBidi" w:cstheme="minorBidi"/>
              </w:rPr>
              <w:t>d</w:t>
            </w:r>
            <w:r w:rsidRPr="00E93243">
              <w:rPr>
                <w:rFonts w:asciiTheme="minorBidi" w:hAnsiTheme="minorBidi" w:cstheme="minorBidi"/>
                <w:spacing w:val="-8"/>
              </w:rPr>
              <w:t xml:space="preserve"> </w:t>
            </w:r>
            <w:r w:rsidRPr="00E93243">
              <w:rPr>
                <w:rFonts w:asciiTheme="minorBidi" w:hAnsiTheme="minorBidi" w:cstheme="minorBidi"/>
              </w:rPr>
              <w:t>to</w:t>
            </w:r>
            <w:r w:rsidRPr="00E93243">
              <w:rPr>
                <w:rFonts w:asciiTheme="minorBidi" w:hAnsiTheme="minorBidi" w:cstheme="minorBidi"/>
                <w:spacing w:val="-1"/>
              </w:rPr>
              <w:t xml:space="preserve"> </w:t>
            </w:r>
            <w:r w:rsidRPr="00E93243">
              <w:rPr>
                <w:rFonts w:asciiTheme="minorBidi" w:hAnsiTheme="minorBidi" w:cstheme="minorBidi"/>
              </w:rPr>
              <w:t>the</w:t>
            </w:r>
            <w:r w:rsidRPr="00E93243">
              <w:rPr>
                <w:rFonts w:asciiTheme="minorBidi" w:hAnsiTheme="minorBidi" w:cstheme="minorBidi"/>
                <w:spacing w:val="-3"/>
              </w:rPr>
              <w:t xml:space="preserve"> </w:t>
            </w:r>
            <w:r w:rsidRPr="00E93243">
              <w:rPr>
                <w:rFonts w:asciiTheme="minorBidi" w:hAnsiTheme="minorBidi" w:cstheme="minorBidi"/>
              </w:rPr>
              <w:t>account</w:t>
            </w:r>
            <w:r w:rsidRPr="00E93243">
              <w:rPr>
                <w:rFonts w:asciiTheme="minorBidi" w:hAnsiTheme="minorBidi" w:cstheme="minorBidi"/>
                <w:spacing w:val="-6"/>
              </w:rPr>
              <w:t xml:space="preserve"> </w:t>
            </w:r>
            <w:r w:rsidRPr="00E93243">
              <w:rPr>
                <w:rFonts w:asciiTheme="minorBidi" w:hAnsiTheme="minorBidi" w:cstheme="minorBidi"/>
              </w:rPr>
              <w:t>dashboa</w:t>
            </w:r>
            <w:r w:rsidRPr="00E93243">
              <w:rPr>
                <w:rFonts w:asciiTheme="minorBidi" w:hAnsiTheme="minorBidi" w:cstheme="minorBidi"/>
                <w:spacing w:val="-3"/>
              </w:rPr>
              <w:t>r</w:t>
            </w:r>
            <w:r w:rsidRPr="00E93243">
              <w:rPr>
                <w:rFonts w:asciiTheme="minorBidi" w:hAnsiTheme="minorBidi" w:cstheme="minorBidi"/>
              </w:rPr>
              <w:t>d</w:t>
            </w:r>
          </w:p>
        </w:tc>
      </w:tr>
    </w:tbl>
    <w:p w:rsidR="00980032" w:rsidRDefault="00980032" w:rsidP="00980032">
      <w:pPr>
        <w:pStyle w:val="BodyText"/>
      </w:pPr>
    </w:p>
    <w:p w:rsidR="00980032" w:rsidRDefault="00980032" w:rsidP="00980032">
      <w:pPr>
        <w:pStyle w:val="BodyText"/>
      </w:pPr>
    </w:p>
    <w:p w:rsidR="00980032" w:rsidRDefault="00980032" w:rsidP="00980032">
      <w:pPr>
        <w:pStyle w:val="Capability"/>
      </w:pPr>
      <w:bookmarkStart w:id="508" w:name="_Toc364961238"/>
      <w:r>
        <w:t xml:space="preserve">Capability </w:t>
      </w:r>
      <w:r w:rsidR="005A525E">
        <w:fldChar w:fldCharType="begin"/>
      </w:r>
      <w:r w:rsidR="0065012A">
        <w:instrText xml:space="preserve"> LISTNUM "business req" \* MERGEFORMAT </w:instrText>
      </w:r>
      <w:r w:rsidR="005A525E">
        <w:fldChar w:fldCharType="separate"/>
      </w:r>
      <w:r>
        <w:rPr>
          <w:noProof/>
        </w:rPr>
        <w:t>1</w:t>
      </w:r>
      <w:r w:rsidR="005A525E">
        <w:fldChar w:fldCharType="end">
          <w:numberingChange w:id="509" w:author="Comverse" w:date="2013-06-03T11:22:00Z" w:original="9."/>
        </w:fldChar>
      </w:r>
      <w:r>
        <w:t xml:space="preserve"> </w:t>
      </w:r>
      <w:r w:rsidRPr="00052864">
        <w:t>Customer-subscriber Acquisition</w:t>
      </w:r>
      <w:bookmarkEnd w:id="508"/>
    </w:p>
    <w:p w:rsidR="00980032" w:rsidRDefault="00980032" w:rsidP="00980032">
      <w:pPr>
        <w:pStyle w:val="Heading4"/>
      </w:pPr>
      <w:bookmarkStart w:id="510" w:name="_Toc364961239"/>
      <w:r w:rsidRPr="00CD3694">
        <w:t>NCA0010</w:t>
      </w:r>
      <w:r>
        <w:t xml:space="preserve"> </w:t>
      </w:r>
      <w:r w:rsidRPr="00CD3694">
        <w:t>-</w:t>
      </w:r>
      <w:r>
        <w:t xml:space="preserve"> </w:t>
      </w:r>
      <w:r w:rsidRPr="00CD3694">
        <w:t>New Customer</w:t>
      </w:r>
      <w:r w:rsidRPr="00C84AAB">
        <w:t xml:space="preserve"> </w:t>
      </w:r>
      <w:r>
        <w:t>(Modified)</w:t>
      </w:r>
      <w:bookmarkEnd w:id="510"/>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rsidRPr="00CD3694">
              <w:t>New Customer</w:t>
            </w:r>
          </w:p>
        </w:tc>
        <w:tc>
          <w:tcPr>
            <w:tcW w:w="3596" w:type="dxa"/>
            <w:shd w:val="clear" w:color="auto" w:fill="E6E6E6"/>
          </w:tcPr>
          <w:p w:rsidR="00980032" w:rsidRPr="00E442E7" w:rsidRDefault="00980032" w:rsidP="001A4A0A">
            <w:pPr>
              <w:pStyle w:val="TableHeading"/>
            </w:pPr>
            <w:r w:rsidRPr="00CD3694">
              <w:t>NCA0010</w:t>
            </w:r>
          </w:p>
        </w:tc>
      </w:tr>
      <w:tr w:rsidR="00980032" w:rsidRPr="00E442E7" w:rsidTr="001A4A0A">
        <w:tc>
          <w:tcPr>
            <w:tcW w:w="2268" w:type="dxa"/>
          </w:tcPr>
          <w:p w:rsidR="00980032" w:rsidRPr="00CD3694" w:rsidRDefault="00980032" w:rsidP="001A4A0A">
            <w:pPr>
              <w:rPr>
                <w:rFonts w:cs="Arial"/>
              </w:rPr>
            </w:pPr>
            <w:r w:rsidRPr="00CD3694">
              <w:rPr>
                <w:rFonts w:cs="Arial"/>
              </w:rPr>
              <w:t>Primary actors</w:t>
            </w:r>
          </w:p>
        </w:tc>
        <w:tc>
          <w:tcPr>
            <w:tcW w:w="6908" w:type="dxa"/>
            <w:gridSpan w:val="2"/>
          </w:tcPr>
          <w:p w:rsidR="00980032" w:rsidRPr="00CD3694" w:rsidRDefault="00980032" w:rsidP="001A4A0A">
            <w:pPr>
              <w:pStyle w:val="BodyText"/>
              <w:rPr>
                <w:rFonts w:cs="Arial"/>
                <w:color w:val="FF0000"/>
              </w:rPr>
            </w:pPr>
            <w:r w:rsidRPr="00CD3694">
              <w:rPr>
                <w:rFonts w:cs="Arial"/>
                <w:color w:val="FF0000"/>
              </w:rPr>
              <w:t>Dealer user</w:t>
            </w:r>
          </w:p>
          <w:p w:rsidR="00980032" w:rsidRPr="00CD3694" w:rsidRDefault="00980032" w:rsidP="001A4A0A">
            <w:pPr>
              <w:pStyle w:val="BodyText"/>
              <w:rPr>
                <w:rFonts w:cs="Arial"/>
              </w:rPr>
            </w:pPr>
            <w:r w:rsidRPr="00CD3694">
              <w:rPr>
                <w:rFonts w:cs="Arial"/>
              </w:rPr>
              <w:t>CSR user</w:t>
            </w:r>
          </w:p>
        </w:tc>
      </w:tr>
      <w:tr w:rsidR="00980032" w:rsidRPr="00E442E7" w:rsidTr="001A4A0A">
        <w:tc>
          <w:tcPr>
            <w:tcW w:w="2268" w:type="dxa"/>
          </w:tcPr>
          <w:p w:rsidR="00980032" w:rsidRPr="00CD3694" w:rsidRDefault="00980032" w:rsidP="001A4A0A">
            <w:pPr>
              <w:rPr>
                <w:rFonts w:cs="Arial"/>
              </w:rPr>
            </w:pPr>
            <w:r w:rsidRPr="00CD3694">
              <w:rPr>
                <w:rFonts w:cs="Arial"/>
              </w:rPr>
              <w:t>Summary Goal</w:t>
            </w:r>
          </w:p>
        </w:tc>
        <w:tc>
          <w:tcPr>
            <w:tcW w:w="6908" w:type="dxa"/>
            <w:gridSpan w:val="2"/>
          </w:tcPr>
          <w:p w:rsidR="00980032" w:rsidRPr="00CD3694" w:rsidRDefault="00980032" w:rsidP="001A4A0A">
            <w:pPr>
              <w:pStyle w:val="BodyText"/>
              <w:rPr>
                <w:rFonts w:cs="Arial"/>
              </w:rPr>
            </w:pPr>
            <w:r w:rsidRPr="006115FA">
              <w:t>This use case allows the user to enroll a new customer</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Pre-conditions</w:t>
            </w:r>
          </w:p>
        </w:tc>
        <w:tc>
          <w:tcPr>
            <w:tcW w:w="6908" w:type="dxa"/>
            <w:gridSpan w:val="2"/>
          </w:tcPr>
          <w:p w:rsidR="00980032" w:rsidRPr="00CD3694" w:rsidRDefault="00980032" w:rsidP="001A4A0A">
            <w:pPr>
              <w:pStyle w:val="BodyText"/>
              <w:ind w:left="-4"/>
              <w:rPr>
                <w:rFonts w:cs="Arial"/>
              </w:rPr>
            </w:pPr>
            <w:r w:rsidRPr="00CD3694">
              <w:rPr>
                <w:rFonts w:cs="Arial"/>
                <w:spacing w:val="1"/>
              </w:rPr>
              <w:t>U</w:t>
            </w:r>
            <w:r w:rsidRPr="00CD3694">
              <w:rPr>
                <w:rFonts w:cs="Arial"/>
              </w:rPr>
              <w:t>s</w:t>
            </w:r>
            <w:r w:rsidRPr="00CD3694">
              <w:rPr>
                <w:rFonts w:cs="Arial"/>
                <w:spacing w:val="1"/>
              </w:rPr>
              <w:t>e</w:t>
            </w:r>
            <w:r w:rsidRPr="00CD3694">
              <w:rPr>
                <w:rFonts w:cs="Arial"/>
              </w:rPr>
              <w:t>r</w:t>
            </w:r>
            <w:r w:rsidRPr="00CD3694">
              <w:rPr>
                <w:rFonts w:cs="Arial"/>
                <w:spacing w:val="-4"/>
              </w:rPr>
              <w:t xml:space="preserve"> </w:t>
            </w:r>
            <w:r w:rsidRPr="00CD3694">
              <w:rPr>
                <w:rFonts w:cs="Arial"/>
                <w:spacing w:val="1"/>
              </w:rPr>
              <w:t>i</w:t>
            </w:r>
            <w:r w:rsidRPr="00CD3694">
              <w:rPr>
                <w:rFonts w:cs="Arial"/>
              </w:rPr>
              <w:t>s</w:t>
            </w:r>
            <w:r w:rsidRPr="00CD3694">
              <w:rPr>
                <w:rFonts w:cs="Arial"/>
                <w:spacing w:val="-1"/>
              </w:rPr>
              <w:t xml:space="preserve"> </w:t>
            </w:r>
            <w:r w:rsidRPr="00CD3694">
              <w:rPr>
                <w:rFonts w:cs="Arial"/>
                <w:spacing w:val="1"/>
              </w:rPr>
              <w:t>lo</w:t>
            </w:r>
            <w:r w:rsidRPr="00CD3694">
              <w:rPr>
                <w:rFonts w:cs="Arial"/>
              </w:rPr>
              <w:t>g</w:t>
            </w:r>
            <w:r w:rsidRPr="00CD3694">
              <w:rPr>
                <w:rFonts w:cs="Arial"/>
                <w:spacing w:val="1"/>
              </w:rPr>
              <w:t>ge</w:t>
            </w:r>
            <w:r w:rsidRPr="00CD3694">
              <w:rPr>
                <w:rFonts w:cs="Arial"/>
              </w:rPr>
              <w:t>d</w:t>
            </w:r>
            <w:r w:rsidRPr="00CD3694">
              <w:rPr>
                <w:rFonts w:cs="Arial"/>
                <w:spacing w:val="-6"/>
              </w:rPr>
              <w:t xml:space="preserve"> </w:t>
            </w:r>
            <w:r w:rsidRPr="00CD3694">
              <w:rPr>
                <w:rFonts w:cs="Arial"/>
                <w:spacing w:val="1"/>
              </w:rPr>
              <w:t>i</w:t>
            </w:r>
            <w:r w:rsidRPr="00CD3694">
              <w:rPr>
                <w:rFonts w:cs="Arial"/>
              </w:rPr>
              <w:t>n.</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Trigger</w:t>
            </w:r>
          </w:p>
        </w:tc>
        <w:tc>
          <w:tcPr>
            <w:tcW w:w="6908" w:type="dxa"/>
            <w:gridSpan w:val="2"/>
          </w:tcPr>
          <w:p w:rsidR="00980032" w:rsidRPr="00CD3694" w:rsidRDefault="00980032" w:rsidP="001A4A0A">
            <w:pPr>
              <w:widowControl w:val="0"/>
              <w:autoSpaceDE w:val="0"/>
              <w:autoSpaceDN w:val="0"/>
              <w:adjustRightInd w:val="0"/>
              <w:spacing w:line="268" w:lineRule="exact"/>
              <w:ind w:left="34"/>
              <w:rPr>
                <w:rFonts w:cs="Arial"/>
              </w:rPr>
            </w:pPr>
            <w:r w:rsidRPr="00CD3694">
              <w:rPr>
                <w:rFonts w:cs="Arial"/>
                <w:spacing w:val="1"/>
                <w:position w:val="1"/>
              </w:rPr>
              <w:t>U</w:t>
            </w:r>
            <w:r w:rsidRPr="00CD3694">
              <w:rPr>
                <w:rFonts w:cs="Arial"/>
                <w:position w:val="1"/>
              </w:rPr>
              <w:t>s</w:t>
            </w:r>
            <w:r w:rsidRPr="00CD3694">
              <w:rPr>
                <w:rFonts w:cs="Arial"/>
                <w:spacing w:val="1"/>
                <w:position w:val="1"/>
              </w:rPr>
              <w:t>e</w:t>
            </w:r>
            <w:r w:rsidRPr="00CD3694">
              <w:rPr>
                <w:rFonts w:cs="Arial"/>
                <w:position w:val="1"/>
              </w:rPr>
              <w:t>r</w:t>
            </w:r>
            <w:r w:rsidRPr="00CD3694">
              <w:rPr>
                <w:rFonts w:cs="Arial"/>
                <w:spacing w:val="-4"/>
                <w:position w:val="1"/>
              </w:rPr>
              <w:t xml:space="preserve"> </w:t>
            </w:r>
            <w:r w:rsidRPr="00CD3694">
              <w:rPr>
                <w:rFonts w:cs="Arial"/>
                <w:position w:val="1"/>
              </w:rPr>
              <w:t>has</w:t>
            </w:r>
            <w:r w:rsidRPr="00CD3694">
              <w:rPr>
                <w:rFonts w:cs="Arial"/>
                <w:spacing w:val="-3"/>
                <w:position w:val="1"/>
              </w:rPr>
              <w:t xml:space="preserve"> </w:t>
            </w:r>
            <w:r w:rsidRPr="00CD3694">
              <w:rPr>
                <w:rFonts w:cs="Arial"/>
                <w:position w:val="1"/>
              </w:rPr>
              <w:t>s</w:t>
            </w:r>
            <w:r w:rsidRPr="00CD3694">
              <w:rPr>
                <w:rFonts w:cs="Arial"/>
                <w:spacing w:val="-1"/>
                <w:position w:val="1"/>
              </w:rPr>
              <w:t>e</w:t>
            </w:r>
            <w:r w:rsidRPr="00CD3694">
              <w:rPr>
                <w:rFonts w:cs="Arial"/>
                <w:position w:val="1"/>
              </w:rPr>
              <w:t>lected</w:t>
            </w:r>
            <w:r w:rsidRPr="00CD3694">
              <w:rPr>
                <w:rFonts w:cs="Arial"/>
                <w:spacing w:val="-7"/>
                <w:position w:val="1"/>
              </w:rPr>
              <w:t xml:space="preserve"> </w:t>
            </w:r>
            <w:r w:rsidRPr="00CD3694">
              <w:rPr>
                <w:rFonts w:cs="Arial"/>
                <w:position w:val="1"/>
              </w:rPr>
              <w:t>the</w:t>
            </w:r>
            <w:r w:rsidRPr="00CD3694">
              <w:rPr>
                <w:rFonts w:cs="Arial"/>
                <w:spacing w:val="-2"/>
                <w:position w:val="1"/>
              </w:rPr>
              <w:t xml:space="preserve"> </w:t>
            </w:r>
            <w:r w:rsidRPr="00CD3694">
              <w:rPr>
                <w:rFonts w:cs="Arial"/>
                <w:position w:val="1"/>
              </w:rPr>
              <w:t>option</w:t>
            </w:r>
            <w:r w:rsidRPr="00CD3694">
              <w:rPr>
                <w:rFonts w:cs="Arial"/>
                <w:spacing w:val="-6"/>
                <w:position w:val="1"/>
              </w:rPr>
              <w:t xml:space="preserve"> </w:t>
            </w:r>
            <w:r w:rsidRPr="00CD3694">
              <w:rPr>
                <w:rFonts w:cs="Arial"/>
                <w:position w:val="1"/>
              </w:rPr>
              <w:t>to</w:t>
            </w:r>
            <w:r w:rsidRPr="00CD3694">
              <w:rPr>
                <w:rFonts w:cs="Arial"/>
                <w:spacing w:val="-2"/>
                <w:position w:val="1"/>
              </w:rPr>
              <w:t xml:space="preserve"> </w:t>
            </w:r>
            <w:r w:rsidRPr="00CD3694">
              <w:rPr>
                <w:rFonts w:cs="Arial"/>
                <w:position w:val="1"/>
              </w:rPr>
              <w:t>c</w:t>
            </w:r>
            <w:r w:rsidRPr="00CD3694">
              <w:rPr>
                <w:rFonts w:cs="Arial"/>
                <w:spacing w:val="-3"/>
                <w:position w:val="1"/>
              </w:rPr>
              <w:t>r</w:t>
            </w:r>
            <w:r w:rsidRPr="00CD3694">
              <w:rPr>
                <w:rFonts w:cs="Arial"/>
                <w:position w:val="1"/>
              </w:rPr>
              <w:t>eate</w:t>
            </w:r>
            <w:r w:rsidRPr="00CD3694">
              <w:rPr>
                <w:rFonts w:cs="Arial"/>
                <w:spacing w:val="-4"/>
                <w:position w:val="1"/>
              </w:rPr>
              <w:t xml:space="preserve"> </w:t>
            </w:r>
            <w:r w:rsidRPr="00CD3694">
              <w:rPr>
                <w:rFonts w:cs="Arial"/>
                <w:position w:val="1"/>
              </w:rPr>
              <w:t>a n</w:t>
            </w:r>
            <w:r w:rsidRPr="00CD3694">
              <w:rPr>
                <w:rFonts w:cs="Arial"/>
                <w:spacing w:val="-1"/>
                <w:position w:val="1"/>
              </w:rPr>
              <w:t>e</w:t>
            </w:r>
            <w:r w:rsidRPr="00CD3694">
              <w:rPr>
                <w:rFonts w:cs="Arial"/>
                <w:position w:val="1"/>
              </w:rPr>
              <w:t>w</w:t>
            </w:r>
            <w:r w:rsidRPr="00CD3694">
              <w:rPr>
                <w:rFonts w:cs="Arial"/>
                <w:spacing w:val="-3"/>
                <w:position w:val="1"/>
              </w:rPr>
              <w:t xml:space="preserve"> </w:t>
            </w:r>
            <w:r w:rsidRPr="00CD3694">
              <w:rPr>
                <w:rFonts w:cs="Arial"/>
                <w:position w:val="1"/>
              </w:rPr>
              <w:t>customer</w:t>
            </w:r>
          </w:p>
          <w:p w:rsidR="00980032" w:rsidRPr="00CD3694" w:rsidRDefault="00980032" w:rsidP="001A4A0A">
            <w:pPr>
              <w:pStyle w:val="BodyText"/>
              <w:rPr>
                <w:rFonts w:cs="Arial"/>
              </w:rPr>
            </w:pPr>
            <w:r w:rsidRPr="00CD3694">
              <w:rPr>
                <w:rFonts w:cs="Arial"/>
                <w:position w:val="1"/>
              </w:rPr>
              <w:t>(</w:t>
            </w:r>
            <w:r w:rsidRPr="00CD3694">
              <w:rPr>
                <w:rFonts w:cs="Arial"/>
                <w:spacing w:val="1"/>
                <w:position w:val="1"/>
              </w:rPr>
              <w:t>ei</w:t>
            </w:r>
            <w:r w:rsidRPr="00CD3694">
              <w:rPr>
                <w:rFonts w:cs="Arial"/>
                <w:position w:val="1"/>
              </w:rPr>
              <w:t>t</w:t>
            </w:r>
            <w:r w:rsidRPr="00CD3694">
              <w:rPr>
                <w:rFonts w:cs="Arial"/>
                <w:spacing w:val="1"/>
                <w:position w:val="1"/>
              </w:rPr>
              <w:t>he</w:t>
            </w:r>
            <w:r w:rsidRPr="00CD3694">
              <w:rPr>
                <w:rFonts w:cs="Arial"/>
                <w:position w:val="1"/>
              </w:rPr>
              <w:t>r</w:t>
            </w:r>
            <w:r w:rsidRPr="00CD3694">
              <w:rPr>
                <w:rFonts w:cs="Arial"/>
                <w:spacing w:val="-6"/>
                <w:position w:val="1"/>
              </w:rPr>
              <w:t xml:space="preserve"> </w:t>
            </w:r>
            <w:r w:rsidRPr="00CD3694">
              <w:rPr>
                <w:rFonts w:cs="Arial"/>
                <w:spacing w:val="1"/>
                <w:position w:val="1"/>
              </w:rPr>
              <w:t>P</w:t>
            </w:r>
            <w:r w:rsidRPr="00CD3694">
              <w:rPr>
                <w:rFonts w:cs="Arial"/>
                <w:spacing w:val="-3"/>
                <w:position w:val="1"/>
              </w:rPr>
              <w:t>r</w:t>
            </w:r>
            <w:r w:rsidRPr="00CD3694">
              <w:rPr>
                <w:rFonts w:cs="Arial"/>
                <w:spacing w:val="-1"/>
                <w:position w:val="1"/>
              </w:rPr>
              <w:t>e</w:t>
            </w:r>
            <w:r w:rsidRPr="00CD3694">
              <w:rPr>
                <w:rFonts w:cs="Arial"/>
                <w:spacing w:val="1"/>
                <w:position w:val="1"/>
              </w:rPr>
              <w:t>pa</w:t>
            </w:r>
            <w:r w:rsidRPr="00CD3694">
              <w:rPr>
                <w:rFonts w:cs="Arial"/>
                <w:position w:val="1"/>
              </w:rPr>
              <w:t>id</w:t>
            </w:r>
            <w:r w:rsidRPr="00CD3694">
              <w:rPr>
                <w:rFonts w:cs="Arial"/>
                <w:spacing w:val="-6"/>
                <w:position w:val="1"/>
              </w:rPr>
              <w:t xml:space="preserve"> </w:t>
            </w:r>
            <w:r w:rsidRPr="00CD3694">
              <w:rPr>
                <w:rFonts w:cs="Arial"/>
                <w:spacing w:val="1"/>
                <w:position w:val="1"/>
              </w:rPr>
              <w:t>o</w:t>
            </w:r>
            <w:r w:rsidRPr="00CD3694">
              <w:rPr>
                <w:rFonts w:cs="Arial"/>
                <w:position w:val="1"/>
              </w:rPr>
              <w:t>r</w:t>
            </w:r>
            <w:r w:rsidRPr="00CD3694">
              <w:rPr>
                <w:rFonts w:cs="Arial"/>
                <w:spacing w:val="-2"/>
                <w:position w:val="1"/>
              </w:rPr>
              <w:t xml:space="preserve"> </w:t>
            </w:r>
            <w:r w:rsidRPr="00CD3694">
              <w:rPr>
                <w:rFonts w:cs="Arial"/>
                <w:spacing w:val="1"/>
                <w:position w:val="1"/>
              </w:rPr>
              <w:t>Po</w:t>
            </w:r>
            <w:r w:rsidRPr="00CD3694">
              <w:rPr>
                <w:rFonts w:cs="Arial"/>
                <w:position w:val="1"/>
              </w:rPr>
              <w:t>s</w:t>
            </w:r>
            <w:r w:rsidRPr="00CD3694">
              <w:rPr>
                <w:rFonts w:cs="Arial"/>
                <w:spacing w:val="1"/>
                <w:position w:val="1"/>
              </w:rPr>
              <w:t>tpai</w:t>
            </w:r>
            <w:r w:rsidRPr="00CD3694">
              <w:rPr>
                <w:rFonts w:cs="Arial"/>
                <w:spacing w:val="-1"/>
                <w:position w:val="1"/>
              </w:rPr>
              <w:t>d</w:t>
            </w:r>
            <w:r w:rsidRPr="00CD3694">
              <w:rPr>
                <w:rFonts w:cs="Arial"/>
                <w:position w:val="1"/>
              </w:rPr>
              <w:t>)</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Minimum guarantees</w:t>
            </w:r>
          </w:p>
        </w:tc>
        <w:tc>
          <w:tcPr>
            <w:tcW w:w="6908" w:type="dxa"/>
            <w:gridSpan w:val="2"/>
          </w:tcPr>
          <w:p w:rsidR="00980032" w:rsidRPr="00CD3694" w:rsidRDefault="00980032" w:rsidP="001A4A0A">
            <w:pPr>
              <w:pStyle w:val="BodyText"/>
              <w:rPr>
                <w:rFonts w:cs="Arial"/>
              </w:rPr>
            </w:pPr>
            <w:r w:rsidRPr="00CD3694">
              <w:rPr>
                <w:rFonts w:cs="Arial"/>
                <w:spacing w:val="1"/>
              </w:rPr>
              <w:t>Use</w:t>
            </w:r>
            <w:r w:rsidRPr="00CD3694">
              <w:rPr>
                <w:rFonts w:cs="Arial"/>
              </w:rPr>
              <w:t>r</w:t>
            </w:r>
            <w:r w:rsidRPr="00CD3694">
              <w:rPr>
                <w:rFonts w:cs="Arial"/>
                <w:spacing w:val="-4"/>
              </w:rPr>
              <w:t xml:space="preserve"> </w:t>
            </w:r>
            <w:r w:rsidRPr="00CD3694">
              <w:rPr>
                <w:rFonts w:cs="Arial"/>
                <w:spacing w:val="1"/>
              </w:rPr>
              <w:t>ca</w:t>
            </w:r>
            <w:r w:rsidRPr="00CD3694">
              <w:rPr>
                <w:rFonts w:cs="Arial"/>
              </w:rPr>
              <w:t>n</w:t>
            </w:r>
            <w:r w:rsidRPr="00CD3694">
              <w:rPr>
                <w:rFonts w:cs="Arial"/>
                <w:spacing w:val="-3"/>
              </w:rPr>
              <w:t xml:space="preserve"> </w:t>
            </w:r>
            <w:r w:rsidRPr="00CD3694">
              <w:rPr>
                <w:rFonts w:cs="Arial"/>
                <w:spacing w:val="1"/>
              </w:rPr>
              <w:t>can</w:t>
            </w:r>
            <w:r w:rsidRPr="00CD3694">
              <w:rPr>
                <w:rFonts w:cs="Arial"/>
                <w:spacing w:val="-1"/>
              </w:rPr>
              <w:t>c</w:t>
            </w:r>
            <w:r w:rsidRPr="00CD3694">
              <w:rPr>
                <w:rFonts w:cs="Arial"/>
                <w:spacing w:val="1"/>
              </w:rPr>
              <w:t>e</w:t>
            </w:r>
            <w:r w:rsidRPr="00CD3694">
              <w:rPr>
                <w:rFonts w:cs="Arial"/>
              </w:rPr>
              <w:t>l</w:t>
            </w:r>
            <w:r w:rsidRPr="00CD3694">
              <w:rPr>
                <w:rFonts w:cs="Arial"/>
                <w:spacing w:val="-5"/>
              </w:rPr>
              <w:t xml:space="preserve"> </w:t>
            </w:r>
            <w:r w:rsidRPr="00CD3694">
              <w:rPr>
                <w:rFonts w:cs="Arial"/>
                <w:spacing w:val="1"/>
              </w:rPr>
              <w:t>th</w:t>
            </w:r>
            <w:r w:rsidRPr="00CD3694">
              <w:rPr>
                <w:rFonts w:cs="Arial"/>
              </w:rPr>
              <w:t>e</w:t>
            </w:r>
            <w:r w:rsidRPr="00CD3694">
              <w:rPr>
                <w:rFonts w:cs="Arial"/>
                <w:spacing w:val="-5"/>
              </w:rPr>
              <w:t xml:space="preserve"> </w:t>
            </w:r>
            <w:r w:rsidRPr="00CD3694">
              <w:rPr>
                <w:rFonts w:cs="Arial"/>
              </w:rPr>
              <w:t>cu</w:t>
            </w:r>
            <w:r w:rsidRPr="00CD3694">
              <w:rPr>
                <w:rFonts w:cs="Arial"/>
                <w:spacing w:val="1"/>
              </w:rPr>
              <w:t>s</w:t>
            </w:r>
            <w:r w:rsidRPr="00CD3694">
              <w:rPr>
                <w:rFonts w:cs="Arial"/>
              </w:rPr>
              <w:t>tomer</w:t>
            </w:r>
            <w:r w:rsidRPr="00CD3694">
              <w:rPr>
                <w:rFonts w:cs="Arial"/>
                <w:spacing w:val="-8"/>
              </w:rPr>
              <w:t xml:space="preserve"> </w:t>
            </w:r>
            <w:r w:rsidRPr="00CD3694">
              <w:rPr>
                <w:rFonts w:cs="Arial"/>
              </w:rPr>
              <w:t>acq</w:t>
            </w:r>
            <w:r w:rsidRPr="00CD3694">
              <w:rPr>
                <w:rFonts w:cs="Arial"/>
                <w:spacing w:val="1"/>
              </w:rPr>
              <w:t>u</w:t>
            </w:r>
            <w:r w:rsidRPr="00CD3694">
              <w:rPr>
                <w:rFonts w:cs="Arial"/>
              </w:rPr>
              <w:t>i</w:t>
            </w:r>
            <w:r w:rsidRPr="00CD3694">
              <w:rPr>
                <w:rFonts w:cs="Arial"/>
                <w:spacing w:val="1"/>
              </w:rPr>
              <w:t>s</w:t>
            </w:r>
            <w:r w:rsidRPr="00CD3694">
              <w:rPr>
                <w:rFonts w:cs="Arial"/>
              </w:rPr>
              <w:t>i</w:t>
            </w:r>
            <w:r w:rsidRPr="00CD3694">
              <w:rPr>
                <w:rFonts w:cs="Arial"/>
                <w:spacing w:val="1"/>
              </w:rPr>
              <w:t>t</w:t>
            </w:r>
            <w:r w:rsidRPr="00CD3694">
              <w:rPr>
                <w:rFonts w:cs="Arial"/>
              </w:rPr>
              <w:t>ion</w:t>
            </w:r>
            <w:r w:rsidRPr="00CD3694">
              <w:rPr>
                <w:rFonts w:cs="Arial"/>
                <w:spacing w:val="-10"/>
              </w:rPr>
              <w:t xml:space="preserve"> </w:t>
            </w:r>
            <w:r w:rsidRPr="00CD3694">
              <w:rPr>
                <w:rFonts w:cs="Arial"/>
              </w:rPr>
              <w:t>p</w:t>
            </w:r>
            <w:r w:rsidRPr="00CD3694">
              <w:rPr>
                <w:rFonts w:cs="Arial"/>
                <w:spacing w:val="-3"/>
              </w:rPr>
              <w:t>r</w:t>
            </w:r>
            <w:r w:rsidRPr="00CD3694">
              <w:rPr>
                <w:rFonts w:cs="Arial"/>
              </w:rPr>
              <w:t>oce</w:t>
            </w:r>
            <w:r w:rsidRPr="00CD3694">
              <w:rPr>
                <w:rFonts w:cs="Arial"/>
                <w:spacing w:val="1"/>
              </w:rPr>
              <w:t>s</w:t>
            </w:r>
            <w:r w:rsidRPr="00CD3694">
              <w:rPr>
                <w:rFonts w:cs="Arial"/>
              </w:rPr>
              <w:t>s</w:t>
            </w:r>
            <w:r w:rsidRPr="00CD3694">
              <w:rPr>
                <w:rFonts w:cs="Arial"/>
                <w:spacing w:val="-7"/>
              </w:rPr>
              <w:t xml:space="preserve"> </w:t>
            </w:r>
            <w:r w:rsidRPr="00CD3694">
              <w:rPr>
                <w:rFonts w:cs="Arial"/>
              </w:rPr>
              <w:t>at</w:t>
            </w:r>
            <w:r w:rsidRPr="00CD3694">
              <w:rPr>
                <w:rFonts w:cs="Arial"/>
                <w:spacing w:val="-2"/>
              </w:rPr>
              <w:t xml:space="preserve"> </w:t>
            </w:r>
            <w:r w:rsidRPr="00CD3694">
              <w:rPr>
                <w:rFonts w:cs="Arial"/>
                <w:spacing w:val="1"/>
              </w:rPr>
              <w:t>a</w:t>
            </w:r>
            <w:r w:rsidRPr="00CD3694">
              <w:rPr>
                <w:rFonts w:cs="Arial"/>
              </w:rPr>
              <w:t>ny moment</w:t>
            </w:r>
            <w:r w:rsidRPr="00CD3694">
              <w:rPr>
                <w:rFonts w:cs="Arial"/>
                <w:spacing w:val="-6"/>
              </w:rPr>
              <w:t xml:space="preserve"> </w:t>
            </w:r>
            <w:r w:rsidRPr="00CD3694">
              <w:rPr>
                <w:rFonts w:cs="Arial"/>
              </w:rPr>
              <w:t>befo</w:t>
            </w:r>
            <w:r w:rsidRPr="00CD3694">
              <w:rPr>
                <w:rFonts w:cs="Arial"/>
                <w:spacing w:val="-3"/>
              </w:rPr>
              <w:t>r</w:t>
            </w:r>
            <w:r w:rsidRPr="00CD3694">
              <w:rPr>
                <w:rFonts w:cs="Arial"/>
              </w:rPr>
              <w:t>e</w:t>
            </w:r>
            <w:r w:rsidRPr="00CD3694">
              <w:rPr>
                <w:rFonts w:cs="Arial"/>
                <w:spacing w:val="-6"/>
              </w:rPr>
              <w:t xml:space="preserve"> </w:t>
            </w:r>
            <w:r w:rsidRPr="00CD3694">
              <w:rPr>
                <w:rFonts w:cs="Arial"/>
              </w:rPr>
              <w:t>the</w:t>
            </w:r>
            <w:r w:rsidRPr="00CD3694">
              <w:rPr>
                <w:rFonts w:cs="Arial"/>
                <w:spacing w:val="-3"/>
              </w:rPr>
              <w:t xml:space="preserve"> </w:t>
            </w:r>
            <w:r w:rsidRPr="00CD3694">
              <w:rPr>
                <w:rFonts w:cs="Arial"/>
              </w:rPr>
              <w:t>last</w:t>
            </w:r>
            <w:r w:rsidRPr="00CD3694">
              <w:rPr>
                <w:rFonts w:cs="Arial"/>
                <w:spacing w:val="-3"/>
              </w:rPr>
              <w:t xml:space="preserve"> </w:t>
            </w:r>
            <w:r w:rsidRPr="00CD3694">
              <w:rPr>
                <w:rFonts w:cs="Arial"/>
              </w:rPr>
              <w:t>confirmation</w:t>
            </w:r>
            <w:r w:rsidRPr="00CD3694">
              <w:rPr>
                <w:rFonts w:cs="Arial"/>
                <w:spacing w:val="-10"/>
              </w:rPr>
              <w:t xml:space="preserve"> </w:t>
            </w:r>
            <w:r w:rsidRPr="00CD3694">
              <w:rPr>
                <w:rFonts w:cs="Arial"/>
              </w:rPr>
              <w:t>st</w:t>
            </w:r>
            <w:r w:rsidRPr="00CD3694">
              <w:rPr>
                <w:rFonts w:cs="Arial"/>
                <w:spacing w:val="-1"/>
              </w:rPr>
              <w:t>e</w:t>
            </w:r>
            <w:r w:rsidRPr="00CD3694">
              <w:rPr>
                <w:rFonts w:cs="Arial"/>
                <w:spacing w:val="1"/>
              </w:rPr>
              <w:t>p</w:t>
            </w:r>
            <w:r w:rsidRPr="00CD3694">
              <w:rPr>
                <w:rFonts w:cs="Arial"/>
              </w:rPr>
              <w:t>.</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Success guarantees:</w:t>
            </w:r>
          </w:p>
        </w:tc>
        <w:tc>
          <w:tcPr>
            <w:tcW w:w="6908" w:type="dxa"/>
            <w:gridSpan w:val="2"/>
          </w:tcPr>
          <w:p w:rsidR="00980032" w:rsidRPr="00CD3694" w:rsidRDefault="00980032" w:rsidP="001A4A0A">
            <w:pPr>
              <w:pStyle w:val="BodyText"/>
              <w:rPr>
                <w:rFonts w:cs="Arial"/>
              </w:rPr>
            </w:pPr>
            <w:r>
              <w:t>The application has sent a new order to create the new customer with one account and optionally one to several subscribers</w:t>
            </w:r>
            <w:r>
              <w:br/>
              <w:t>Order reference is displayed to user</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Normal Flow:</w:t>
            </w:r>
          </w:p>
        </w:tc>
        <w:tc>
          <w:tcPr>
            <w:tcW w:w="6908" w:type="dxa"/>
            <w:gridSpan w:val="2"/>
          </w:tcPr>
          <w:p w:rsidR="00980032" w:rsidRPr="00CD3694" w:rsidRDefault="00980032" w:rsidP="00970393">
            <w:pPr>
              <w:widowControl w:val="0"/>
              <w:numPr>
                <w:ilvl w:val="0"/>
                <w:numId w:val="91"/>
              </w:numPr>
              <w:autoSpaceDE w:val="0"/>
              <w:autoSpaceDN w:val="0"/>
              <w:adjustRightInd w:val="0"/>
              <w:spacing w:before="14" w:line="240" w:lineRule="exact"/>
              <w:ind w:right="364"/>
              <w:rPr>
                <w:rFonts w:cs="Arial"/>
                <w:color w:val="FF0000"/>
              </w:rPr>
            </w:pPr>
            <w:r w:rsidRPr="00CD3694">
              <w:rPr>
                <w:rFonts w:cs="Arial"/>
                <w:color w:val="FF0000"/>
              </w:rPr>
              <w:t xml:space="preserve">User sets Person information(refer to use case </w:t>
            </w:r>
            <w:r w:rsidRPr="00CD3694">
              <w:rPr>
                <w:color w:val="FF0000"/>
              </w:rPr>
              <w:t>NPA0010 - Add persona</w:t>
            </w:r>
            <w:r w:rsidRPr="00CD3694">
              <w:rPr>
                <w:rFonts w:cs="Arial"/>
                <w:color w:val="FF0000"/>
              </w:rPr>
              <w:t xml:space="preserve"> )</w:t>
            </w:r>
            <w:r>
              <w:rPr>
                <w:rFonts w:cs="Arial"/>
                <w:color w:val="FF0000"/>
              </w:rPr>
              <w:t>(A23)(A24)</w:t>
            </w:r>
          </w:p>
          <w:p w:rsidR="00980032" w:rsidRDefault="00980032" w:rsidP="00970393">
            <w:pPr>
              <w:widowControl w:val="0"/>
              <w:numPr>
                <w:ilvl w:val="0"/>
                <w:numId w:val="91"/>
              </w:numPr>
              <w:autoSpaceDE w:val="0"/>
              <w:autoSpaceDN w:val="0"/>
              <w:adjustRightInd w:val="0"/>
              <w:spacing w:before="14" w:line="240" w:lineRule="exact"/>
              <w:ind w:right="364"/>
              <w:rPr>
                <w:rFonts w:cs="Arial"/>
              </w:rPr>
            </w:pPr>
            <w:r w:rsidRPr="00CD3694">
              <w:rPr>
                <w:rFonts w:cs="Arial"/>
                <w:spacing w:val="1"/>
              </w:rPr>
              <w:t>U</w:t>
            </w:r>
            <w:r w:rsidRPr="00CD3694">
              <w:rPr>
                <w:rFonts w:cs="Arial"/>
              </w:rPr>
              <w:t>s</w:t>
            </w:r>
            <w:r w:rsidRPr="00CD3694">
              <w:rPr>
                <w:rFonts w:cs="Arial"/>
                <w:spacing w:val="1"/>
              </w:rPr>
              <w:t>e</w:t>
            </w:r>
            <w:r w:rsidRPr="00CD3694">
              <w:rPr>
                <w:rFonts w:cs="Arial"/>
              </w:rPr>
              <w:t>r</w:t>
            </w:r>
            <w:r w:rsidRPr="00CD3694">
              <w:rPr>
                <w:rFonts w:cs="Arial"/>
                <w:spacing w:val="-4"/>
              </w:rPr>
              <w:t xml:space="preserve"> </w:t>
            </w:r>
            <w:r w:rsidRPr="00CD3694">
              <w:rPr>
                <w:rFonts w:cs="Arial"/>
              </w:rPr>
              <w:t>sets</w:t>
            </w:r>
            <w:r w:rsidRPr="00CD3694">
              <w:rPr>
                <w:rFonts w:cs="Arial"/>
                <w:spacing w:val="-3"/>
              </w:rPr>
              <w:t xml:space="preserve"> </w:t>
            </w:r>
            <w:r w:rsidRPr="00CD3694">
              <w:rPr>
                <w:rFonts w:cs="Arial"/>
              </w:rPr>
              <w:t>new</w:t>
            </w:r>
            <w:r w:rsidRPr="00CD3694">
              <w:rPr>
                <w:rFonts w:cs="Arial"/>
                <w:spacing w:val="-3"/>
              </w:rPr>
              <w:t xml:space="preserve"> </w:t>
            </w:r>
            <w:r w:rsidRPr="00CD3694">
              <w:rPr>
                <w:rFonts w:cs="Arial"/>
              </w:rPr>
              <w:t>account</w:t>
            </w:r>
            <w:r w:rsidRPr="00CD3694">
              <w:rPr>
                <w:rFonts w:cs="Arial"/>
                <w:spacing w:val="-7"/>
              </w:rPr>
              <w:t xml:space="preserve"> </w:t>
            </w:r>
            <w:r w:rsidRPr="00CD3694">
              <w:rPr>
                <w:rFonts w:cs="Arial"/>
              </w:rPr>
              <w:t>information</w:t>
            </w:r>
            <w:r w:rsidRPr="00CD3694">
              <w:rPr>
                <w:rFonts w:cs="Arial"/>
                <w:spacing w:val="-10"/>
              </w:rPr>
              <w:t xml:space="preserve"> </w:t>
            </w:r>
            <w:r w:rsidRPr="00CD3694">
              <w:rPr>
                <w:rFonts w:cs="Arial"/>
              </w:rPr>
              <w:t>(</w:t>
            </w:r>
            <w:r w:rsidRPr="00CD3694">
              <w:rPr>
                <w:rFonts w:cs="Arial"/>
                <w:spacing w:val="-3"/>
              </w:rPr>
              <w:t>r</w:t>
            </w:r>
            <w:r w:rsidRPr="00CD3694">
              <w:rPr>
                <w:rFonts w:cs="Arial"/>
              </w:rPr>
              <w:t>efer</w:t>
            </w:r>
            <w:r w:rsidRPr="00CD3694">
              <w:rPr>
                <w:rFonts w:cs="Arial"/>
                <w:spacing w:val="-5"/>
              </w:rPr>
              <w:t xml:space="preserve"> </w:t>
            </w:r>
            <w:r w:rsidRPr="00CD3694">
              <w:rPr>
                <w:rFonts w:cs="Arial"/>
              </w:rPr>
              <w:t>to</w:t>
            </w:r>
            <w:r w:rsidRPr="00CD3694">
              <w:rPr>
                <w:rFonts w:cs="Arial"/>
                <w:spacing w:val="-2"/>
              </w:rPr>
              <w:t xml:space="preserve"> </w:t>
            </w:r>
            <w:r w:rsidRPr="00CD3694">
              <w:rPr>
                <w:rFonts w:cs="Arial"/>
              </w:rPr>
              <w:t>use case</w:t>
            </w:r>
            <w:r w:rsidRPr="00CD3694">
              <w:rPr>
                <w:rFonts w:cs="Arial"/>
                <w:spacing w:val="-5"/>
              </w:rPr>
              <w:t xml:space="preserve"> </w:t>
            </w:r>
            <w:r w:rsidRPr="00CD3694">
              <w:rPr>
                <w:rFonts w:cs="Arial"/>
              </w:rPr>
              <w:t>C</w:t>
            </w:r>
            <w:r w:rsidRPr="00CD3694">
              <w:rPr>
                <w:rFonts w:cs="Arial"/>
                <w:spacing w:val="1"/>
              </w:rPr>
              <w:t>a</w:t>
            </w:r>
            <w:r w:rsidRPr="00CD3694">
              <w:rPr>
                <w:rFonts w:cs="Arial"/>
              </w:rPr>
              <w:t>pt</w:t>
            </w:r>
            <w:r w:rsidRPr="00CD3694">
              <w:rPr>
                <w:rFonts w:cs="Arial"/>
                <w:spacing w:val="1"/>
              </w:rPr>
              <w:t>u</w:t>
            </w:r>
            <w:r w:rsidRPr="00CD3694">
              <w:rPr>
                <w:rFonts w:cs="Arial"/>
                <w:spacing w:val="-4"/>
              </w:rPr>
              <w:t>r</w:t>
            </w:r>
            <w:r w:rsidRPr="00CD3694">
              <w:rPr>
                <w:rFonts w:cs="Arial"/>
              </w:rPr>
              <w:t>e</w:t>
            </w:r>
            <w:r w:rsidRPr="00CD3694">
              <w:rPr>
                <w:rFonts w:cs="Arial"/>
                <w:spacing w:val="-6"/>
              </w:rPr>
              <w:t xml:space="preserve"> </w:t>
            </w:r>
            <w:r w:rsidRPr="00CD3694">
              <w:rPr>
                <w:rFonts w:cs="Arial"/>
              </w:rPr>
              <w:t>administrative</w:t>
            </w:r>
            <w:r w:rsidRPr="00CD3694">
              <w:rPr>
                <w:rFonts w:cs="Arial"/>
                <w:spacing w:val="-14"/>
              </w:rPr>
              <w:t xml:space="preserve"> </w:t>
            </w:r>
            <w:r w:rsidRPr="00CD3694">
              <w:rPr>
                <w:rFonts w:cs="Arial"/>
              </w:rPr>
              <w:t>da</w:t>
            </w:r>
            <w:r w:rsidRPr="00CD3694">
              <w:rPr>
                <w:rFonts w:cs="Arial"/>
                <w:spacing w:val="1"/>
              </w:rPr>
              <w:t>t</w:t>
            </w:r>
            <w:r w:rsidRPr="00CD3694">
              <w:rPr>
                <w:rFonts w:cs="Arial"/>
              </w:rPr>
              <w:t>a)</w:t>
            </w:r>
            <w:r w:rsidRPr="00CD3694">
              <w:rPr>
                <w:rFonts w:cs="Arial"/>
                <w:spacing w:val="-4"/>
              </w:rPr>
              <w:t xml:space="preserve"> </w:t>
            </w:r>
            <w:r w:rsidRPr="00CD3694">
              <w:rPr>
                <w:rFonts w:cs="Arial"/>
              </w:rPr>
              <w:t>(A1)</w:t>
            </w:r>
            <w:r w:rsidRPr="00CD3694">
              <w:rPr>
                <w:rFonts w:cs="Arial"/>
                <w:spacing w:val="-3"/>
              </w:rPr>
              <w:t xml:space="preserve"> </w:t>
            </w:r>
            <w:r w:rsidRPr="00CD3694">
              <w:rPr>
                <w:rFonts w:cs="Arial"/>
              </w:rPr>
              <w:t>(</w:t>
            </w:r>
            <w:r w:rsidRPr="00CD3694">
              <w:rPr>
                <w:rFonts w:cs="Arial"/>
                <w:spacing w:val="1"/>
              </w:rPr>
              <w:t>A</w:t>
            </w:r>
            <w:r w:rsidRPr="00CD3694">
              <w:rPr>
                <w:rFonts w:cs="Arial"/>
              </w:rPr>
              <w:t>1bis).</w:t>
            </w:r>
          </w:p>
          <w:p w:rsidR="00980032" w:rsidRDefault="00980032" w:rsidP="00970393">
            <w:pPr>
              <w:widowControl w:val="0"/>
              <w:numPr>
                <w:ilvl w:val="0"/>
                <w:numId w:val="91"/>
              </w:numPr>
              <w:autoSpaceDE w:val="0"/>
              <w:autoSpaceDN w:val="0"/>
              <w:adjustRightInd w:val="0"/>
              <w:spacing w:before="14" w:line="240" w:lineRule="exact"/>
              <w:ind w:right="364"/>
              <w:rPr>
                <w:rFonts w:cs="Arial"/>
              </w:rPr>
            </w:pP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dis</w:t>
            </w:r>
            <w:r w:rsidRPr="00CD3694">
              <w:rPr>
                <w:rFonts w:cs="Arial"/>
                <w:spacing w:val="1"/>
              </w:rPr>
              <w:t>p</w:t>
            </w:r>
            <w:r w:rsidRPr="00CD3694">
              <w:rPr>
                <w:rFonts w:cs="Arial"/>
              </w:rPr>
              <w:t>l</w:t>
            </w:r>
            <w:r w:rsidRPr="00CD3694">
              <w:rPr>
                <w:rFonts w:cs="Arial"/>
                <w:spacing w:val="1"/>
              </w:rPr>
              <w:t>ay</w:t>
            </w:r>
            <w:r w:rsidRPr="00CD3694">
              <w:rPr>
                <w:rFonts w:cs="Arial"/>
              </w:rPr>
              <w:t>s</w:t>
            </w:r>
            <w:r w:rsidRPr="00CD3694">
              <w:rPr>
                <w:rFonts w:cs="Arial"/>
                <w:spacing w:val="-7"/>
              </w:rPr>
              <w:t xml:space="preserve"> </w:t>
            </w:r>
            <w:r w:rsidRPr="00CD3694">
              <w:rPr>
                <w:rFonts w:cs="Arial"/>
                <w:spacing w:val="1"/>
              </w:rPr>
              <w:t>Pr</w:t>
            </w:r>
            <w:r w:rsidRPr="00CD3694">
              <w:rPr>
                <w:rFonts w:cs="Arial"/>
              </w:rPr>
              <w:t>im</w:t>
            </w:r>
            <w:r w:rsidRPr="00CD3694">
              <w:rPr>
                <w:rFonts w:cs="Arial"/>
                <w:spacing w:val="1"/>
              </w:rPr>
              <w:t>ar</w:t>
            </w:r>
            <w:r w:rsidRPr="00CD3694">
              <w:rPr>
                <w:rFonts w:cs="Arial"/>
              </w:rPr>
              <w:t>y</w:t>
            </w:r>
            <w:r w:rsidRPr="00CD3694">
              <w:rPr>
                <w:rFonts w:cs="Arial"/>
                <w:spacing w:val="-6"/>
              </w:rPr>
              <w:t xml:space="preserve"> </w:t>
            </w:r>
            <w:r w:rsidRPr="00CD3694">
              <w:rPr>
                <w:rFonts w:cs="Arial"/>
                <w:spacing w:val="-1"/>
              </w:rPr>
              <w:t>O</w:t>
            </w:r>
            <w:r w:rsidRPr="00CD3694">
              <w:rPr>
                <w:rFonts w:cs="Arial"/>
                <w:spacing w:val="-3"/>
              </w:rPr>
              <w:t>f</w:t>
            </w:r>
            <w:r w:rsidRPr="00CD3694">
              <w:rPr>
                <w:rFonts w:cs="Arial"/>
              </w:rPr>
              <w:t>f</w:t>
            </w:r>
            <w:r w:rsidRPr="00CD3694">
              <w:rPr>
                <w:rFonts w:cs="Arial"/>
                <w:spacing w:val="1"/>
              </w:rPr>
              <w:t>er</w:t>
            </w:r>
            <w:r w:rsidRPr="00CD3694">
              <w:rPr>
                <w:rFonts w:cs="Arial"/>
              </w:rPr>
              <w:t>s</w:t>
            </w:r>
            <w:r w:rsidRPr="00CD3694">
              <w:rPr>
                <w:rFonts w:cs="Arial"/>
                <w:spacing w:val="-5"/>
              </w:rPr>
              <w:t xml:space="preserve"> </w:t>
            </w:r>
            <w:r w:rsidRPr="00CD3694">
              <w:rPr>
                <w:rFonts w:cs="Arial"/>
                <w:spacing w:val="1"/>
              </w:rPr>
              <w:t xml:space="preserve">and </w:t>
            </w:r>
            <w:r w:rsidRPr="00CD3694">
              <w:rPr>
                <w:rFonts w:cs="Arial"/>
              </w:rPr>
              <w:t>Bundles</w:t>
            </w:r>
            <w:r w:rsidRPr="00CD3694">
              <w:rPr>
                <w:rFonts w:cs="Arial"/>
                <w:spacing w:val="-6"/>
              </w:rPr>
              <w:t xml:space="preserve"> </w:t>
            </w:r>
            <w:r w:rsidRPr="00CD3694">
              <w:rPr>
                <w:rFonts w:cs="Arial"/>
              </w:rPr>
              <w:t>available</w:t>
            </w:r>
            <w:r w:rsidRPr="00CD3694">
              <w:rPr>
                <w:rFonts w:cs="Arial"/>
                <w:spacing w:val="-8"/>
              </w:rPr>
              <w:t xml:space="preserve"> </w:t>
            </w:r>
            <w:r w:rsidRPr="00CD3694">
              <w:rPr>
                <w:rFonts w:cs="Arial"/>
              </w:rPr>
              <w:t>for</w:t>
            </w:r>
            <w:r w:rsidRPr="00CD3694">
              <w:rPr>
                <w:rFonts w:cs="Arial"/>
                <w:spacing w:val="-3"/>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4"/>
              </w:rPr>
              <w:t xml:space="preserve"> </w:t>
            </w:r>
            <w:r w:rsidRPr="00CD3694">
              <w:rPr>
                <w:rFonts w:cs="Arial"/>
              </w:rPr>
              <w:t>(</w:t>
            </w:r>
            <w:r w:rsidRPr="00CD3694">
              <w:rPr>
                <w:rFonts w:cs="Arial"/>
                <w:spacing w:val="-3"/>
              </w:rPr>
              <w:t>r</w:t>
            </w:r>
            <w:r w:rsidRPr="00CD3694">
              <w:rPr>
                <w:rFonts w:cs="Arial"/>
                <w:spacing w:val="-1"/>
              </w:rPr>
              <w:t>e</w:t>
            </w:r>
            <w:r w:rsidRPr="00CD3694">
              <w:rPr>
                <w:rFonts w:cs="Arial"/>
                <w:spacing w:val="1"/>
              </w:rPr>
              <w:t>f</w:t>
            </w:r>
            <w:r w:rsidRPr="00CD3694">
              <w:rPr>
                <w:rFonts w:cs="Arial"/>
              </w:rPr>
              <w:t>er</w:t>
            </w:r>
            <w:r w:rsidRPr="00CD3694">
              <w:rPr>
                <w:rFonts w:cs="Arial"/>
                <w:spacing w:val="-5"/>
              </w:rPr>
              <w:t xml:space="preserve"> </w:t>
            </w:r>
            <w:r w:rsidRPr="00CD3694">
              <w:rPr>
                <w:rFonts w:cs="Arial"/>
              </w:rPr>
              <w:t>to</w:t>
            </w:r>
            <w:r w:rsidRPr="00CD3694">
              <w:rPr>
                <w:rFonts w:cs="Arial"/>
                <w:spacing w:val="-1"/>
              </w:rPr>
              <w:t xml:space="preserve"> </w:t>
            </w:r>
            <w:r w:rsidRPr="00CD3694">
              <w:rPr>
                <w:rFonts w:cs="Arial"/>
              </w:rPr>
              <w:t>use</w:t>
            </w:r>
            <w:r w:rsidRPr="00CD3694">
              <w:rPr>
                <w:rFonts w:cs="Arial"/>
                <w:spacing w:val="-2"/>
              </w:rPr>
              <w:t xml:space="preserve"> </w:t>
            </w:r>
            <w:r w:rsidRPr="00CD3694">
              <w:rPr>
                <w:rFonts w:cs="Arial"/>
              </w:rPr>
              <w:t xml:space="preserve">case </w:t>
            </w:r>
            <w:r w:rsidRPr="00CD3694">
              <w:rPr>
                <w:rFonts w:cs="Arial"/>
                <w:spacing w:val="1"/>
              </w:rPr>
              <w:t>B</w:t>
            </w:r>
            <w:r w:rsidRPr="00CD3694">
              <w:rPr>
                <w:rFonts w:cs="Arial"/>
                <w:spacing w:val="-3"/>
              </w:rPr>
              <w:t>r</w:t>
            </w:r>
            <w:r w:rsidRPr="00CD3694">
              <w:rPr>
                <w:rFonts w:cs="Arial"/>
              </w:rPr>
              <w:t>ow</w:t>
            </w:r>
            <w:r w:rsidRPr="00CD3694">
              <w:rPr>
                <w:rFonts w:cs="Arial"/>
                <w:spacing w:val="1"/>
              </w:rPr>
              <w:t>s</w:t>
            </w:r>
            <w:r w:rsidRPr="00CD3694">
              <w:rPr>
                <w:rFonts w:cs="Arial"/>
              </w:rPr>
              <w:t>e</w:t>
            </w:r>
            <w:r w:rsidRPr="00CD3694">
              <w:rPr>
                <w:rFonts w:cs="Arial"/>
                <w:spacing w:val="-6"/>
              </w:rPr>
              <w:t xml:space="preserve"> </w:t>
            </w:r>
            <w:r w:rsidRPr="00CD3694">
              <w:rPr>
                <w:rFonts w:cs="Arial"/>
              </w:rPr>
              <w:t>Pri</w:t>
            </w:r>
            <w:r w:rsidRPr="00CD3694">
              <w:rPr>
                <w:rFonts w:cs="Arial"/>
                <w:spacing w:val="2"/>
              </w:rPr>
              <w:t>m</w:t>
            </w:r>
            <w:r w:rsidRPr="00CD3694">
              <w:rPr>
                <w:rFonts w:cs="Arial"/>
              </w:rPr>
              <w:t>ary</w:t>
            </w:r>
            <w:r w:rsidRPr="00CD3694">
              <w:rPr>
                <w:rFonts w:cs="Arial"/>
                <w:spacing w:val="-7"/>
              </w:rPr>
              <w:t xml:space="preserve"> </w:t>
            </w:r>
            <w:r w:rsidRPr="00CD3694">
              <w:rPr>
                <w:rFonts w:cs="Arial"/>
                <w:w w:val="99"/>
              </w:rPr>
              <w:t>O</w:t>
            </w:r>
            <w:r w:rsidRPr="00CD3694">
              <w:rPr>
                <w:rFonts w:cs="Arial"/>
                <w:spacing w:val="-4"/>
                <w:w w:val="99"/>
              </w:rPr>
              <w:t>f</w:t>
            </w:r>
            <w:r w:rsidRPr="00CD3694">
              <w:rPr>
                <w:rFonts w:cs="Arial"/>
                <w:spacing w:val="1"/>
                <w:w w:val="99"/>
              </w:rPr>
              <w:t>fe</w:t>
            </w:r>
            <w:r w:rsidRPr="00CD3694">
              <w:rPr>
                <w:rFonts w:cs="Arial"/>
                <w:w w:val="99"/>
              </w:rPr>
              <w:t>r</w:t>
            </w:r>
            <w:r w:rsidRPr="00CD3694">
              <w:rPr>
                <w:rFonts w:cs="Arial"/>
                <w:spacing w:val="1"/>
                <w:w w:val="99"/>
              </w:rPr>
              <w:t>s</w:t>
            </w:r>
            <w:r w:rsidRPr="00CD3694">
              <w:rPr>
                <w:rFonts w:cs="Arial"/>
                <w:w w:val="130"/>
              </w:rPr>
              <w:t>/</w:t>
            </w:r>
            <w:r w:rsidRPr="00CD3694">
              <w:rPr>
                <w:rFonts w:cs="Arial"/>
                <w:spacing w:val="1"/>
                <w:w w:val="130"/>
              </w:rPr>
              <w:t>B</w:t>
            </w:r>
            <w:r w:rsidRPr="00CD3694">
              <w:rPr>
                <w:rFonts w:cs="Arial"/>
                <w:w w:val="99"/>
              </w:rPr>
              <w:t>un</w:t>
            </w:r>
            <w:r w:rsidRPr="00CD3694">
              <w:rPr>
                <w:rFonts w:cs="Arial"/>
                <w:spacing w:val="1"/>
                <w:w w:val="99"/>
              </w:rPr>
              <w:t>d</w:t>
            </w:r>
            <w:r w:rsidRPr="00CD3694">
              <w:rPr>
                <w:rFonts w:cs="Arial"/>
                <w:w w:val="99"/>
              </w:rPr>
              <w:t>le</w:t>
            </w:r>
            <w:r w:rsidRPr="00CD3694">
              <w:rPr>
                <w:rFonts w:cs="Arial"/>
                <w:spacing w:val="1"/>
                <w:w w:val="99"/>
              </w:rPr>
              <w:t>s</w:t>
            </w:r>
            <w:r w:rsidRPr="00CD3694">
              <w:rPr>
                <w:rFonts w:cs="Arial"/>
                <w:w w:val="99"/>
              </w:rPr>
              <w:t>)</w:t>
            </w:r>
          </w:p>
          <w:p w:rsidR="00980032" w:rsidRDefault="00980032" w:rsidP="00970393">
            <w:pPr>
              <w:widowControl w:val="0"/>
              <w:numPr>
                <w:ilvl w:val="0"/>
                <w:numId w:val="91"/>
              </w:numPr>
              <w:autoSpaceDE w:val="0"/>
              <w:autoSpaceDN w:val="0"/>
              <w:adjustRightInd w:val="0"/>
              <w:spacing w:before="14" w:line="240" w:lineRule="exact"/>
              <w:ind w:right="364"/>
              <w:rPr>
                <w:rFonts w:cs="Arial"/>
              </w:rPr>
            </w:pPr>
            <w:r w:rsidRPr="00CD3694">
              <w:rPr>
                <w:rFonts w:cs="Arial"/>
                <w:spacing w:val="1"/>
              </w:rPr>
              <w:t>U</w:t>
            </w:r>
            <w:r w:rsidRPr="00CD3694">
              <w:rPr>
                <w:rFonts w:cs="Arial"/>
              </w:rPr>
              <w:t>s</w:t>
            </w:r>
            <w:r w:rsidRPr="00CD3694">
              <w:rPr>
                <w:rFonts w:cs="Arial"/>
                <w:spacing w:val="1"/>
              </w:rPr>
              <w:t>e</w:t>
            </w:r>
            <w:r w:rsidRPr="00CD3694">
              <w:rPr>
                <w:rFonts w:cs="Arial"/>
              </w:rPr>
              <w:t>r</w:t>
            </w:r>
            <w:r w:rsidRPr="00CD3694">
              <w:rPr>
                <w:rFonts w:cs="Arial"/>
                <w:spacing w:val="-4"/>
              </w:rPr>
              <w:t xml:space="preserve"> </w:t>
            </w:r>
            <w:r w:rsidRPr="00CD3694">
              <w:rPr>
                <w:rFonts w:cs="Arial"/>
                <w:spacing w:val="1"/>
              </w:rPr>
              <w:t>b</w:t>
            </w:r>
            <w:r w:rsidRPr="00CD3694">
              <w:rPr>
                <w:rFonts w:cs="Arial"/>
                <w:spacing w:val="-4"/>
              </w:rPr>
              <w:t>r</w:t>
            </w:r>
            <w:r w:rsidRPr="00CD3694">
              <w:rPr>
                <w:rFonts w:cs="Arial"/>
                <w:spacing w:val="1"/>
              </w:rPr>
              <w:t>owse</w:t>
            </w:r>
            <w:r w:rsidRPr="00CD3694">
              <w:rPr>
                <w:rFonts w:cs="Arial"/>
              </w:rPr>
              <w:t>s</w:t>
            </w:r>
            <w:r w:rsidRPr="00CD3694">
              <w:rPr>
                <w:rFonts w:cs="Arial"/>
                <w:spacing w:val="-7"/>
              </w:rPr>
              <w:t xml:space="preserve"> </w:t>
            </w:r>
            <w:r w:rsidRPr="00CD3694">
              <w:rPr>
                <w:rFonts w:cs="Arial"/>
                <w:spacing w:val="1"/>
              </w:rPr>
              <w:t>th</w:t>
            </w:r>
            <w:r w:rsidRPr="00CD3694">
              <w:rPr>
                <w:rFonts w:cs="Arial"/>
              </w:rPr>
              <w:t>e</w:t>
            </w:r>
            <w:r w:rsidRPr="00CD3694">
              <w:rPr>
                <w:rFonts w:cs="Arial"/>
                <w:spacing w:val="-2"/>
              </w:rPr>
              <w:t xml:space="preserve"> </w:t>
            </w:r>
            <w:r w:rsidRPr="00CD3694">
              <w:rPr>
                <w:rFonts w:cs="Arial"/>
                <w:spacing w:val="1"/>
              </w:rPr>
              <w:t>cata</w:t>
            </w:r>
            <w:r w:rsidRPr="00CD3694">
              <w:rPr>
                <w:rFonts w:cs="Arial"/>
              </w:rPr>
              <w:t>log</w:t>
            </w:r>
            <w:r w:rsidRPr="00CD3694">
              <w:rPr>
                <w:rFonts w:cs="Arial"/>
                <w:spacing w:val="-6"/>
              </w:rPr>
              <w:t xml:space="preserve"> </w:t>
            </w:r>
            <w:r w:rsidRPr="00CD3694">
              <w:rPr>
                <w:rFonts w:cs="Arial"/>
                <w:spacing w:val="1"/>
              </w:rPr>
              <w:t>a</w:t>
            </w:r>
            <w:r w:rsidRPr="00CD3694">
              <w:rPr>
                <w:rFonts w:cs="Arial"/>
                <w:spacing w:val="-1"/>
              </w:rPr>
              <w:t>n</w:t>
            </w:r>
            <w:r w:rsidRPr="00CD3694">
              <w:rPr>
                <w:rFonts w:cs="Arial"/>
              </w:rPr>
              <w:t>d</w:t>
            </w:r>
            <w:r w:rsidRPr="00CD3694">
              <w:rPr>
                <w:rFonts w:cs="Arial"/>
                <w:spacing w:val="-2"/>
              </w:rPr>
              <w:t xml:space="preserve"> </w:t>
            </w:r>
            <w:r w:rsidRPr="00CD3694">
              <w:rPr>
                <w:rFonts w:cs="Arial"/>
                <w:spacing w:val="1"/>
              </w:rPr>
              <w:t>s</w:t>
            </w:r>
            <w:r w:rsidRPr="00CD3694">
              <w:rPr>
                <w:rFonts w:cs="Arial"/>
                <w:spacing w:val="-1"/>
              </w:rPr>
              <w:t>e</w:t>
            </w:r>
            <w:r w:rsidRPr="00CD3694">
              <w:rPr>
                <w:rFonts w:cs="Arial"/>
                <w:spacing w:val="1"/>
              </w:rPr>
              <w:t>lect</w:t>
            </w:r>
            <w:r w:rsidRPr="00CD3694">
              <w:rPr>
                <w:rFonts w:cs="Arial"/>
              </w:rPr>
              <w:t>s</w:t>
            </w:r>
            <w:r w:rsidRPr="00CD3694">
              <w:rPr>
                <w:rFonts w:cs="Arial"/>
                <w:spacing w:val="-6"/>
              </w:rPr>
              <w:t xml:space="preserve"> </w:t>
            </w:r>
            <w:r w:rsidRPr="00CD3694">
              <w:rPr>
                <w:rFonts w:cs="Arial"/>
              </w:rPr>
              <w:t xml:space="preserve">a </w:t>
            </w:r>
            <w:r w:rsidRPr="00CD3694">
              <w:rPr>
                <w:rFonts w:cs="Arial"/>
                <w:spacing w:val="1"/>
              </w:rPr>
              <w:t>P</w:t>
            </w:r>
            <w:r w:rsidRPr="00CD3694">
              <w:rPr>
                <w:rFonts w:cs="Arial"/>
                <w:spacing w:val="-1"/>
              </w:rPr>
              <w:t>r</w:t>
            </w:r>
            <w:r w:rsidRPr="00CD3694">
              <w:rPr>
                <w:rFonts w:cs="Arial"/>
                <w:spacing w:val="1"/>
              </w:rPr>
              <w:t>imary</w:t>
            </w:r>
            <w:r>
              <w:rPr>
                <w:rFonts w:cs="Arial"/>
              </w:rPr>
              <w:t xml:space="preserve"> </w:t>
            </w:r>
            <w:r w:rsidRPr="00CD3694">
              <w:rPr>
                <w:rFonts w:cs="Arial"/>
                <w:position w:val="1"/>
              </w:rPr>
              <w:t>O</w:t>
            </w:r>
            <w:r w:rsidRPr="00CD3694">
              <w:rPr>
                <w:rFonts w:cs="Arial"/>
                <w:spacing w:val="-4"/>
                <w:position w:val="1"/>
              </w:rPr>
              <w:t>f</w:t>
            </w:r>
            <w:r w:rsidRPr="00CD3694">
              <w:rPr>
                <w:rFonts w:cs="Arial"/>
                <w:spacing w:val="1"/>
                <w:position w:val="1"/>
              </w:rPr>
              <w:t>fe</w:t>
            </w:r>
            <w:r w:rsidRPr="00CD3694">
              <w:rPr>
                <w:rFonts w:cs="Arial"/>
                <w:position w:val="1"/>
              </w:rPr>
              <w:t>r</w:t>
            </w:r>
            <w:r w:rsidRPr="00CD3694">
              <w:rPr>
                <w:rFonts w:cs="Arial"/>
                <w:spacing w:val="-4"/>
                <w:position w:val="1"/>
              </w:rPr>
              <w:t xml:space="preserve"> </w:t>
            </w:r>
            <w:r w:rsidRPr="00CD3694">
              <w:rPr>
                <w:rFonts w:cs="Arial"/>
                <w:position w:val="1"/>
              </w:rPr>
              <w:t>or</w:t>
            </w:r>
            <w:r w:rsidRPr="00CD3694">
              <w:rPr>
                <w:rFonts w:cs="Arial"/>
                <w:spacing w:val="-1"/>
                <w:position w:val="1"/>
              </w:rPr>
              <w:t xml:space="preserve"> </w:t>
            </w:r>
            <w:r w:rsidRPr="00CD3694">
              <w:rPr>
                <w:rFonts w:cs="Arial"/>
                <w:position w:val="1"/>
              </w:rPr>
              <w:t>Su</w:t>
            </w:r>
            <w:r w:rsidRPr="00CD3694">
              <w:rPr>
                <w:rFonts w:cs="Arial"/>
                <w:spacing w:val="1"/>
                <w:position w:val="1"/>
              </w:rPr>
              <w:t>b</w:t>
            </w:r>
            <w:r w:rsidRPr="00CD3694">
              <w:rPr>
                <w:rFonts w:cs="Arial"/>
                <w:position w:val="1"/>
              </w:rPr>
              <w:t>scri</w:t>
            </w:r>
            <w:r w:rsidRPr="00CD3694">
              <w:rPr>
                <w:rFonts w:cs="Arial"/>
                <w:spacing w:val="1"/>
                <w:position w:val="1"/>
              </w:rPr>
              <w:t>b</w:t>
            </w:r>
            <w:r w:rsidRPr="00CD3694">
              <w:rPr>
                <w:rFonts w:cs="Arial"/>
                <w:position w:val="1"/>
              </w:rPr>
              <w:t>er</w:t>
            </w:r>
            <w:r w:rsidRPr="00CD3694">
              <w:rPr>
                <w:rFonts w:cs="Arial"/>
                <w:spacing w:val="-8"/>
                <w:position w:val="1"/>
              </w:rPr>
              <w:t xml:space="preserve"> </w:t>
            </w:r>
            <w:r w:rsidRPr="00CD3694">
              <w:rPr>
                <w:rFonts w:cs="Arial"/>
                <w:spacing w:val="1"/>
                <w:position w:val="1"/>
              </w:rPr>
              <w:t>B</w:t>
            </w:r>
            <w:r w:rsidRPr="00CD3694">
              <w:rPr>
                <w:rFonts w:cs="Arial"/>
                <w:position w:val="1"/>
              </w:rPr>
              <w:t>un</w:t>
            </w:r>
            <w:r w:rsidRPr="00CD3694">
              <w:rPr>
                <w:rFonts w:cs="Arial"/>
                <w:spacing w:val="1"/>
                <w:position w:val="1"/>
              </w:rPr>
              <w:t>d</w:t>
            </w:r>
            <w:r w:rsidRPr="00CD3694">
              <w:rPr>
                <w:rFonts w:cs="Arial"/>
                <w:position w:val="1"/>
              </w:rPr>
              <w:t>le</w:t>
            </w:r>
            <w:r w:rsidRPr="00CD3694">
              <w:rPr>
                <w:rFonts w:cs="Arial"/>
                <w:spacing w:val="-5"/>
                <w:position w:val="1"/>
              </w:rPr>
              <w:t xml:space="preserve"> </w:t>
            </w:r>
            <w:r w:rsidRPr="00CD3694">
              <w:rPr>
                <w:rFonts w:cs="Arial"/>
                <w:position w:val="1"/>
              </w:rPr>
              <w:t>(</w:t>
            </w:r>
            <w:r w:rsidRPr="00CD3694">
              <w:rPr>
                <w:rFonts w:cs="Arial"/>
                <w:spacing w:val="1"/>
                <w:position w:val="1"/>
              </w:rPr>
              <w:t>A</w:t>
            </w:r>
            <w:r w:rsidRPr="00CD3694">
              <w:rPr>
                <w:rFonts w:cs="Arial"/>
                <w:spacing w:val="-11"/>
                <w:position w:val="1"/>
              </w:rPr>
              <w:t>1</w:t>
            </w:r>
            <w:r w:rsidRPr="00CD3694">
              <w:rPr>
                <w:rFonts w:cs="Arial"/>
                <w:position w:val="1"/>
              </w:rPr>
              <w:t>1</w:t>
            </w:r>
            <w:r w:rsidRPr="00CD3694">
              <w:rPr>
                <w:rFonts w:cs="Arial"/>
                <w:spacing w:val="1"/>
                <w:position w:val="1"/>
              </w:rPr>
              <w:t>)</w:t>
            </w:r>
            <w:r w:rsidRPr="00CD3694">
              <w:rPr>
                <w:rFonts w:cs="Arial"/>
                <w:position w:val="1"/>
              </w:rPr>
              <w:t>(</w:t>
            </w:r>
            <w:r w:rsidRPr="00CD3694">
              <w:rPr>
                <w:rFonts w:cs="Arial"/>
                <w:spacing w:val="1"/>
                <w:position w:val="1"/>
              </w:rPr>
              <w:t>A</w:t>
            </w:r>
            <w:r w:rsidRPr="00CD3694">
              <w:rPr>
                <w:rFonts w:cs="Arial"/>
                <w:position w:val="1"/>
              </w:rPr>
              <w:t>21)</w:t>
            </w:r>
          </w:p>
          <w:p w:rsidR="00980032" w:rsidRDefault="00980032" w:rsidP="00970393">
            <w:pPr>
              <w:widowControl w:val="0"/>
              <w:numPr>
                <w:ilvl w:val="0"/>
                <w:numId w:val="91"/>
              </w:numPr>
              <w:autoSpaceDE w:val="0"/>
              <w:autoSpaceDN w:val="0"/>
              <w:adjustRightInd w:val="0"/>
              <w:spacing w:before="14" w:line="240" w:lineRule="exact"/>
              <w:ind w:right="364"/>
              <w:rPr>
                <w:rFonts w:cs="Arial"/>
              </w:rPr>
            </w:pP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spacing w:val="1"/>
              </w:rPr>
              <w:t>u</w:t>
            </w:r>
            <w:r w:rsidRPr="00CD3694">
              <w:rPr>
                <w:rFonts w:cs="Arial"/>
              </w:rPr>
              <w:t>ser</w:t>
            </w:r>
            <w:r w:rsidRPr="00CD3694">
              <w:rPr>
                <w:rFonts w:cs="Arial"/>
                <w:spacing w:val="-3"/>
              </w:rPr>
              <w:t xml:space="preserve"> </w:t>
            </w:r>
            <w:r w:rsidRPr="00CD3694">
              <w:rPr>
                <w:rFonts w:cs="Arial"/>
              </w:rPr>
              <w:t>to</w:t>
            </w:r>
            <w:r w:rsidRPr="00CD3694">
              <w:rPr>
                <w:rFonts w:cs="Arial"/>
                <w:spacing w:val="-2"/>
              </w:rPr>
              <w:t xml:space="preserve"> </w:t>
            </w:r>
            <w:r w:rsidRPr="00CD3694">
              <w:rPr>
                <w:rFonts w:cs="Arial"/>
              </w:rPr>
              <w:t>B</w:t>
            </w:r>
            <w:r w:rsidRPr="00CD3694">
              <w:rPr>
                <w:rFonts w:cs="Arial"/>
                <w:spacing w:val="-3"/>
              </w:rPr>
              <w:t>r</w:t>
            </w:r>
            <w:r w:rsidRPr="00CD3694">
              <w:rPr>
                <w:rFonts w:cs="Arial"/>
              </w:rPr>
              <w:t>owse</w:t>
            </w:r>
            <w:r w:rsidRPr="00CD3694">
              <w:rPr>
                <w:rFonts w:cs="Arial"/>
                <w:spacing w:val="-6"/>
              </w:rPr>
              <w:t xml:space="preserve"> </w:t>
            </w:r>
            <w:r w:rsidRPr="00CD3694">
              <w:rPr>
                <w:rFonts w:cs="Arial"/>
              </w:rPr>
              <w:t>and S</w:t>
            </w:r>
            <w:r w:rsidRPr="00CD3694">
              <w:rPr>
                <w:rFonts w:cs="Arial"/>
                <w:spacing w:val="1"/>
              </w:rPr>
              <w:t>ele</w:t>
            </w:r>
            <w:r w:rsidRPr="00CD3694">
              <w:rPr>
                <w:rFonts w:cs="Arial"/>
                <w:spacing w:val="-1"/>
              </w:rPr>
              <w:t>c</w:t>
            </w:r>
            <w:r w:rsidRPr="00CD3694">
              <w:rPr>
                <w:rFonts w:cs="Arial"/>
              </w:rPr>
              <w:t>t</w:t>
            </w:r>
            <w:r w:rsidRPr="00CD3694">
              <w:rPr>
                <w:rFonts w:cs="Arial"/>
                <w:spacing w:val="-5"/>
              </w:rPr>
              <w:t xml:space="preserve"> </w:t>
            </w:r>
            <w:r w:rsidRPr="00CD3694">
              <w:rPr>
                <w:rFonts w:cs="Arial"/>
                <w:spacing w:val="1"/>
              </w:rPr>
              <w:t>Device</w:t>
            </w:r>
            <w:r w:rsidRPr="00CD3694">
              <w:rPr>
                <w:rFonts w:cs="Arial"/>
              </w:rPr>
              <w:t>s</w:t>
            </w:r>
            <w:r w:rsidRPr="00CD3694">
              <w:rPr>
                <w:rFonts w:cs="Arial"/>
                <w:spacing w:val="-7"/>
              </w:rPr>
              <w:t xml:space="preserve"> </w:t>
            </w:r>
            <w:r w:rsidRPr="00CD3694">
              <w:rPr>
                <w:rFonts w:cs="Arial"/>
                <w:spacing w:val="1"/>
              </w:rPr>
              <w:t>us</w:t>
            </w:r>
            <w:r w:rsidRPr="00CD3694">
              <w:rPr>
                <w:rFonts w:cs="Arial"/>
              </w:rPr>
              <w:t>e</w:t>
            </w:r>
            <w:r w:rsidRPr="00CD3694">
              <w:rPr>
                <w:rFonts w:cs="Arial"/>
                <w:spacing w:val="-3"/>
              </w:rPr>
              <w:t xml:space="preserve"> </w:t>
            </w:r>
            <w:r w:rsidRPr="00CD3694">
              <w:rPr>
                <w:rFonts w:cs="Arial"/>
                <w:spacing w:val="1"/>
              </w:rPr>
              <w:t>ca</w:t>
            </w:r>
            <w:r w:rsidRPr="00CD3694">
              <w:rPr>
                <w:rFonts w:cs="Arial"/>
              </w:rPr>
              <w:t>se</w:t>
            </w:r>
            <w:r w:rsidRPr="00CD3694">
              <w:rPr>
                <w:rFonts w:cs="Arial"/>
                <w:spacing w:val="-3"/>
              </w:rPr>
              <w:t xml:space="preserve"> </w:t>
            </w:r>
            <w:r w:rsidRPr="00CD3694">
              <w:rPr>
                <w:rFonts w:cs="Arial"/>
              </w:rPr>
              <w:t>if</w:t>
            </w:r>
            <w:r w:rsidRPr="00CD3694">
              <w:rPr>
                <w:rFonts w:cs="Arial"/>
                <w:spacing w:val="-1"/>
              </w:rPr>
              <w:t xml:space="preserve"> </w:t>
            </w:r>
            <w:r w:rsidRPr="00CD3694">
              <w:rPr>
                <w:rFonts w:cs="Arial"/>
                <w:spacing w:val="1"/>
              </w:rPr>
              <w:t>a</w:t>
            </w:r>
            <w:r w:rsidRPr="00CD3694">
              <w:rPr>
                <w:rFonts w:cs="Arial"/>
                <w:spacing w:val="-1"/>
              </w:rPr>
              <w:t>n</w:t>
            </w:r>
            <w:r w:rsidRPr="00CD3694">
              <w:rPr>
                <w:rFonts w:cs="Arial"/>
              </w:rPr>
              <w:t>y</w:t>
            </w:r>
            <w:r w:rsidRPr="00CD3694">
              <w:rPr>
                <w:rFonts w:cs="Arial"/>
                <w:spacing w:val="-2"/>
              </w:rPr>
              <w:t xml:space="preserve"> </w:t>
            </w:r>
            <w:r w:rsidRPr="00CD3694">
              <w:rPr>
                <w:rFonts w:cs="Arial"/>
                <w:spacing w:val="1"/>
              </w:rPr>
              <w:t>compatibl</w:t>
            </w:r>
            <w:r w:rsidRPr="00CD3694">
              <w:rPr>
                <w:rFonts w:cs="Arial"/>
              </w:rPr>
              <w:t>e</w:t>
            </w:r>
            <w:r w:rsidRPr="00CD3694">
              <w:rPr>
                <w:rFonts w:cs="Arial"/>
                <w:spacing w:val="-10"/>
              </w:rPr>
              <w:t xml:space="preserve"> </w:t>
            </w:r>
            <w:r w:rsidRPr="00CD3694">
              <w:rPr>
                <w:rFonts w:cs="Arial"/>
                <w:spacing w:val="1"/>
              </w:rPr>
              <w:t>an</w:t>
            </w:r>
            <w:r w:rsidRPr="00CD3694">
              <w:rPr>
                <w:rFonts w:cs="Arial"/>
              </w:rPr>
              <w:t>d</w:t>
            </w:r>
            <w:r w:rsidRPr="00CD3694">
              <w:rPr>
                <w:rFonts w:cs="Arial"/>
                <w:spacing w:val="-2"/>
              </w:rPr>
              <w:t xml:space="preserve"> </w:t>
            </w:r>
            <w:r w:rsidRPr="00CD3694">
              <w:rPr>
                <w:rFonts w:cs="Arial"/>
              </w:rPr>
              <w:t>if applicati</w:t>
            </w:r>
            <w:r w:rsidRPr="00CD3694">
              <w:rPr>
                <w:rFonts w:cs="Arial"/>
                <w:spacing w:val="-1"/>
              </w:rPr>
              <w:t>o</w:t>
            </w:r>
            <w:r w:rsidRPr="00CD3694">
              <w:rPr>
                <w:rFonts w:cs="Arial"/>
              </w:rPr>
              <w:t>n</w:t>
            </w:r>
            <w:r w:rsidRPr="00CD3694">
              <w:rPr>
                <w:rFonts w:cs="Arial"/>
                <w:spacing w:val="-9"/>
              </w:rPr>
              <w:t xml:space="preserve"> </w:t>
            </w:r>
            <w:r w:rsidRPr="00CD3694">
              <w:rPr>
                <w:rFonts w:cs="Arial"/>
              </w:rPr>
              <w:t>supports</w:t>
            </w:r>
            <w:r w:rsidRPr="00CD3694">
              <w:rPr>
                <w:rFonts w:cs="Arial"/>
                <w:spacing w:val="-7"/>
              </w:rPr>
              <w:t xml:space="preserve"> </w:t>
            </w:r>
            <w:r w:rsidRPr="00CD3694">
              <w:rPr>
                <w:rFonts w:cs="Arial"/>
              </w:rPr>
              <w:t>them</w:t>
            </w:r>
          </w:p>
          <w:p w:rsidR="00980032" w:rsidRDefault="00980032" w:rsidP="00970393">
            <w:pPr>
              <w:widowControl w:val="0"/>
              <w:numPr>
                <w:ilvl w:val="0"/>
                <w:numId w:val="91"/>
              </w:numPr>
              <w:autoSpaceDE w:val="0"/>
              <w:autoSpaceDN w:val="0"/>
              <w:adjustRightInd w:val="0"/>
              <w:spacing w:before="14" w:line="240" w:lineRule="exact"/>
              <w:ind w:right="364"/>
              <w:rPr>
                <w:rFonts w:cs="Arial"/>
              </w:rPr>
            </w:pP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2"/>
              </w:rPr>
              <w:t xml:space="preserve"> </w:t>
            </w:r>
            <w:r w:rsidRPr="00CD3694">
              <w:rPr>
                <w:rFonts w:cs="Arial"/>
              </w:rPr>
              <w:t>c</w:t>
            </w:r>
            <w:r w:rsidRPr="00CD3694">
              <w:rPr>
                <w:rFonts w:cs="Arial"/>
                <w:spacing w:val="-3"/>
              </w:rPr>
              <w:t>r</w:t>
            </w:r>
            <w:r w:rsidRPr="00CD3694">
              <w:rPr>
                <w:rFonts w:cs="Arial"/>
              </w:rPr>
              <w:t>eate</w:t>
            </w:r>
            <w:r w:rsidRPr="00CD3694">
              <w:rPr>
                <w:rFonts w:cs="Arial"/>
                <w:spacing w:val="-5"/>
              </w:rPr>
              <w:t xml:space="preserve"> </w:t>
            </w:r>
            <w:r w:rsidRPr="00CD3694">
              <w:rPr>
                <w:rFonts w:cs="Arial"/>
              </w:rPr>
              <w:t>a first</w:t>
            </w:r>
            <w:r>
              <w:rPr>
                <w:rFonts w:cs="Arial"/>
              </w:rPr>
              <w:t xml:space="preserve"> </w:t>
            </w:r>
            <w:r w:rsidRPr="00CD3694">
              <w:rPr>
                <w:rFonts w:cs="Arial"/>
                <w:position w:val="1"/>
              </w:rPr>
              <w:t>S</w:t>
            </w:r>
            <w:r w:rsidRPr="00CD3694">
              <w:rPr>
                <w:rFonts w:cs="Arial"/>
                <w:spacing w:val="1"/>
                <w:position w:val="1"/>
              </w:rPr>
              <w:t>u</w:t>
            </w:r>
            <w:r w:rsidRPr="00CD3694">
              <w:rPr>
                <w:rFonts w:cs="Arial"/>
                <w:position w:val="1"/>
              </w:rPr>
              <w:t>bscr</w:t>
            </w:r>
            <w:r w:rsidRPr="00CD3694">
              <w:rPr>
                <w:rFonts w:cs="Arial"/>
                <w:spacing w:val="1"/>
                <w:position w:val="1"/>
              </w:rPr>
              <w:t>i</w:t>
            </w:r>
            <w:r w:rsidRPr="00CD3694">
              <w:rPr>
                <w:rFonts w:cs="Arial"/>
                <w:position w:val="1"/>
              </w:rPr>
              <w:t>ber</w:t>
            </w:r>
          </w:p>
          <w:p w:rsidR="00980032" w:rsidRPr="00CD3694" w:rsidRDefault="00980032" w:rsidP="00970393">
            <w:pPr>
              <w:widowControl w:val="0"/>
              <w:numPr>
                <w:ilvl w:val="0"/>
                <w:numId w:val="91"/>
              </w:numPr>
              <w:autoSpaceDE w:val="0"/>
              <w:autoSpaceDN w:val="0"/>
              <w:adjustRightInd w:val="0"/>
              <w:spacing w:before="14" w:line="240" w:lineRule="exact"/>
              <w:ind w:left="574" w:right="364"/>
              <w:rPr>
                <w:rFonts w:cs="Arial"/>
              </w:rPr>
            </w:pPr>
            <w:r w:rsidRPr="00CD3694">
              <w:rPr>
                <w:rFonts w:cs="Arial"/>
              </w:rPr>
              <w:t>User</w:t>
            </w:r>
            <w:r w:rsidRPr="00CD3694">
              <w:rPr>
                <w:rFonts w:cs="Arial"/>
                <w:spacing w:val="-4"/>
              </w:rPr>
              <w:t xml:space="preserve"> </w:t>
            </w:r>
            <w:r w:rsidRPr="00CD3694">
              <w:rPr>
                <w:rFonts w:cs="Arial"/>
              </w:rPr>
              <w:t>c</w:t>
            </w:r>
            <w:r w:rsidRPr="00CD3694">
              <w:rPr>
                <w:rFonts w:cs="Arial"/>
                <w:spacing w:val="-3"/>
              </w:rPr>
              <w:t>r</w:t>
            </w:r>
            <w:r w:rsidRPr="00CD3694">
              <w:rPr>
                <w:rFonts w:cs="Arial"/>
              </w:rPr>
              <w:t>eat</w:t>
            </w:r>
            <w:r w:rsidRPr="00CD3694">
              <w:rPr>
                <w:rFonts w:cs="Arial"/>
                <w:spacing w:val="-1"/>
              </w:rPr>
              <w:t>e</w:t>
            </w:r>
            <w:r w:rsidRPr="00CD3694">
              <w:rPr>
                <w:rFonts w:cs="Arial"/>
              </w:rPr>
              <w:t>s</w:t>
            </w:r>
            <w:r w:rsidRPr="00CD3694">
              <w:rPr>
                <w:rFonts w:cs="Arial"/>
                <w:spacing w:val="-5"/>
              </w:rPr>
              <w:t xml:space="preserve"> </w:t>
            </w:r>
            <w:r w:rsidRPr="00CD3694">
              <w:rPr>
                <w:rFonts w:cs="Arial"/>
              </w:rPr>
              <w:t>a Subscrib</w:t>
            </w:r>
            <w:r w:rsidRPr="00CD3694">
              <w:rPr>
                <w:rFonts w:cs="Arial"/>
                <w:spacing w:val="-1"/>
              </w:rPr>
              <w:t>e</w:t>
            </w:r>
            <w:r w:rsidRPr="00CD3694">
              <w:rPr>
                <w:rFonts w:cs="Arial"/>
              </w:rPr>
              <w:t>r</w:t>
            </w:r>
            <w:r w:rsidRPr="00CD3694">
              <w:rPr>
                <w:rFonts w:cs="Arial"/>
                <w:spacing w:val="-8"/>
              </w:rPr>
              <w:t xml:space="preserve"> </w:t>
            </w:r>
            <w:r w:rsidRPr="00CD3694">
              <w:rPr>
                <w:rFonts w:cs="Arial"/>
              </w:rPr>
              <w:t>(</w:t>
            </w:r>
            <w:r w:rsidRPr="00CD3694">
              <w:rPr>
                <w:rFonts w:cs="Arial"/>
                <w:spacing w:val="-3"/>
              </w:rPr>
              <w:t>r</w:t>
            </w:r>
            <w:r w:rsidRPr="00CD3694">
              <w:rPr>
                <w:rFonts w:cs="Arial"/>
              </w:rPr>
              <w:t>efer</w:t>
            </w:r>
            <w:r w:rsidRPr="00CD3694">
              <w:rPr>
                <w:rFonts w:cs="Arial"/>
                <w:spacing w:val="-4"/>
              </w:rPr>
              <w:t xml:space="preserve"> </w:t>
            </w:r>
            <w:r w:rsidRPr="00CD3694">
              <w:rPr>
                <w:rFonts w:cs="Arial"/>
              </w:rPr>
              <w:t>to</w:t>
            </w:r>
            <w:r w:rsidRPr="00CD3694">
              <w:rPr>
                <w:rFonts w:cs="Arial"/>
                <w:spacing w:val="-1"/>
              </w:rPr>
              <w:t xml:space="preserve"> </w:t>
            </w:r>
            <w:r w:rsidRPr="00CD3694">
              <w:rPr>
                <w:rFonts w:cs="Arial"/>
              </w:rPr>
              <w:t>use</w:t>
            </w:r>
            <w:r w:rsidRPr="00CD3694">
              <w:rPr>
                <w:rFonts w:cs="Arial"/>
                <w:spacing w:val="-3"/>
              </w:rPr>
              <w:t xml:space="preserve"> </w:t>
            </w:r>
            <w:r w:rsidRPr="00CD3694">
              <w:rPr>
                <w:rFonts w:cs="Arial"/>
              </w:rPr>
              <w:t>case</w:t>
            </w:r>
            <w:r w:rsidRPr="00CD3694">
              <w:rPr>
                <w:rFonts w:cs="Arial"/>
                <w:spacing w:val="-4"/>
              </w:rPr>
              <w:t xml:space="preserve"> </w:t>
            </w:r>
            <w:r w:rsidRPr="00CD3694">
              <w:rPr>
                <w:rFonts w:cs="Arial"/>
              </w:rPr>
              <w:t>New</w:t>
            </w:r>
            <w:r>
              <w:rPr>
                <w:rFonts w:cs="Arial"/>
              </w:rPr>
              <w:t xml:space="preserve"> </w:t>
            </w:r>
            <w:r w:rsidRPr="00CD3694">
              <w:rPr>
                <w:rFonts w:cs="Arial"/>
                <w:position w:val="1"/>
              </w:rPr>
              <w:t>S</w:t>
            </w:r>
            <w:r w:rsidRPr="00CD3694">
              <w:rPr>
                <w:rFonts w:cs="Arial"/>
                <w:spacing w:val="1"/>
                <w:position w:val="1"/>
              </w:rPr>
              <w:t>u</w:t>
            </w:r>
            <w:r w:rsidRPr="00CD3694">
              <w:rPr>
                <w:rFonts w:cs="Arial"/>
                <w:position w:val="1"/>
              </w:rPr>
              <w:t>bscr</w:t>
            </w:r>
            <w:r w:rsidRPr="00CD3694">
              <w:rPr>
                <w:rFonts w:cs="Arial"/>
                <w:spacing w:val="1"/>
                <w:position w:val="1"/>
              </w:rPr>
              <w:t>i</w:t>
            </w:r>
            <w:r w:rsidRPr="00CD3694">
              <w:rPr>
                <w:rFonts w:cs="Arial"/>
                <w:position w:val="1"/>
              </w:rPr>
              <w:t>ber)</w:t>
            </w:r>
          </w:p>
          <w:p w:rsidR="00980032" w:rsidRDefault="00980032" w:rsidP="00970393">
            <w:pPr>
              <w:widowControl w:val="0"/>
              <w:numPr>
                <w:ilvl w:val="0"/>
                <w:numId w:val="91"/>
              </w:numPr>
              <w:autoSpaceDE w:val="0"/>
              <w:autoSpaceDN w:val="0"/>
              <w:adjustRightInd w:val="0"/>
              <w:spacing w:before="14" w:line="240" w:lineRule="exact"/>
              <w:ind w:left="574" w:right="364"/>
              <w:rPr>
                <w:rFonts w:cs="Arial"/>
              </w:rPr>
            </w:pP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w:t>
            </w:r>
            <w:r w:rsidRPr="00CD3694">
              <w:rPr>
                <w:rFonts w:cs="Arial"/>
                <w:spacing w:val="-6"/>
              </w:rPr>
              <w:t xml:space="preserve"> </w:t>
            </w:r>
            <w:r w:rsidRPr="00CD3694">
              <w:rPr>
                <w:rFonts w:cs="Arial"/>
              </w:rPr>
              <w:t>the</w:t>
            </w:r>
            <w:r w:rsidRPr="00CD3694">
              <w:rPr>
                <w:rFonts w:cs="Arial"/>
                <w:spacing w:val="-2"/>
              </w:rPr>
              <w:t xml:space="preserve"> </w:t>
            </w:r>
            <w:r w:rsidRPr="00CD3694">
              <w:rPr>
                <w:rFonts w:cs="Arial"/>
              </w:rPr>
              <w:t>us</w:t>
            </w:r>
            <w:r w:rsidRPr="00CD3694">
              <w:rPr>
                <w:rFonts w:cs="Arial"/>
                <w:spacing w:val="-1"/>
              </w:rPr>
              <w:t>e</w:t>
            </w:r>
            <w:r w:rsidRPr="00CD3694">
              <w:rPr>
                <w:rFonts w:cs="Arial"/>
              </w:rPr>
              <w:t>r</w:t>
            </w:r>
            <w:r w:rsidRPr="00CD3694">
              <w:rPr>
                <w:rFonts w:cs="Arial"/>
                <w:spacing w:val="-3"/>
              </w:rPr>
              <w:t xml:space="preserve"> </w:t>
            </w:r>
            <w:r w:rsidRPr="00CD3694">
              <w:rPr>
                <w:rFonts w:cs="Arial"/>
              </w:rPr>
              <w:t>to</w:t>
            </w:r>
            <w:r w:rsidRPr="00CD3694">
              <w:rPr>
                <w:rFonts w:cs="Arial"/>
                <w:spacing w:val="-1"/>
              </w:rPr>
              <w:t xml:space="preserve"> </w:t>
            </w:r>
            <w:r w:rsidRPr="00CD3694">
              <w:rPr>
                <w:rFonts w:cs="Arial"/>
              </w:rPr>
              <w:t>view</w:t>
            </w:r>
            <w:r w:rsidRPr="00CD3694">
              <w:rPr>
                <w:rFonts w:cs="Arial"/>
                <w:spacing w:val="-3"/>
              </w:rPr>
              <w:t xml:space="preserve"> </w:t>
            </w:r>
            <w:r w:rsidRPr="00CD3694">
              <w:rPr>
                <w:rFonts w:cs="Arial"/>
              </w:rPr>
              <w:t>his</w:t>
            </w:r>
            <w:r w:rsidRPr="00CD3694">
              <w:rPr>
                <w:rFonts w:cs="Arial"/>
                <w:spacing w:val="-3"/>
              </w:rPr>
              <w:t xml:space="preserve"> </w:t>
            </w:r>
            <w:r w:rsidRPr="00CD3694">
              <w:rPr>
                <w:rFonts w:cs="Arial"/>
              </w:rPr>
              <w:t>basket</w:t>
            </w:r>
          </w:p>
          <w:p w:rsidR="00980032" w:rsidRDefault="00980032" w:rsidP="00970393">
            <w:pPr>
              <w:widowControl w:val="0"/>
              <w:numPr>
                <w:ilvl w:val="0"/>
                <w:numId w:val="91"/>
              </w:numPr>
              <w:autoSpaceDE w:val="0"/>
              <w:autoSpaceDN w:val="0"/>
              <w:adjustRightInd w:val="0"/>
              <w:spacing w:before="14" w:line="240" w:lineRule="exact"/>
              <w:ind w:left="574" w:right="364"/>
              <w:rPr>
                <w:rFonts w:cs="Arial"/>
              </w:rPr>
            </w:pPr>
            <w:r w:rsidRPr="00CD3694">
              <w:rPr>
                <w:rFonts w:cs="Arial"/>
              </w:rPr>
              <w:t>User</w:t>
            </w:r>
            <w:r w:rsidRPr="00CD3694">
              <w:rPr>
                <w:rFonts w:cs="Arial"/>
                <w:spacing w:val="-4"/>
              </w:rPr>
              <w:t xml:space="preserve"> </w:t>
            </w:r>
            <w:r w:rsidRPr="00CD3694">
              <w:rPr>
                <w:rFonts w:cs="Arial"/>
                <w:spacing w:val="-3"/>
              </w:rPr>
              <w:t>r</w:t>
            </w:r>
            <w:r w:rsidRPr="00CD3694">
              <w:rPr>
                <w:rFonts w:cs="Arial"/>
                <w:spacing w:val="1"/>
              </w:rPr>
              <w:t>e</w:t>
            </w:r>
            <w:r w:rsidRPr="00CD3694">
              <w:rPr>
                <w:rFonts w:cs="Arial"/>
              </w:rPr>
              <w:t>vi</w:t>
            </w:r>
            <w:r w:rsidRPr="00CD3694">
              <w:rPr>
                <w:rFonts w:cs="Arial"/>
                <w:spacing w:val="-1"/>
              </w:rPr>
              <w:t>e</w:t>
            </w:r>
            <w:r w:rsidRPr="00CD3694">
              <w:rPr>
                <w:rFonts w:cs="Arial"/>
                <w:spacing w:val="1"/>
              </w:rPr>
              <w:t>w</w:t>
            </w:r>
            <w:r w:rsidRPr="00CD3694">
              <w:rPr>
                <w:rFonts w:cs="Arial"/>
              </w:rPr>
              <w:t>s</w:t>
            </w:r>
            <w:r w:rsidRPr="00CD3694">
              <w:rPr>
                <w:rFonts w:cs="Arial"/>
                <w:spacing w:val="-6"/>
              </w:rPr>
              <w:t xml:space="preserve"> </w:t>
            </w:r>
            <w:r w:rsidRPr="00CD3694">
              <w:rPr>
                <w:rFonts w:cs="Arial"/>
              </w:rPr>
              <w:t>the</w:t>
            </w:r>
            <w:r w:rsidRPr="00CD3694">
              <w:rPr>
                <w:rFonts w:cs="Arial"/>
                <w:spacing w:val="-3"/>
              </w:rPr>
              <w:t xml:space="preserve"> </w:t>
            </w:r>
            <w:r w:rsidRPr="00CD3694">
              <w:rPr>
                <w:rFonts w:cs="Arial"/>
              </w:rPr>
              <w:t>bas</w:t>
            </w:r>
            <w:r w:rsidRPr="00CD3694">
              <w:rPr>
                <w:rFonts w:cs="Arial"/>
                <w:spacing w:val="1"/>
              </w:rPr>
              <w:t>k</w:t>
            </w:r>
            <w:r w:rsidRPr="00CD3694">
              <w:rPr>
                <w:rFonts w:cs="Arial"/>
              </w:rPr>
              <w:t>et</w:t>
            </w:r>
            <w:r w:rsidRPr="00CD3694">
              <w:rPr>
                <w:rFonts w:cs="Arial"/>
                <w:spacing w:val="-5"/>
              </w:rPr>
              <w:t xml:space="preserve"> </w:t>
            </w:r>
            <w:r w:rsidRPr="00CD3694">
              <w:rPr>
                <w:rFonts w:cs="Arial"/>
              </w:rPr>
              <w:t>and</w:t>
            </w:r>
            <w:r w:rsidRPr="00CD3694">
              <w:rPr>
                <w:rFonts w:cs="Arial"/>
                <w:spacing w:val="-3"/>
              </w:rPr>
              <w:t xml:space="preserve"> </w:t>
            </w:r>
            <w:r w:rsidRPr="00CD3694">
              <w:rPr>
                <w:rFonts w:cs="Arial"/>
              </w:rPr>
              <w:t>validates</w:t>
            </w:r>
            <w:r w:rsidRPr="00CD3694">
              <w:rPr>
                <w:rFonts w:cs="Arial"/>
                <w:spacing w:val="-8"/>
              </w:rPr>
              <w:t xml:space="preserve"> </w:t>
            </w:r>
            <w:r w:rsidRPr="00CD3694">
              <w:rPr>
                <w:rFonts w:cs="Arial"/>
              </w:rPr>
              <w:t>t</w:t>
            </w:r>
            <w:r w:rsidRPr="00CD3694">
              <w:rPr>
                <w:rFonts w:cs="Arial"/>
                <w:spacing w:val="-1"/>
              </w:rPr>
              <w:t>h</w:t>
            </w:r>
            <w:r w:rsidRPr="00CD3694">
              <w:rPr>
                <w:rFonts w:cs="Arial"/>
              </w:rPr>
              <w:t>at</w:t>
            </w:r>
            <w:r w:rsidRPr="00CD3694">
              <w:rPr>
                <w:rFonts w:cs="Arial"/>
                <w:spacing w:val="-2"/>
              </w:rPr>
              <w:t xml:space="preserve"> </w:t>
            </w:r>
            <w:r w:rsidRPr="00CD3694">
              <w:rPr>
                <w:rFonts w:cs="Arial"/>
              </w:rPr>
              <w:t>the o</w:t>
            </w:r>
            <w:r w:rsidRPr="00CD3694">
              <w:rPr>
                <w:rFonts w:cs="Arial"/>
                <w:spacing w:val="-3"/>
              </w:rPr>
              <w:t>r</w:t>
            </w:r>
            <w:r>
              <w:rPr>
                <w:rFonts w:cs="Arial"/>
              </w:rPr>
              <w:t xml:space="preserve">der </w:t>
            </w:r>
            <w:r w:rsidRPr="00CD3694">
              <w:rPr>
                <w:rFonts w:cs="Arial"/>
              </w:rPr>
              <w:t>co</w:t>
            </w:r>
            <w:r w:rsidRPr="00CD3694">
              <w:rPr>
                <w:rFonts w:cs="Arial"/>
                <w:spacing w:val="-1"/>
              </w:rPr>
              <w:t>r</w:t>
            </w:r>
            <w:r w:rsidRPr="00CD3694">
              <w:rPr>
                <w:rFonts w:cs="Arial"/>
                <w:spacing w:val="-3"/>
              </w:rPr>
              <w:t>r</w:t>
            </w:r>
            <w:r w:rsidRPr="00CD3694">
              <w:rPr>
                <w:rFonts w:cs="Arial"/>
              </w:rPr>
              <w:t>esponds</w:t>
            </w:r>
            <w:r w:rsidRPr="00CD3694">
              <w:rPr>
                <w:rFonts w:cs="Arial"/>
                <w:spacing w:val="-10"/>
              </w:rPr>
              <w:t xml:space="preserve"> </w:t>
            </w:r>
            <w:r w:rsidRPr="00CD3694">
              <w:rPr>
                <w:rFonts w:cs="Arial"/>
              </w:rPr>
              <w:t>to</w:t>
            </w:r>
            <w:r w:rsidRPr="00CD3694">
              <w:rPr>
                <w:rFonts w:cs="Arial"/>
                <w:spacing w:val="-1"/>
              </w:rPr>
              <w:t xml:space="preserve"> </w:t>
            </w:r>
            <w:r w:rsidRPr="00CD3694">
              <w:rPr>
                <w:rFonts w:cs="Arial"/>
                <w:w w:val="99"/>
              </w:rPr>
              <w:t>customer</w:t>
            </w:r>
            <w:r w:rsidRPr="00CD3694">
              <w:rPr>
                <w:rFonts w:cs="Arial"/>
                <w:spacing w:val="-35"/>
              </w:rPr>
              <w:t xml:space="preserve"> </w:t>
            </w:r>
            <w:r w:rsidRPr="00CD3694">
              <w:rPr>
                <w:rFonts w:cs="Arial"/>
              </w:rPr>
              <w:t>’s expectatio</w:t>
            </w:r>
            <w:r w:rsidRPr="00CD3694">
              <w:rPr>
                <w:rFonts w:cs="Arial"/>
                <w:spacing w:val="-1"/>
              </w:rPr>
              <w:t>n</w:t>
            </w:r>
            <w:r w:rsidRPr="00CD3694">
              <w:rPr>
                <w:rFonts w:cs="Arial"/>
              </w:rPr>
              <w:t>s (Refer</w:t>
            </w:r>
            <w:r w:rsidRPr="00CD3694">
              <w:rPr>
                <w:rFonts w:cs="Arial"/>
                <w:spacing w:val="-5"/>
              </w:rPr>
              <w:t xml:space="preserve"> </w:t>
            </w:r>
            <w:r w:rsidRPr="00CD3694">
              <w:rPr>
                <w:rFonts w:cs="Arial"/>
              </w:rPr>
              <w:t>to</w:t>
            </w:r>
            <w:r w:rsidRPr="00CD3694">
              <w:rPr>
                <w:rFonts w:cs="Arial"/>
                <w:spacing w:val="-2"/>
              </w:rPr>
              <w:t xml:space="preserve"> </w:t>
            </w:r>
            <w:r w:rsidRPr="00CD3694">
              <w:rPr>
                <w:rFonts w:cs="Arial"/>
              </w:rPr>
              <w:t>use</w:t>
            </w:r>
            <w:r w:rsidRPr="00CD3694">
              <w:rPr>
                <w:rFonts w:cs="Arial"/>
                <w:spacing w:val="-2"/>
              </w:rPr>
              <w:t xml:space="preserve"> </w:t>
            </w:r>
            <w:r w:rsidRPr="00CD3694">
              <w:rPr>
                <w:rFonts w:cs="Arial"/>
              </w:rPr>
              <w:t>cas</w:t>
            </w:r>
            <w:r w:rsidRPr="00CD3694">
              <w:rPr>
                <w:rFonts w:cs="Arial"/>
                <w:spacing w:val="-1"/>
              </w:rPr>
              <w:t>e</w:t>
            </w:r>
            <w:r w:rsidRPr="00CD3694">
              <w:rPr>
                <w:rFonts w:cs="Arial"/>
              </w:rPr>
              <w:t>:</w:t>
            </w:r>
            <w:r w:rsidRPr="00CD3694">
              <w:rPr>
                <w:rFonts w:cs="Arial"/>
                <w:spacing w:val="-3"/>
              </w:rPr>
              <w:t xml:space="preserve"> </w:t>
            </w:r>
            <w:r w:rsidRPr="00CD3694">
              <w:rPr>
                <w:rFonts w:cs="Arial"/>
                <w:spacing w:val="-11"/>
              </w:rPr>
              <w:t>V</w:t>
            </w:r>
            <w:r w:rsidRPr="00CD3694">
              <w:rPr>
                <w:rFonts w:cs="Arial"/>
              </w:rPr>
              <w:t>iew</w:t>
            </w:r>
            <w:r w:rsidRPr="00CD3694">
              <w:rPr>
                <w:rFonts w:cs="Arial"/>
                <w:spacing w:val="-4"/>
              </w:rPr>
              <w:t xml:space="preserve"> </w:t>
            </w:r>
            <w:r w:rsidRPr="00CD3694">
              <w:rPr>
                <w:rFonts w:cs="Arial"/>
                <w:spacing w:val="-1"/>
              </w:rPr>
              <w:t>B</w:t>
            </w:r>
            <w:r w:rsidRPr="00CD3694">
              <w:rPr>
                <w:rFonts w:cs="Arial"/>
                <w:spacing w:val="1"/>
              </w:rPr>
              <w:t>a</w:t>
            </w:r>
            <w:r w:rsidRPr="00CD3694">
              <w:rPr>
                <w:rFonts w:cs="Arial"/>
              </w:rPr>
              <w:t>s</w:t>
            </w:r>
            <w:r w:rsidRPr="00CD3694">
              <w:rPr>
                <w:rFonts w:cs="Arial"/>
                <w:spacing w:val="1"/>
              </w:rPr>
              <w:t>k</w:t>
            </w:r>
            <w:r w:rsidRPr="00CD3694">
              <w:rPr>
                <w:rFonts w:cs="Arial"/>
              </w:rPr>
              <w:t>et)</w:t>
            </w:r>
          </w:p>
          <w:p w:rsidR="00980032" w:rsidRDefault="00980032" w:rsidP="00970393">
            <w:pPr>
              <w:widowControl w:val="0"/>
              <w:numPr>
                <w:ilvl w:val="0"/>
                <w:numId w:val="91"/>
              </w:numPr>
              <w:autoSpaceDE w:val="0"/>
              <w:autoSpaceDN w:val="0"/>
              <w:adjustRightInd w:val="0"/>
              <w:spacing w:before="14" w:line="240" w:lineRule="exact"/>
              <w:ind w:left="574" w:right="364"/>
              <w:rPr>
                <w:rFonts w:cs="Arial"/>
              </w:rPr>
            </w:pPr>
            <w:r w:rsidRPr="00CD3694">
              <w:rPr>
                <w:rFonts w:cs="Arial"/>
              </w:rPr>
              <w:t>User</w:t>
            </w:r>
            <w:r w:rsidRPr="00CD3694">
              <w:rPr>
                <w:rFonts w:cs="Arial"/>
                <w:spacing w:val="-4"/>
              </w:rPr>
              <w:t xml:space="preserve"> </w:t>
            </w:r>
            <w:r w:rsidRPr="00CD3694">
              <w:rPr>
                <w:rFonts w:cs="Arial"/>
              </w:rPr>
              <w:t>decides</w:t>
            </w:r>
            <w:r w:rsidRPr="00CD3694">
              <w:rPr>
                <w:rFonts w:cs="Arial"/>
                <w:spacing w:val="-7"/>
              </w:rPr>
              <w:t xml:space="preserve"> </w:t>
            </w:r>
            <w:r w:rsidRPr="00CD3694">
              <w:rPr>
                <w:rFonts w:cs="Arial"/>
              </w:rPr>
              <w:t>to</w:t>
            </w:r>
            <w:r w:rsidRPr="00CD3694">
              <w:rPr>
                <w:rFonts w:cs="Arial"/>
                <w:spacing w:val="-2"/>
              </w:rPr>
              <w:t xml:space="preserve"> </w:t>
            </w:r>
            <w:proofErr w:type="spellStart"/>
            <w:r w:rsidRPr="00CD3694">
              <w:rPr>
                <w:rFonts w:cs="Arial"/>
              </w:rPr>
              <w:t>check</w:t>
            </w:r>
            <w:r w:rsidRPr="00CD3694">
              <w:rPr>
                <w:rFonts w:cs="Arial"/>
                <w:spacing w:val="-1"/>
              </w:rPr>
              <w:t>o</w:t>
            </w:r>
            <w:r w:rsidRPr="00CD3694">
              <w:rPr>
                <w:rFonts w:cs="Arial"/>
              </w:rPr>
              <w:t>ut</w:t>
            </w:r>
            <w:proofErr w:type="spellEnd"/>
            <w:r w:rsidRPr="00CD3694">
              <w:rPr>
                <w:rFonts w:cs="Arial"/>
                <w:spacing w:val="-7"/>
              </w:rPr>
              <w:t xml:space="preserve"> </w:t>
            </w:r>
            <w:r w:rsidRPr="00CD3694">
              <w:rPr>
                <w:rFonts w:cs="Arial"/>
              </w:rPr>
              <w:t>the</w:t>
            </w:r>
            <w:r w:rsidRPr="00CD3694">
              <w:rPr>
                <w:rFonts w:cs="Arial"/>
                <w:spacing w:val="-2"/>
              </w:rPr>
              <w:t xml:space="preserve"> </w:t>
            </w:r>
            <w:r w:rsidRPr="00CD3694">
              <w:rPr>
                <w:rFonts w:cs="Arial"/>
              </w:rPr>
              <w:t>basket</w:t>
            </w:r>
            <w:r w:rsidRPr="00CD3694">
              <w:rPr>
                <w:rFonts w:cs="Arial"/>
                <w:spacing w:val="-5"/>
              </w:rPr>
              <w:t xml:space="preserve"> </w:t>
            </w:r>
            <w:r w:rsidRPr="00CD3694">
              <w:rPr>
                <w:rFonts w:cs="Arial"/>
              </w:rPr>
              <w:t>following customer</w:t>
            </w:r>
            <w:r w:rsidRPr="00CD3694">
              <w:rPr>
                <w:rFonts w:cs="Arial"/>
                <w:spacing w:val="-35"/>
              </w:rPr>
              <w:t xml:space="preserve"> </w:t>
            </w:r>
            <w:r w:rsidRPr="00CD3694">
              <w:rPr>
                <w:rFonts w:cs="Arial"/>
              </w:rPr>
              <w:t>’s</w:t>
            </w:r>
            <w:r w:rsidRPr="00CD3694">
              <w:rPr>
                <w:rFonts w:cs="Arial"/>
                <w:spacing w:val="-5"/>
              </w:rPr>
              <w:t xml:space="preserve"> </w:t>
            </w:r>
            <w:r w:rsidRPr="00CD3694">
              <w:rPr>
                <w:rFonts w:cs="Arial"/>
              </w:rPr>
              <w:t>a</w:t>
            </w:r>
            <w:r w:rsidRPr="00CD3694">
              <w:rPr>
                <w:rFonts w:cs="Arial"/>
                <w:spacing w:val="-1"/>
              </w:rPr>
              <w:t>c</w:t>
            </w:r>
            <w:r w:rsidRPr="00CD3694">
              <w:rPr>
                <w:rFonts w:cs="Arial"/>
              </w:rPr>
              <w:t>ceptance</w:t>
            </w:r>
            <w:r w:rsidRPr="00CD3694">
              <w:rPr>
                <w:rFonts w:cs="Arial"/>
                <w:spacing w:val="-14"/>
              </w:rPr>
              <w:t xml:space="preserve"> </w:t>
            </w:r>
            <w:r w:rsidRPr="00CD3694">
              <w:rPr>
                <w:rFonts w:cs="Arial"/>
              </w:rPr>
              <w:t>(</w:t>
            </w:r>
            <w:r w:rsidRPr="00CD3694">
              <w:rPr>
                <w:rFonts w:cs="Arial"/>
                <w:spacing w:val="-3"/>
              </w:rPr>
              <w:t>r</w:t>
            </w:r>
            <w:r w:rsidRPr="00CD3694">
              <w:rPr>
                <w:rFonts w:cs="Arial"/>
              </w:rPr>
              <w:t>efer</w:t>
            </w:r>
            <w:r w:rsidRPr="00CD3694">
              <w:rPr>
                <w:rFonts w:cs="Arial"/>
                <w:spacing w:val="-9"/>
              </w:rPr>
              <w:t xml:space="preserve"> </w:t>
            </w:r>
            <w:r w:rsidRPr="00CD3694">
              <w:rPr>
                <w:rFonts w:cs="Arial"/>
              </w:rPr>
              <w:t>to</w:t>
            </w:r>
            <w:r w:rsidRPr="00CD3694">
              <w:rPr>
                <w:rFonts w:cs="Arial"/>
                <w:spacing w:val="-6"/>
              </w:rPr>
              <w:t xml:space="preserve"> </w:t>
            </w:r>
            <w:r w:rsidRPr="00CD3694">
              <w:rPr>
                <w:rFonts w:cs="Arial"/>
              </w:rPr>
              <w:t>use</w:t>
            </w:r>
            <w:r w:rsidRPr="00CD3694">
              <w:rPr>
                <w:rFonts w:cs="Arial"/>
                <w:spacing w:val="-7"/>
              </w:rPr>
              <w:t xml:space="preserve"> </w:t>
            </w:r>
            <w:r w:rsidRPr="00CD3694">
              <w:rPr>
                <w:rFonts w:cs="Arial"/>
              </w:rPr>
              <w:t>case:</w:t>
            </w:r>
            <w:r w:rsidRPr="00CD3694">
              <w:rPr>
                <w:rFonts w:cs="Arial"/>
                <w:spacing w:val="-8"/>
              </w:rPr>
              <w:t xml:space="preserve"> </w:t>
            </w:r>
            <w:r w:rsidRPr="00CD3694">
              <w:rPr>
                <w:rFonts w:cs="Arial"/>
              </w:rPr>
              <w:t>Checkout) (</w:t>
            </w:r>
            <w:r w:rsidRPr="00CD3694">
              <w:rPr>
                <w:rFonts w:cs="Arial"/>
                <w:spacing w:val="1"/>
              </w:rPr>
              <w:t>A</w:t>
            </w:r>
            <w:r w:rsidRPr="00CD3694">
              <w:rPr>
                <w:rFonts w:cs="Arial"/>
              </w:rPr>
              <w:t>2)</w:t>
            </w:r>
          </w:p>
          <w:p w:rsidR="00980032" w:rsidRDefault="00980032" w:rsidP="00970393">
            <w:pPr>
              <w:widowControl w:val="0"/>
              <w:numPr>
                <w:ilvl w:val="0"/>
                <w:numId w:val="91"/>
              </w:numPr>
              <w:autoSpaceDE w:val="0"/>
              <w:autoSpaceDN w:val="0"/>
              <w:adjustRightInd w:val="0"/>
              <w:spacing w:before="14" w:line="240" w:lineRule="exact"/>
              <w:ind w:left="574" w:right="364"/>
              <w:rPr>
                <w:rFonts w:cs="Arial"/>
              </w:rPr>
            </w:pP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rPr>
              <w:t>sends</w:t>
            </w:r>
            <w:r w:rsidRPr="00CD3694">
              <w:rPr>
                <w:rFonts w:cs="Arial"/>
                <w:spacing w:val="-4"/>
              </w:rPr>
              <w:t xml:space="preserve"> </w:t>
            </w:r>
            <w:r w:rsidRPr="00CD3694">
              <w:rPr>
                <w:rFonts w:cs="Arial"/>
              </w:rPr>
              <w:t>the</w:t>
            </w:r>
            <w:r w:rsidRPr="00CD3694">
              <w:rPr>
                <w:rFonts w:cs="Arial"/>
                <w:spacing w:val="-2"/>
              </w:rPr>
              <w:t xml:space="preserve"> </w:t>
            </w:r>
            <w:r w:rsidRPr="00CD3694">
              <w:rPr>
                <w:rFonts w:cs="Arial"/>
              </w:rPr>
              <w:t>o</w:t>
            </w:r>
            <w:r w:rsidRPr="00CD3694">
              <w:rPr>
                <w:rFonts w:cs="Arial"/>
                <w:spacing w:val="-4"/>
              </w:rPr>
              <w:t>r</w:t>
            </w:r>
            <w:r w:rsidRPr="00CD3694">
              <w:rPr>
                <w:rFonts w:cs="Arial"/>
              </w:rPr>
              <w:t>der</w:t>
            </w:r>
            <w:r w:rsidRPr="00CD3694">
              <w:rPr>
                <w:rFonts w:cs="Arial"/>
                <w:spacing w:val="-5"/>
              </w:rPr>
              <w:t xml:space="preserve"> </w:t>
            </w:r>
            <w:r w:rsidRPr="00CD3694">
              <w:rPr>
                <w:rFonts w:cs="Arial"/>
              </w:rPr>
              <w:t>to</w:t>
            </w:r>
            <w:r w:rsidRPr="00CD3694">
              <w:rPr>
                <w:rFonts w:cs="Arial"/>
                <w:spacing w:val="-2"/>
              </w:rPr>
              <w:t xml:space="preserve"> </w:t>
            </w:r>
            <w:r w:rsidRPr="00CD3694">
              <w:rPr>
                <w:rFonts w:cs="Arial"/>
              </w:rPr>
              <w:t>the</w:t>
            </w:r>
            <w:r w:rsidRPr="00CD3694">
              <w:rPr>
                <w:rFonts w:cs="Arial"/>
                <w:spacing w:val="-3"/>
              </w:rPr>
              <w:t xml:space="preserve"> </w:t>
            </w:r>
            <w:r w:rsidRPr="00CD3694">
              <w:rPr>
                <w:rFonts w:cs="Arial"/>
              </w:rPr>
              <w:t>back</w:t>
            </w:r>
            <w:r w:rsidRPr="00CD3694">
              <w:rPr>
                <w:rFonts w:cs="Arial"/>
                <w:spacing w:val="-3"/>
              </w:rPr>
              <w:t xml:space="preserve"> </w:t>
            </w:r>
            <w:r w:rsidRPr="00CD3694">
              <w:rPr>
                <w:rFonts w:cs="Arial"/>
              </w:rPr>
              <w:t>o</w:t>
            </w:r>
            <w:r w:rsidRPr="00CD3694">
              <w:rPr>
                <w:rFonts w:cs="Arial"/>
                <w:spacing w:val="-4"/>
              </w:rPr>
              <w:t>f</w:t>
            </w:r>
            <w:r w:rsidRPr="00CD3694">
              <w:rPr>
                <w:rFonts w:cs="Arial"/>
              </w:rPr>
              <w:t xml:space="preserve">fice </w:t>
            </w:r>
            <w:r w:rsidRPr="00CD3694">
              <w:rPr>
                <w:rFonts w:cs="Arial"/>
                <w:spacing w:val="1"/>
              </w:rPr>
              <w:t>s</w:t>
            </w:r>
            <w:r w:rsidRPr="00CD3694">
              <w:rPr>
                <w:rFonts w:cs="Arial"/>
              </w:rPr>
              <w:t>y</w:t>
            </w:r>
            <w:r w:rsidRPr="00CD3694">
              <w:rPr>
                <w:rFonts w:cs="Arial"/>
                <w:spacing w:val="1"/>
              </w:rPr>
              <w:t>stem</w:t>
            </w:r>
          </w:p>
          <w:p w:rsidR="00980032" w:rsidRPr="00CD3694" w:rsidRDefault="00980032" w:rsidP="00970393">
            <w:pPr>
              <w:widowControl w:val="0"/>
              <w:numPr>
                <w:ilvl w:val="0"/>
                <w:numId w:val="91"/>
              </w:numPr>
              <w:autoSpaceDE w:val="0"/>
              <w:autoSpaceDN w:val="0"/>
              <w:adjustRightInd w:val="0"/>
              <w:spacing w:before="14" w:line="240" w:lineRule="exact"/>
              <w:ind w:left="574" w:right="364"/>
              <w:rPr>
                <w:rFonts w:cs="Arial"/>
              </w:rPr>
            </w:pP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rPr>
              <w:t>dis</w:t>
            </w:r>
            <w:r w:rsidRPr="00CD3694">
              <w:rPr>
                <w:rFonts w:cs="Arial"/>
                <w:spacing w:val="1"/>
              </w:rPr>
              <w:t>p</w:t>
            </w:r>
            <w:r w:rsidRPr="00CD3694">
              <w:rPr>
                <w:rFonts w:cs="Arial"/>
              </w:rPr>
              <w:t>lays</w:t>
            </w:r>
            <w:r w:rsidRPr="00CD3694">
              <w:rPr>
                <w:rFonts w:cs="Arial"/>
                <w:spacing w:val="-7"/>
              </w:rPr>
              <w:t xml:space="preserve"> </w:t>
            </w:r>
            <w:r w:rsidRPr="00CD3694">
              <w:rPr>
                <w:rFonts w:cs="Arial"/>
              </w:rPr>
              <w:t>t</w:t>
            </w:r>
            <w:r w:rsidRPr="00CD3694">
              <w:rPr>
                <w:rFonts w:cs="Arial"/>
                <w:spacing w:val="-1"/>
              </w:rPr>
              <w:t>h</w:t>
            </w:r>
            <w:r w:rsidRPr="00CD3694">
              <w:rPr>
                <w:rFonts w:cs="Arial"/>
              </w:rPr>
              <w:t>e</w:t>
            </w:r>
            <w:r w:rsidRPr="00CD3694">
              <w:rPr>
                <w:rFonts w:cs="Arial"/>
                <w:spacing w:val="-2"/>
              </w:rPr>
              <w:t xml:space="preserve"> </w:t>
            </w:r>
            <w:r w:rsidRPr="00CD3694">
              <w:rPr>
                <w:rFonts w:cs="Arial"/>
              </w:rPr>
              <w:t>o</w:t>
            </w:r>
            <w:r w:rsidRPr="00CD3694">
              <w:rPr>
                <w:rFonts w:cs="Arial"/>
                <w:spacing w:val="-3"/>
              </w:rPr>
              <w:t>r</w:t>
            </w:r>
            <w:r w:rsidRPr="00CD3694">
              <w:rPr>
                <w:rFonts w:cs="Arial"/>
              </w:rPr>
              <w:t>der</w:t>
            </w:r>
            <w:r w:rsidRPr="00CD3694">
              <w:rPr>
                <w:rFonts w:cs="Arial"/>
                <w:spacing w:val="-4"/>
              </w:rPr>
              <w:t xml:space="preserve"> </w:t>
            </w:r>
            <w:r w:rsidRPr="00CD3694">
              <w:rPr>
                <w:rFonts w:cs="Arial"/>
              </w:rPr>
              <w:t>number</w:t>
            </w:r>
          </w:p>
        </w:tc>
      </w:tr>
      <w:tr w:rsidR="00980032" w:rsidRPr="00E442E7" w:rsidTr="001A4A0A">
        <w:trPr>
          <w:trHeight w:val="176"/>
        </w:trPr>
        <w:tc>
          <w:tcPr>
            <w:tcW w:w="2268" w:type="dxa"/>
          </w:tcPr>
          <w:p w:rsidR="00980032" w:rsidRPr="00CD3694" w:rsidRDefault="00980032" w:rsidP="001A4A0A">
            <w:pPr>
              <w:rPr>
                <w:rFonts w:cs="Arial"/>
              </w:rPr>
            </w:pPr>
            <w:r w:rsidRPr="00CD3694">
              <w:rPr>
                <w:rFonts w:cs="Arial"/>
              </w:rPr>
              <w:t>Alternative Flows:</w:t>
            </w:r>
          </w:p>
        </w:tc>
        <w:tc>
          <w:tcPr>
            <w:tcW w:w="6908" w:type="dxa"/>
            <w:gridSpan w:val="2"/>
          </w:tcPr>
          <w:p w:rsidR="00980032" w:rsidRPr="00CD3694" w:rsidRDefault="00980032" w:rsidP="001A4A0A">
            <w:pPr>
              <w:widowControl w:val="0"/>
              <w:autoSpaceDE w:val="0"/>
              <w:autoSpaceDN w:val="0"/>
              <w:adjustRightInd w:val="0"/>
              <w:spacing w:before="15" w:line="240" w:lineRule="exact"/>
              <w:ind w:left="34" w:right="299"/>
              <w:rPr>
                <w:rFonts w:cs="Arial"/>
              </w:rPr>
            </w:pPr>
            <w:r w:rsidRPr="00CD3694">
              <w:rPr>
                <w:rFonts w:cs="Arial"/>
                <w:spacing w:val="1"/>
              </w:rPr>
              <w:t>A</w:t>
            </w:r>
            <w:r w:rsidRPr="00CD3694">
              <w:rPr>
                <w:rFonts w:cs="Arial"/>
              </w:rPr>
              <w:t>1:</w:t>
            </w:r>
            <w:r w:rsidRPr="00CD3694">
              <w:rPr>
                <w:rFonts w:cs="Arial"/>
                <w:spacing w:val="-3"/>
              </w:rPr>
              <w:t xml:space="preserve"> </w:t>
            </w:r>
            <w:r w:rsidRPr="00CD3694">
              <w:rPr>
                <w:rFonts w:cs="Arial"/>
                <w:spacing w:val="1"/>
              </w:rPr>
              <w:t>U</w:t>
            </w:r>
            <w:r w:rsidRPr="00CD3694">
              <w:rPr>
                <w:rFonts w:cs="Arial"/>
              </w:rPr>
              <w:t>s</w:t>
            </w:r>
            <w:r w:rsidRPr="00CD3694">
              <w:rPr>
                <w:rFonts w:cs="Arial"/>
                <w:spacing w:val="1"/>
              </w:rPr>
              <w:t>e</w:t>
            </w:r>
            <w:r w:rsidRPr="00CD3694">
              <w:rPr>
                <w:rFonts w:cs="Arial"/>
              </w:rPr>
              <w:t>r</w:t>
            </w:r>
            <w:r w:rsidRPr="00CD3694">
              <w:rPr>
                <w:rFonts w:cs="Arial"/>
                <w:spacing w:val="-3"/>
              </w:rPr>
              <w:t xml:space="preserve"> </w:t>
            </w:r>
            <w:r w:rsidRPr="00CD3694">
              <w:rPr>
                <w:rFonts w:cs="Arial"/>
                <w:spacing w:val="1"/>
              </w:rPr>
              <w:t>h</w:t>
            </w:r>
            <w:r w:rsidRPr="00CD3694">
              <w:rPr>
                <w:rFonts w:cs="Arial"/>
              </w:rPr>
              <w:t>as</w:t>
            </w:r>
            <w:r w:rsidRPr="00CD3694">
              <w:rPr>
                <w:rFonts w:cs="Arial"/>
                <w:spacing w:val="-3"/>
              </w:rPr>
              <w:t xml:space="preserve"> </w:t>
            </w:r>
            <w:r w:rsidRPr="00CD3694">
              <w:rPr>
                <w:rFonts w:cs="Arial"/>
                <w:spacing w:val="1"/>
              </w:rPr>
              <w:t>se</w:t>
            </w:r>
            <w:r w:rsidRPr="00CD3694">
              <w:rPr>
                <w:rFonts w:cs="Arial"/>
              </w:rPr>
              <w:t>l</w:t>
            </w:r>
            <w:r w:rsidRPr="00CD3694">
              <w:rPr>
                <w:rFonts w:cs="Arial"/>
                <w:spacing w:val="1"/>
              </w:rPr>
              <w:t>ec</w:t>
            </w:r>
            <w:r w:rsidRPr="00CD3694">
              <w:rPr>
                <w:rFonts w:cs="Arial"/>
              </w:rPr>
              <w:t>t</w:t>
            </w:r>
            <w:r w:rsidRPr="00CD3694">
              <w:rPr>
                <w:rFonts w:cs="Arial"/>
                <w:spacing w:val="1"/>
              </w:rPr>
              <w:t>e</w:t>
            </w:r>
            <w:r w:rsidRPr="00CD3694">
              <w:rPr>
                <w:rFonts w:cs="Arial"/>
              </w:rPr>
              <w:t>d</w:t>
            </w:r>
            <w:r w:rsidRPr="00CD3694">
              <w:rPr>
                <w:rFonts w:cs="Arial"/>
                <w:spacing w:val="-7"/>
              </w:rPr>
              <w:t xml:space="preserve"> </w:t>
            </w:r>
            <w:r w:rsidRPr="00CD3694">
              <w:rPr>
                <w:rFonts w:cs="Arial"/>
              </w:rPr>
              <w:t>c</w:t>
            </w:r>
            <w:r w:rsidRPr="00CD3694">
              <w:rPr>
                <w:rFonts w:cs="Arial"/>
                <w:spacing w:val="-3"/>
              </w:rPr>
              <w:t>r</w:t>
            </w:r>
            <w:r w:rsidRPr="00CD3694">
              <w:rPr>
                <w:rFonts w:cs="Arial"/>
              </w:rPr>
              <w:t>eate</w:t>
            </w:r>
            <w:r w:rsidRPr="00CD3694">
              <w:rPr>
                <w:rFonts w:cs="Arial"/>
                <w:spacing w:val="-4"/>
              </w:rPr>
              <w:t xml:space="preserve"> </w:t>
            </w:r>
            <w:r w:rsidRPr="00CD3694">
              <w:rPr>
                <w:rFonts w:cs="Arial"/>
              </w:rPr>
              <w:t>P</w:t>
            </w:r>
            <w:r w:rsidRPr="00CD3694">
              <w:rPr>
                <w:rFonts w:cs="Arial"/>
                <w:spacing w:val="-1"/>
              </w:rPr>
              <w:t>o</w:t>
            </w:r>
            <w:r w:rsidRPr="00CD3694">
              <w:rPr>
                <w:rFonts w:cs="Arial"/>
              </w:rPr>
              <w:t>st</w:t>
            </w:r>
            <w:r w:rsidRPr="00CD3694">
              <w:rPr>
                <w:rFonts w:cs="Arial"/>
                <w:spacing w:val="1"/>
              </w:rPr>
              <w:t>p</w:t>
            </w:r>
            <w:r w:rsidRPr="00CD3694">
              <w:rPr>
                <w:rFonts w:cs="Arial"/>
              </w:rPr>
              <w:t>aid</w:t>
            </w:r>
            <w:r w:rsidRPr="00CD3694">
              <w:rPr>
                <w:rFonts w:cs="Arial"/>
                <w:spacing w:val="-7"/>
              </w:rPr>
              <w:t xml:space="preserve"> </w:t>
            </w:r>
            <w:r w:rsidRPr="00CD3694">
              <w:rPr>
                <w:rFonts w:cs="Arial"/>
              </w:rPr>
              <w:t>customer</w:t>
            </w:r>
            <w:r w:rsidRPr="00CD3694">
              <w:rPr>
                <w:rFonts w:cs="Arial"/>
                <w:spacing w:val="-8"/>
              </w:rPr>
              <w:t xml:space="preserve"> </w:t>
            </w:r>
            <w:r w:rsidRPr="00CD3694">
              <w:rPr>
                <w:rFonts w:cs="Arial"/>
              </w:rPr>
              <w:t>option and</w:t>
            </w:r>
            <w:r w:rsidRPr="00CD3694">
              <w:rPr>
                <w:rFonts w:cs="Arial"/>
                <w:spacing w:val="-2"/>
              </w:rPr>
              <w:t xml:space="preserve"> </w:t>
            </w:r>
            <w:r w:rsidRPr="00CD3694">
              <w:rPr>
                <w:rFonts w:cs="Arial"/>
              </w:rPr>
              <w:t>automatic</w:t>
            </w:r>
            <w:r w:rsidRPr="00CD3694">
              <w:rPr>
                <w:rFonts w:cs="Arial"/>
                <w:spacing w:val="-9"/>
              </w:rPr>
              <w:t xml:space="preserve"> </w:t>
            </w:r>
            <w:r w:rsidRPr="00CD3694">
              <w:rPr>
                <w:rFonts w:cs="Arial"/>
              </w:rPr>
              <w:t>c</w:t>
            </w:r>
            <w:r w:rsidRPr="00CD3694">
              <w:rPr>
                <w:rFonts w:cs="Arial"/>
                <w:spacing w:val="-3"/>
              </w:rPr>
              <w:t>r</w:t>
            </w:r>
            <w:r w:rsidRPr="00CD3694">
              <w:rPr>
                <w:rFonts w:cs="Arial"/>
              </w:rPr>
              <w:t>edit</w:t>
            </w:r>
            <w:r w:rsidRPr="00CD3694">
              <w:rPr>
                <w:rFonts w:cs="Arial"/>
                <w:spacing w:val="-5"/>
              </w:rPr>
              <w:t xml:space="preserve"> </w:t>
            </w:r>
            <w:r w:rsidRPr="00CD3694">
              <w:rPr>
                <w:rFonts w:cs="Arial"/>
              </w:rPr>
              <w:t>checking</w:t>
            </w:r>
            <w:r w:rsidRPr="00CD3694">
              <w:rPr>
                <w:rFonts w:cs="Arial"/>
                <w:spacing w:val="-8"/>
              </w:rPr>
              <w:t xml:space="preserve"> </w:t>
            </w:r>
            <w:r w:rsidRPr="00CD3694">
              <w:rPr>
                <w:rFonts w:cs="Arial"/>
              </w:rPr>
              <w:t>is active</w:t>
            </w:r>
          </w:p>
          <w:p w:rsidR="00980032" w:rsidRPr="00CD3694" w:rsidRDefault="00980032" w:rsidP="001A4A0A">
            <w:pPr>
              <w:widowControl w:val="0"/>
              <w:autoSpaceDE w:val="0"/>
              <w:autoSpaceDN w:val="0"/>
              <w:adjustRightInd w:val="0"/>
              <w:spacing w:before="10" w:line="110" w:lineRule="exact"/>
              <w:rPr>
                <w:rFonts w:cs="Arial"/>
                <w:sz w:val="11"/>
                <w:szCs w:val="11"/>
              </w:rPr>
            </w:pPr>
          </w:p>
          <w:p w:rsidR="00980032" w:rsidRPr="00CD3694" w:rsidRDefault="00980032" w:rsidP="001A4A0A">
            <w:pPr>
              <w:widowControl w:val="0"/>
              <w:autoSpaceDE w:val="0"/>
              <w:autoSpaceDN w:val="0"/>
              <w:adjustRightInd w:val="0"/>
              <w:spacing w:line="240" w:lineRule="exact"/>
              <w:ind w:left="574" w:right="87" w:hanging="280"/>
              <w:rPr>
                <w:rFonts w:cs="Arial"/>
              </w:rPr>
            </w:pPr>
            <w:r w:rsidRPr="00CD3694">
              <w:rPr>
                <w:rFonts w:cs="Arial"/>
              </w:rPr>
              <w:t xml:space="preserve">1.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calls</w:t>
            </w:r>
            <w:r w:rsidRPr="00CD3694">
              <w:rPr>
                <w:rFonts w:cs="Arial"/>
                <w:spacing w:val="-3"/>
              </w:rPr>
              <w:t xml:space="preserve"> </w:t>
            </w:r>
            <w:r w:rsidRPr="00CD3694">
              <w:rPr>
                <w:rFonts w:cs="Arial"/>
              </w:rPr>
              <w:t>an</w:t>
            </w:r>
            <w:r w:rsidRPr="00CD3694">
              <w:rPr>
                <w:rFonts w:cs="Arial"/>
                <w:spacing w:val="-1"/>
              </w:rPr>
              <w:t xml:space="preserve"> </w:t>
            </w:r>
            <w:r w:rsidRPr="00CD3694">
              <w:rPr>
                <w:rFonts w:cs="Arial"/>
              </w:rPr>
              <w:t>external</w:t>
            </w:r>
            <w:r w:rsidRPr="00CD3694">
              <w:rPr>
                <w:rFonts w:cs="Arial"/>
                <w:spacing w:val="-6"/>
              </w:rPr>
              <w:t xml:space="preserve"> </w:t>
            </w:r>
            <w:r w:rsidRPr="00CD3694">
              <w:rPr>
                <w:rFonts w:cs="Arial"/>
              </w:rPr>
              <w:t>system</w:t>
            </w:r>
            <w:r w:rsidRPr="00CD3694">
              <w:rPr>
                <w:rFonts w:cs="Arial"/>
                <w:spacing w:val="-5"/>
              </w:rPr>
              <w:t xml:space="preserve"> </w:t>
            </w:r>
            <w:r w:rsidRPr="00CD3694">
              <w:rPr>
                <w:rFonts w:cs="Arial"/>
              </w:rPr>
              <w:t>to</w:t>
            </w:r>
            <w:r w:rsidRPr="00CD3694">
              <w:rPr>
                <w:rFonts w:cs="Arial"/>
                <w:spacing w:val="-1"/>
              </w:rPr>
              <w:t xml:space="preserve"> </w:t>
            </w:r>
            <w:r w:rsidRPr="00CD3694">
              <w:rPr>
                <w:rFonts w:cs="Arial"/>
              </w:rPr>
              <w:t>p</w:t>
            </w:r>
            <w:r w:rsidRPr="00CD3694">
              <w:rPr>
                <w:rFonts w:cs="Arial"/>
                <w:spacing w:val="-4"/>
              </w:rPr>
              <w:t>r</w:t>
            </w:r>
            <w:r w:rsidRPr="00CD3694">
              <w:rPr>
                <w:rFonts w:cs="Arial"/>
              </w:rPr>
              <w:t xml:space="preserve">ocess </w:t>
            </w:r>
            <w:r w:rsidRPr="00CD3694">
              <w:rPr>
                <w:rFonts w:cs="Arial"/>
                <w:spacing w:val="1"/>
              </w:rPr>
              <w:t>c</w:t>
            </w:r>
            <w:r w:rsidRPr="00CD3694">
              <w:rPr>
                <w:rFonts w:cs="Arial"/>
                <w:spacing w:val="-3"/>
              </w:rPr>
              <w:t>r</w:t>
            </w:r>
            <w:r w:rsidRPr="00CD3694">
              <w:rPr>
                <w:rFonts w:cs="Arial"/>
                <w:spacing w:val="1"/>
              </w:rPr>
              <w:t>e</w:t>
            </w:r>
            <w:r w:rsidRPr="00CD3694">
              <w:rPr>
                <w:rFonts w:cs="Arial"/>
                <w:spacing w:val="-1"/>
              </w:rPr>
              <w:t>d</w:t>
            </w:r>
            <w:r w:rsidRPr="00CD3694">
              <w:rPr>
                <w:rFonts w:cs="Arial"/>
                <w:spacing w:val="1"/>
              </w:rPr>
              <w:t>i</w:t>
            </w:r>
            <w:r w:rsidRPr="00CD3694">
              <w:rPr>
                <w:rFonts w:cs="Arial"/>
              </w:rPr>
              <w:t>t</w:t>
            </w:r>
            <w:r w:rsidRPr="00CD3694">
              <w:rPr>
                <w:rFonts w:cs="Arial"/>
                <w:spacing w:val="-4"/>
              </w:rPr>
              <w:t xml:space="preserve"> </w:t>
            </w:r>
            <w:r w:rsidRPr="00CD3694">
              <w:rPr>
                <w:rFonts w:cs="Arial"/>
                <w:spacing w:val="1"/>
              </w:rPr>
              <w:t>ch</w:t>
            </w:r>
            <w:r w:rsidRPr="00CD3694">
              <w:rPr>
                <w:rFonts w:cs="Arial"/>
                <w:spacing w:val="-1"/>
              </w:rPr>
              <w:t>e</w:t>
            </w:r>
            <w:r w:rsidRPr="00CD3694">
              <w:rPr>
                <w:rFonts w:cs="Arial"/>
              </w:rPr>
              <w:t>c</w:t>
            </w:r>
            <w:r w:rsidRPr="00CD3694">
              <w:rPr>
                <w:rFonts w:cs="Arial"/>
                <w:spacing w:val="1"/>
              </w:rPr>
              <w:t>ki</w:t>
            </w:r>
            <w:r w:rsidRPr="00CD3694">
              <w:rPr>
                <w:rFonts w:cs="Arial"/>
                <w:spacing w:val="-1"/>
              </w:rPr>
              <w:t>n</w:t>
            </w:r>
            <w:r w:rsidRPr="00CD3694">
              <w:rPr>
                <w:rFonts w:cs="Arial"/>
              </w:rPr>
              <w:t>g</w:t>
            </w:r>
            <w:r w:rsidRPr="00CD3694">
              <w:rPr>
                <w:rFonts w:cs="Arial"/>
                <w:spacing w:val="-7"/>
              </w:rPr>
              <w:t xml:space="preserve"> </w:t>
            </w:r>
            <w:r w:rsidRPr="00CD3694">
              <w:rPr>
                <w:rFonts w:cs="Arial"/>
                <w:spacing w:val="1"/>
              </w:rPr>
              <w:t>an</w:t>
            </w:r>
            <w:r w:rsidRPr="00CD3694">
              <w:rPr>
                <w:rFonts w:cs="Arial"/>
              </w:rPr>
              <w:t>d</w:t>
            </w:r>
            <w:r w:rsidRPr="00CD3694">
              <w:rPr>
                <w:rFonts w:cs="Arial"/>
                <w:spacing w:val="-3"/>
              </w:rPr>
              <w:t xml:space="preserve"> </w:t>
            </w:r>
            <w:r w:rsidRPr="00CD3694">
              <w:rPr>
                <w:rFonts w:cs="Arial"/>
                <w:spacing w:val="1"/>
              </w:rPr>
              <w:t>wa</w:t>
            </w:r>
            <w:r w:rsidRPr="00CD3694">
              <w:rPr>
                <w:rFonts w:cs="Arial"/>
              </w:rPr>
              <w:t>it</w:t>
            </w:r>
            <w:r w:rsidRPr="00CD3694">
              <w:rPr>
                <w:rFonts w:cs="Arial"/>
                <w:spacing w:val="-4"/>
              </w:rPr>
              <w:t xml:space="preserve"> </w:t>
            </w:r>
            <w:r w:rsidRPr="00CD3694">
              <w:rPr>
                <w:rFonts w:cs="Arial"/>
                <w:spacing w:val="1"/>
              </w:rPr>
              <w:t>f</w:t>
            </w:r>
            <w:r w:rsidRPr="00CD3694">
              <w:rPr>
                <w:rFonts w:cs="Arial"/>
                <w:spacing w:val="-1"/>
              </w:rPr>
              <w:t>o</w:t>
            </w:r>
            <w:r w:rsidRPr="00CD3694">
              <w:rPr>
                <w:rFonts w:cs="Arial"/>
              </w:rPr>
              <w:t>r</w:t>
            </w:r>
            <w:r w:rsidRPr="00CD3694">
              <w:rPr>
                <w:rFonts w:cs="Arial"/>
                <w:spacing w:val="-2"/>
              </w:rPr>
              <w:t xml:space="preserve"> </w:t>
            </w:r>
            <w:r w:rsidRPr="00CD3694">
              <w:rPr>
                <w:rFonts w:cs="Arial"/>
                <w:spacing w:val="1"/>
              </w:rPr>
              <w:t>th</w:t>
            </w:r>
            <w:r w:rsidRPr="00CD3694">
              <w:rPr>
                <w:rFonts w:cs="Arial"/>
              </w:rPr>
              <w:t>e</w:t>
            </w:r>
            <w:r w:rsidRPr="00CD3694">
              <w:rPr>
                <w:rFonts w:cs="Arial"/>
                <w:spacing w:val="-2"/>
              </w:rPr>
              <w:t xml:space="preserve"> </w:t>
            </w:r>
            <w:r w:rsidRPr="00CD3694">
              <w:rPr>
                <w:rFonts w:cs="Arial"/>
                <w:spacing w:val="1"/>
              </w:rPr>
              <w:t>an</w:t>
            </w:r>
            <w:r w:rsidRPr="00CD3694">
              <w:rPr>
                <w:rFonts w:cs="Arial"/>
              </w:rPr>
              <w:t>s</w:t>
            </w:r>
            <w:r w:rsidRPr="00CD3694">
              <w:rPr>
                <w:rFonts w:cs="Arial"/>
                <w:spacing w:val="1"/>
              </w:rPr>
              <w:t>wer</w:t>
            </w:r>
          </w:p>
          <w:p w:rsidR="00980032" w:rsidRPr="00CD3694" w:rsidRDefault="00980032" w:rsidP="001A4A0A">
            <w:pPr>
              <w:widowControl w:val="0"/>
              <w:autoSpaceDE w:val="0"/>
              <w:autoSpaceDN w:val="0"/>
              <w:adjustRightInd w:val="0"/>
              <w:spacing w:before="60" w:line="240" w:lineRule="exact"/>
              <w:ind w:left="574" w:right="153" w:hanging="280"/>
              <w:rPr>
                <w:rFonts w:cs="Arial"/>
              </w:rPr>
            </w:pPr>
            <w:r w:rsidRPr="00CD3694">
              <w:rPr>
                <w:rFonts w:cs="Arial"/>
              </w:rPr>
              <w:t xml:space="preserve">2.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2"/>
              </w:rPr>
              <w:t xml:space="preserve"> </w:t>
            </w:r>
            <w:r w:rsidRPr="00CD3694">
              <w:rPr>
                <w:rFonts w:cs="Arial"/>
              </w:rPr>
              <w:t>the</w:t>
            </w:r>
            <w:r w:rsidRPr="00CD3694">
              <w:rPr>
                <w:rFonts w:cs="Arial"/>
                <w:spacing w:val="-3"/>
              </w:rPr>
              <w:t xml:space="preserve"> </w:t>
            </w:r>
            <w:r w:rsidRPr="00CD3694">
              <w:rPr>
                <w:rFonts w:cs="Arial"/>
              </w:rPr>
              <w:t>b</w:t>
            </w:r>
            <w:r w:rsidRPr="00CD3694">
              <w:rPr>
                <w:rFonts w:cs="Arial"/>
                <w:spacing w:val="-3"/>
              </w:rPr>
              <w:t>r</w:t>
            </w:r>
            <w:r w:rsidRPr="00CD3694">
              <w:rPr>
                <w:rFonts w:cs="Arial"/>
              </w:rPr>
              <w:t>owsing of</w:t>
            </w:r>
            <w:r w:rsidRPr="00CD3694">
              <w:rPr>
                <w:rFonts w:cs="Arial"/>
                <w:spacing w:val="-1"/>
              </w:rPr>
              <w:t xml:space="preserve"> </w:t>
            </w:r>
            <w:r w:rsidRPr="00CD3694">
              <w:rPr>
                <w:rFonts w:cs="Arial"/>
              </w:rPr>
              <w:t>Primary</w:t>
            </w:r>
            <w:r w:rsidRPr="00CD3694">
              <w:rPr>
                <w:rFonts w:cs="Arial"/>
                <w:spacing w:val="-7"/>
              </w:rPr>
              <w:t xml:space="preserve"> </w:t>
            </w:r>
            <w:r w:rsidRPr="00CD3694">
              <w:rPr>
                <w:rFonts w:cs="Arial"/>
              </w:rPr>
              <w:t>O</w:t>
            </w:r>
            <w:r w:rsidRPr="00CD3694">
              <w:rPr>
                <w:rFonts w:cs="Arial"/>
                <w:spacing w:val="-3"/>
              </w:rPr>
              <w:t>f</w:t>
            </w:r>
            <w:r w:rsidRPr="00CD3694">
              <w:rPr>
                <w:rFonts w:cs="Arial"/>
              </w:rPr>
              <w:t>fers</w:t>
            </w:r>
            <w:r w:rsidRPr="00CD3694">
              <w:rPr>
                <w:rFonts w:cs="Arial"/>
                <w:spacing w:val="-5"/>
              </w:rPr>
              <w:t xml:space="preserve"> </w:t>
            </w:r>
            <w:r w:rsidRPr="00CD3694">
              <w:rPr>
                <w:rFonts w:cs="Arial"/>
              </w:rPr>
              <w:t>and</w:t>
            </w:r>
            <w:r w:rsidRPr="00CD3694">
              <w:rPr>
                <w:rFonts w:cs="Arial"/>
                <w:spacing w:val="-2"/>
              </w:rPr>
              <w:t xml:space="preserve"> </w:t>
            </w:r>
            <w:r w:rsidRPr="00CD3694">
              <w:rPr>
                <w:rFonts w:cs="Arial"/>
              </w:rPr>
              <w:t>Bundles</w:t>
            </w:r>
            <w:r w:rsidRPr="00CD3694">
              <w:rPr>
                <w:rFonts w:cs="Arial"/>
                <w:spacing w:val="-7"/>
              </w:rPr>
              <w:t xml:space="preserve"> </w:t>
            </w:r>
            <w:r w:rsidRPr="00CD3694">
              <w:rPr>
                <w:rFonts w:cs="Arial"/>
              </w:rPr>
              <w:t>(A</w:t>
            </w:r>
            <w:r w:rsidRPr="00CD3694">
              <w:rPr>
                <w:rFonts w:cs="Arial"/>
                <w:spacing w:val="1"/>
              </w:rPr>
              <w:t>3</w:t>
            </w:r>
            <w:r w:rsidRPr="00CD3694">
              <w:rPr>
                <w:rFonts w:cs="Arial"/>
              </w:rPr>
              <w:t>)(A</w:t>
            </w:r>
            <w:r w:rsidRPr="00CD3694">
              <w:rPr>
                <w:rFonts w:cs="Arial"/>
                <w:spacing w:val="1"/>
              </w:rPr>
              <w:t>4</w:t>
            </w:r>
            <w:r w:rsidRPr="00CD3694">
              <w:rPr>
                <w:rFonts w:cs="Arial"/>
              </w:rPr>
              <w:t>)(</w:t>
            </w:r>
            <w:r w:rsidRPr="00CD3694">
              <w:rPr>
                <w:rFonts w:cs="Arial"/>
                <w:spacing w:val="1"/>
              </w:rPr>
              <w:t>A</w:t>
            </w:r>
            <w:r w:rsidRPr="00CD3694">
              <w:rPr>
                <w:rFonts w:cs="Arial"/>
              </w:rPr>
              <w:t>5)</w:t>
            </w:r>
          </w:p>
          <w:p w:rsidR="00980032" w:rsidRPr="00CD3694" w:rsidRDefault="00980032" w:rsidP="001A4A0A">
            <w:pPr>
              <w:widowControl w:val="0"/>
              <w:autoSpaceDE w:val="0"/>
              <w:autoSpaceDN w:val="0"/>
              <w:adjustRightInd w:val="0"/>
              <w:spacing w:before="99" w:line="240" w:lineRule="exact"/>
              <w:ind w:left="34" w:right="46"/>
              <w:rPr>
                <w:rFonts w:cs="Arial"/>
              </w:rPr>
            </w:pPr>
            <w:r w:rsidRPr="00CD3694">
              <w:rPr>
                <w:rFonts w:cs="Arial"/>
              </w:rPr>
              <w:t>A1bis:</w:t>
            </w:r>
            <w:r w:rsidRPr="00CD3694">
              <w:rPr>
                <w:rFonts w:cs="Arial"/>
                <w:spacing w:val="-6"/>
              </w:rPr>
              <w:t xml:space="preserve"> </w:t>
            </w:r>
            <w:r w:rsidRPr="00CD3694">
              <w:rPr>
                <w:rFonts w:cs="Arial"/>
              </w:rPr>
              <w:t>Us</w:t>
            </w:r>
            <w:r w:rsidRPr="00CD3694">
              <w:rPr>
                <w:rFonts w:cs="Arial"/>
                <w:spacing w:val="-1"/>
              </w:rPr>
              <w:t>e</w:t>
            </w:r>
            <w:r w:rsidRPr="00CD3694">
              <w:rPr>
                <w:rFonts w:cs="Arial"/>
              </w:rPr>
              <w:t>r</w:t>
            </w:r>
            <w:r w:rsidRPr="00CD3694">
              <w:rPr>
                <w:rFonts w:cs="Arial"/>
                <w:spacing w:val="-3"/>
              </w:rPr>
              <w:t xml:space="preserve"> </w:t>
            </w:r>
            <w:r w:rsidRPr="00CD3694">
              <w:rPr>
                <w:rFonts w:cs="Arial"/>
              </w:rPr>
              <w:t>has</w:t>
            </w:r>
            <w:r w:rsidRPr="00CD3694">
              <w:rPr>
                <w:rFonts w:cs="Arial"/>
                <w:spacing w:val="-3"/>
              </w:rPr>
              <w:t xml:space="preserve"> </w:t>
            </w:r>
            <w:r w:rsidRPr="00CD3694">
              <w:rPr>
                <w:rFonts w:cs="Arial"/>
              </w:rPr>
              <w:t>sel</w:t>
            </w:r>
            <w:r w:rsidRPr="00CD3694">
              <w:rPr>
                <w:rFonts w:cs="Arial"/>
                <w:spacing w:val="1"/>
              </w:rPr>
              <w:t>e</w:t>
            </w:r>
            <w:r w:rsidRPr="00CD3694">
              <w:rPr>
                <w:rFonts w:cs="Arial"/>
              </w:rPr>
              <w:t>cted</w:t>
            </w:r>
            <w:r w:rsidRPr="00CD3694">
              <w:rPr>
                <w:rFonts w:cs="Arial"/>
                <w:spacing w:val="-6"/>
              </w:rPr>
              <w:t xml:space="preserve"> </w:t>
            </w:r>
            <w:r w:rsidRPr="00CD3694">
              <w:rPr>
                <w:rFonts w:cs="Arial"/>
              </w:rPr>
              <w:t>c</w:t>
            </w:r>
            <w:r w:rsidRPr="00CD3694">
              <w:rPr>
                <w:rFonts w:cs="Arial"/>
                <w:spacing w:val="-4"/>
              </w:rPr>
              <w:t>r</w:t>
            </w:r>
            <w:r w:rsidRPr="00CD3694">
              <w:rPr>
                <w:rFonts w:cs="Arial"/>
              </w:rPr>
              <w:t>eate</w:t>
            </w:r>
            <w:r w:rsidRPr="00CD3694">
              <w:rPr>
                <w:rFonts w:cs="Arial"/>
                <w:spacing w:val="-5"/>
              </w:rPr>
              <w:t xml:space="preserve"> </w:t>
            </w:r>
            <w:r w:rsidRPr="00CD3694">
              <w:rPr>
                <w:rFonts w:cs="Arial"/>
              </w:rPr>
              <w:t>Pos</w:t>
            </w:r>
            <w:r w:rsidRPr="00CD3694">
              <w:rPr>
                <w:rFonts w:cs="Arial"/>
                <w:spacing w:val="1"/>
              </w:rPr>
              <w:t>t</w:t>
            </w:r>
            <w:r w:rsidRPr="00CD3694">
              <w:rPr>
                <w:rFonts w:cs="Arial"/>
              </w:rPr>
              <w:t>paid</w:t>
            </w:r>
            <w:r w:rsidRPr="00CD3694">
              <w:rPr>
                <w:rFonts w:cs="Arial"/>
                <w:spacing w:val="-8"/>
              </w:rPr>
              <w:t xml:space="preserve"> </w:t>
            </w:r>
            <w:r w:rsidRPr="00CD3694">
              <w:rPr>
                <w:rFonts w:cs="Arial"/>
              </w:rPr>
              <w:t>customer</w:t>
            </w:r>
            <w:r w:rsidRPr="00CD3694">
              <w:rPr>
                <w:rFonts w:cs="Arial"/>
                <w:spacing w:val="-7"/>
              </w:rPr>
              <w:t xml:space="preserve"> </w:t>
            </w:r>
            <w:r w:rsidRPr="00CD3694">
              <w:rPr>
                <w:rFonts w:cs="Arial"/>
              </w:rPr>
              <w:t>option and</w:t>
            </w:r>
            <w:r w:rsidRPr="00CD3694">
              <w:rPr>
                <w:rFonts w:cs="Arial"/>
                <w:spacing w:val="-2"/>
              </w:rPr>
              <w:t xml:space="preserve"> </w:t>
            </w:r>
            <w:r w:rsidRPr="00CD3694">
              <w:rPr>
                <w:rFonts w:cs="Arial"/>
              </w:rPr>
              <w:t>manual</w:t>
            </w:r>
            <w:r w:rsidRPr="00CD3694">
              <w:rPr>
                <w:rFonts w:cs="Arial"/>
                <w:spacing w:val="-6"/>
              </w:rPr>
              <w:t xml:space="preserve"> </w:t>
            </w:r>
            <w:r w:rsidRPr="00CD3694">
              <w:rPr>
                <w:rFonts w:cs="Arial"/>
              </w:rPr>
              <w:t>c</w:t>
            </w:r>
            <w:r w:rsidRPr="00CD3694">
              <w:rPr>
                <w:rFonts w:cs="Arial"/>
                <w:spacing w:val="-3"/>
              </w:rPr>
              <w:t>r</w:t>
            </w:r>
            <w:r w:rsidRPr="00CD3694">
              <w:rPr>
                <w:rFonts w:cs="Arial"/>
              </w:rPr>
              <w:t>edit</w:t>
            </w:r>
            <w:r w:rsidRPr="00CD3694">
              <w:rPr>
                <w:rFonts w:cs="Arial"/>
                <w:spacing w:val="-4"/>
              </w:rPr>
              <w:t xml:space="preserve"> </w:t>
            </w:r>
            <w:r w:rsidRPr="00CD3694">
              <w:rPr>
                <w:rFonts w:cs="Arial"/>
              </w:rPr>
              <w:t>checking</w:t>
            </w:r>
            <w:r w:rsidRPr="00CD3694">
              <w:rPr>
                <w:rFonts w:cs="Arial"/>
                <w:spacing w:val="-7"/>
              </w:rPr>
              <w:t xml:space="preserve"> </w:t>
            </w:r>
            <w:r w:rsidRPr="00CD3694">
              <w:rPr>
                <w:rFonts w:cs="Arial"/>
              </w:rPr>
              <w:t>is</w:t>
            </w:r>
            <w:r w:rsidRPr="00CD3694">
              <w:rPr>
                <w:rFonts w:cs="Arial"/>
                <w:spacing w:val="-1"/>
              </w:rPr>
              <w:t xml:space="preserve"> </w:t>
            </w:r>
            <w:r w:rsidRPr="00CD3694">
              <w:rPr>
                <w:rFonts w:cs="Arial"/>
              </w:rPr>
              <w:t>active</w:t>
            </w:r>
          </w:p>
          <w:p w:rsidR="00980032" w:rsidRPr="00CD3694" w:rsidRDefault="00980032" w:rsidP="001A4A0A">
            <w:pPr>
              <w:widowControl w:val="0"/>
              <w:autoSpaceDE w:val="0"/>
              <w:autoSpaceDN w:val="0"/>
              <w:adjustRightInd w:val="0"/>
              <w:spacing w:before="2" w:line="100" w:lineRule="exact"/>
              <w:rPr>
                <w:rFonts w:cs="Arial"/>
                <w:sz w:val="10"/>
                <w:szCs w:val="10"/>
              </w:rPr>
            </w:pPr>
          </w:p>
          <w:p w:rsidR="00980032" w:rsidRPr="00CD3694" w:rsidRDefault="00980032" w:rsidP="001A4A0A">
            <w:pPr>
              <w:widowControl w:val="0"/>
              <w:autoSpaceDE w:val="0"/>
              <w:autoSpaceDN w:val="0"/>
              <w:adjustRightInd w:val="0"/>
              <w:ind w:left="294"/>
              <w:rPr>
                <w:rFonts w:cs="Arial"/>
              </w:rPr>
            </w:pPr>
            <w:r w:rsidRPr="00CD3694">
              <w:rPr>
                <w:rFonts w:cs="Arial"/>
              </w:rPr>
              <w:t xml:space="preserve">1. </w:t>
            </w:r>
            <w:r w:rsidRPr="00CD3694">
              <w:rPr>
                <w:rFonts w:cs="Arial"/>
                <w:spacing w:val="28"/>
              </w:rPr>
              <w:t xml:space="preserve"> </w:t>
            </w:r>
            <w:r w:rsidRPr="00CD3694">
              <w:rPr>
                <w:rFonts w:cs="Arial"/>
              </w:rPr>
              <w:t>User</w:t>
            </w:r>
            <w:r w:rsidRPr="00CD3694">
              <w:rPr>
                <w:rFonts w:cs="Arial"/>
                <w:spacing w:val="-4"/>
              </w:rPr>
              <w:t xml:space="preserve"> </w:t>
            </w:r>
            <w:r w:rsidRPr="00CD3694">
              <w:rPr>
                <w:rFonts w:cs="Arial"/>
              </w:rPr>
              <w:t>decides</w:t>
            </w:r>
            <w:r w:rsidRPr="00CD3694">
              <w:rPr>
                <w:rFonts w:cs="Arial"/>
                <w:spacing w:val="-7"/>
              </w:rPr>
              <w:t xml:space="preserve"> </w:t>
            </w:r>
            <w:r w:rsidRPr="00CD3694">
              <w:rPr>
                <w:rFonts w:cs="Arial"/>
              </w:rPr>
              <w:t>to</w:t>
            </w:r>
            <w:r w:rsidRPr="00CD3694">
              <w:rPr>
                <w:rFonts w:cs="Arial"/>
                <w:spacing w:val="-2"/>
              </w:rPr>
              <w:t xml:space="preserve"> </w:t>
            </w:r>
            <w:r w:rsidRPr="00CD3694">
              <w:rPr>
                <w:rFonts w:cs="Arial"/>
              </w:rPr>
              <w:t>continue</w:t>
            </w:r>
            <w:r w:rsidRPr="00CD3694">
              <w:rPr>
                <w:rFonts w:cs="Arial"/>
                <w:spacing w:val="-7"/>
              </w:rPr>
              <w:t xml:space="preserve"> </w:t>
            </w:r>
            <w:r w:rsidRPr="00CD3694">
              <w:rPr>
                <w:rFonts w:cs="Arial"/>
              </w:rPr>
              <w:t>(</w:t>
            </w:r>
            <w:r w:rsidRPr="00CD3694">
              <w:rPr>
                <w:rFonts w:cs="Arial"/>
                <w:spacing w:val="1"/>
              </w:rPr>
              <w:t>A</w:t>
            </w:r>
            <w:r w:rsidRPr="00CD3694">
              <w:rPr>
                <w:rFonts w:cs="Arial"/>
              </w:rPr>
              <w:t>6)</w:t>
            </w:r>
          </w:p>
          <w:p w:rsidR="00980032" w:rsidRPr="00CD3694" w:rsidRDefault="00980032" w:rsidP="001A4A0A">
            <w:pPr>
              <w:widowControl w:val="0"/>
              <w:autoSpaceDE w:val="0"/>
              <w:autoSpaceDN w:val="0"/>
              <w:adjustRightInd w:val="0"/>
              <w:spacing w:before="48" w:line="240" w:lineRule="exact"/>
              <w:ind w:left="574" w:right="153" w:hanging="280"/>
              <w:rPr>
                <w:rFonts w:cs="Arial"/>
              </w:rPr>
            </w:pPr>
            <w:r w:rsidRPr="00CD3694">
              <w:rPr>
                <w:rFonts w:cs="Arial"/>
              </w:rPr>
              <w:t xml:space="preserve">2.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2"/>
              </w:rPr>
              <w:t xml:space="preserve"> </w:t>
            </w:r>
            <w:r w:rsidRPr="00CD3694">
              <w:rPr>
                <w:rFonts w:cs="Arial"/>
              </w:rPr>
              <w:t>the</w:t>
            </w:r>
            <w:r w:rsidRPr="00CD3694">
              <w:rPr>
                <w:rFonts w:cs="Arial"/>
                <w:spacing w:val="-3"/>
              </w:rPr>
              <w:t xml:space="preserve"> </w:t>
            </w:r>
            <w:r w:rsidRPr="00CD3694">
              <w:rPr>
                <w:rFonts w:cs="Arial"/>
              </w:rPr>
              <w:t>b</w:t>
            </w:r>
            <w:r w:rsidRPr="00CD3694">
              <w:rPr>
                <w:rFonts w:cs="Arial"/>
                <w:spacing w:val="-3"/>
              </w:rPr>
              <w:t>r</w:t>
            </w:r>
            <w:r w:rsidRPr="00CD3694">
              <w:rPr>
                <w:rFonts w:cs="Arial"/>
              </w:rPr>
              <w:t>owsing of</w:t>
            </w:r>
            <w:r w:rsidRPr="00CD3694">
              <w:rPr>
                <w:rFonts w:cs="Arial"/>
                <w:spacing w:val="-1"/>
              </w:rPr>
              <w:t xml:space="preserve"> </w:t>
            </w:r>
            <w:r w:rsidRPr="00CD3694">
              <w:rPr>
                <w:rFonts w:cs="Arial"/>
              </w:rPr>
              <w:t>Primary</w:t>
            </w:r>
            <w:r w:rsidRPr="00CD3694">
              <w:rPr>
                <w:rFonts w:cs="Arial"/>
                <w:spacing w:val="-7"/>
              </w:rPr>
              <w:t xml:space="preserve"> </w:t>
            </w:r>
            <w:r w:rsidRPr="00CD3694">
              <w:rPr>
                <w:rFonts w:cs="Arial"/>
              </w:rPr>
              <w:t>O</w:t>
            </w:r>
            <w:r w:rsidRPr="00CD3694">
              <w:rPr>
                <w:rFonts w:cs="Arial"/>
                <w:spacing w:val="-3"/>
              </w:rPr>
              <w:t>f</w:t>
            </w:r>
            <w:r w:rsidRPr="00CD3694">
              <w:rPr>
                <w:rFonts w:cs="Arial"/>
              </w:rPr>
              <w:t>fers</w:t>
            </w:r>
            <w:r w:rsidRPr="00CD3694">
              <w:rPr>
                <w:rFonts w:cs="Arial"/>
                <w:spacing w:val="-5"/>
              </w:rPr>
              <w:t xml:space="preserve"> </w:t>
            </w:r>
            <w:r w:rsidRPr="00CD3694">
              <w:rPr>
                <w:rFonts w:cs="Arial"/>
              </w:rPr>
              <w:t>and</w:t>
            </w:r>
            <w:r w:rsidRPr="00CD3694">
              <w:rPr>
                <w:rFonts w:cs="Arial"/>
                <w:spacing w:val="-2"/>
              </w:rPr>
              <w:t xml:space="preserve"> </w:t>
            </w:r>
            <w:r w:rsidRPr="00CD3694">
              <w:rPr>
                <w:rFonts w:cs="Arial"/>
              </w:rPr>
              <w:t>Bundles</w:t>
            </w:r>
          </w:p>
          <w:p w:rsidR="00980032" w:rsidRPr="00CD3694" w:rsidRDefault="00980032" w:rsidP="001A4A0A">
            <w:pPr>
              <w:widowControl w:val="0"/>
              <w:autoSpaceDE w:val="0"/>
              <w:autoSpaceDN w:val="0"/>
              <w:adjustRightInd w:val="0"/>
              <w:spacing w:before="99" w:line="240" w:lineRule="exact"/>
              <w:ind w:left="34" w:right="41"/>
              <w:rPr>
                <w:rFonts w:cs="Arial"/>
              </w:rPr>
            </w:pPr>
            <w:r w:rsidRPr="00CD3694">
              <w:rPr>
                <w:rFonts w:cs="Arial"/>
              </w:rPr>
              <w:t>A2:</w:t>
            </w:r>
            <w:r w:rsidRPr="00CD3694">
              <w:rPr>
                <w:rFonts w:cs="Arial"/>
                <w:spacing w:val="-6"/>
              </w:rPr>
              <w:t xml:space="preserve"> </w:t>
            </w:r>
            <w:r w:rsidRPr="00CD3694">
              <w:rPr>
                <w:rFonts w:cs="Arial"/>
              </w:rPr>
              <w:t>User</w:t>
            </w:r>
            <w:r w:rsidRPr="00CD3694">
              <w:rPr>
                <w:rFonts w:cs="Arial"/>
                <w:spacing w:val="-7"/>
              </w:rPr>
              <w:t xml:space="preserve"> </w:t>
            </w:r>
            <w:r w:rsidRPr="00CD3694">
              <w:rPr>
                <w:rFonts w:cs="Arial"/>
              </w:rPr>
              <w:t>decides</w:t>
            </w:r>
            <w:r w:rsidRPr="00CD3694">
              <w:rPr>
                <w:rFonts w:cs="Arial"/>
                <w:spacing w:val="-10"/>
              </w:rPr>
              <w:t xml:space="preserve"> </w:t>
            </w:r>
            <w:r w:rsidRPr="00CD3694">
              <w:rPr>
                <w:rFonts w:cs="Arial"/>
              </w:rPr>
              <w:t>to</w:t>
            </w:r>
            <w:r w:rsidRPr="00CD3694">
              <w:rPr>
                <w:rFonts w:cs="Arial"/>
                <w:spacing w:val="-4"/>
              </w:rPr>
              <w:t xml:space="preserve"> </w:t>
            </w:r>
            <w:r w:rsidRPr="00CD3694">
              <w:rPr>
                <w:rFonts w:cs="Arial"/>
              </w:rPr>
              <w:t>c</w:t>
            </w:r>
            <w:r w:rsidRPr="00CD3694">
              <w:rPr>
                <w:rFonts w:cs="Arial"/>
                <w:spacing w:val="-3"/>
              </w:rPr>
              <w:t>r</w:t>
            </w:r>
            <w:r w:rsidRPr="00CD3694">
              <w:rPr>
                <w:rFonts w:cs="Arial"/>
              </w:rPr>
              <w:t>eate</w:t>
            </w:r>
            <w:r w:rsidRPr="00CD3694">
              <w:rPr>
                <w:rFonts w:cs="Arial"/>
                <w:spacing w:val="-8"/>
              </w:rPr>
              <w:t xml:space="preserve"> </w:t>
            </w:r>
            <w:r w:rsidRPr="00CD3694">
              <w:rPr>
                <w:rFonts w:cs="Arial"/>
              </w:rPr>
              <w:t>another</w:t>
            </w:r>
            <w:r w:rsidRPr="00CD3694">
              <w:rPr>
                <w:rFonts w:cs="Arial"/>
                <w:spacing w:val="-10"/>
              </w:rPr>
              <w:t xml:space="preserve"> </w:t>
            </w:r>
            <w:r w:rsidRPr="00CD3694">
              <w:rPr>
                <w:rFonts w:cs="Arial"/>
              </w:rPr>
              <w:t>Subsc</w:t>
            </w:r>
            <w:r w:rsidRPr="00CD3694">
              <w:rPr>
                <w:rFonts w:cs="Arial"/>
                <w:spacing w:val="-1"/>
              </w:rPr>
              <w:t>r</w:t>
            </w:r>
            <w:r w:rsidRPr="00CD3694">
              <w:rPr>
                <w:rFonts w:cs="Arial"/>
              </w:rPr>
              <w:t>iber</w:t>
            </w:r>
            <w:r w:rsidRPr="00CD3694">
              <w:rPr>
                <w:rFonts w:cs="Arial"/>
                <w:spacing w:val="-12"/>
              </w:rPr>
              <w:t xml:space="preserve"> </w:t>
            </w:r>
            <w:r w:rsidRPr="00CD3694">
              <w:rPr>
                <w:rFonts w:cs="Arial"/>
              </w:rPr>
              <w:t>for</w:t>
            </w:r>
            <w:r w:rsidRPr="00CD3694">
              <w:rPr>
                <w:rFonts w:cs="Arial"/>
                <w:spacing w:val="-6"/>
              </w:rPr>
              <w:t xml:space="preserve"> </w:t>
            </w:r>
            <w:r w:rsidRPr="00CD3694">
              <w:rPr>
                <w:rFonts w:cs="Arial"/>
              </w:rPr>
              <w:t>the</w:t>
            </w:r>
            <w:r w:rsidRPr="00CD3694">
              <w:rPr>
                <w:rFonts w:cs="Arial"/>
                <w:spacing w:val="-5"/>
              </w:rPr>
              <w:t xml:space="preserve"> </w:t>
            </w:r>
            <w:r w:rsidRPr="00CD3694">
              <w:rPr>
                <w:rFonts w:cs="Arial"/>
              </w:rPr>
              <w:t>n</w:t>
            </w:r>
            <w:r w:rsidRPr="00CD3694">
              <w:rPr>
                <w:rFonts w:cs="Arial"/>
                <w:spacing w:val="-1"/>
              </w:rPr>
              <w:t>e</w:t>
            </w:r>
            <w:r w:rsidRPr="00CD3694">
              <w:rPr>
                <w:rFonts w:cs="Arial"/>
              </w:rPr>
              <w:t>w customer</w:t>
            </w:r>
          </w:p>
          <w:p w:rsidR="00980032" w:rsidRPr="00CD3694" w:rsidRDefault="00980032" w:rsidP="001A4A0A">
            <w:pPr>
              <w:widowControl w:val="0"/>
              <w:autoSpaceDE w:val="0"/>
              <w:autoSpaceDN w:val="0"/>
              <w:adjustRightInd w:val="0"/>
              <w:spacing w:before="10" w:line="110" w:lineRule="exact"/>
              <w:rPr>
                <w:rFonts w:cs="Arial"/>
                <w:sz w:val="11"/>
                <w:szCs w:val="11"/>
              </w:rPr>
            </w:pPr>
          </w:p>
          <w:p w:rsidR="00980032" w:rsidRPr="00CD3694" w:rsidRDefault="00980032" w:rsidP="001A4A0A">
            <w:pPr>
              <w:widowControl w:val="0"/>
              <w:autoSpaceDE w:val="0"/>
              <w:autoSpaceDN w:val="0"/>
              <w:adjustRightInd w:val="0"/>
              <w:spacing w:line="240" w:lineRule="exact"/>
              <w:ind w:left="574" w:right="353" w:hanging="280"/>
              <w:rPr>
                <w:rFonts w:cs="Arial"/>
              </w:rPr>
            </w:pPr>
            <w:r w:rsidRPr="00CD3694">
              <w:rPr>
                <w:rFonts w:cs="Arial"/>
              </w:rPr>
              <w:t xml:space="preserve">1.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2"/>
              </w:rPr>
              <w:t xml:space="preserve"> </w:t>
            </w:r>
            <w:r w:rsidRPr="00CD3694">
              <w:rPr>
                <w:rFonts w:cs="Arial"/>
              </w:rPr>
              <w:t>the</w:t>
            </w:r>
            <w:r w:rsidRPr="00CD3694">
              <w:rPr>
                <w:rFonts w:cs="Arial"/>
                <w:spacing w:val="-3"/>
              </w:rPr>
              <w:t xml:space="preserve"> </w:t>
            </w:r>
            <w:r w:rsidRPr="00CD3694">
              <w:rPr>
                <w:rFonts w:cs="Arial"/>
              </w:rPr>
              <w:t>catalog b</w:t>
            </w:r>
            <w:r w:rsidRPr="00CD3694">
              <w:rPr>
                <w:rFonts w:cs="Arial"/>
                <w:spacing w:val="-3"/>
              </w:rPr>
              <w:t>r</w:t>
            </w:r>
            <w:r w:rsidRPr="00CD3694">
              <w:rPr>
                <w:rFonts w:cs="Arial"/>
              </w:rPr>
              <w:t>owsing</w:t>
            </w:r>
          </w:p>
          <w:p w:rsidR="00980032" w:rsidRPr="00CD3694" w:rsidRDefault="00980032" w:rsidP="001A4A0A">
            <w:pPr>
              <w:widowControl w:val="0"/>
              <w:autoSpaceDE w:val="0"/>
              <w:autoSpaceDN w:val="0"/>
              <w:adjustRightInd w:val="0"/>
              <w:spacing w:before="42"/>
              <w:ind w:left="294"/>
              <w:rPr>
                <w:rFonts w:cs="Arial"/>
              </w:rPr>
            </w:pPr>
            <w:r w:rsidRPr="00CD3694">
              <w:rPr>
                <w:rFonts w:cs="Arial"/>
              </w:rPr>
              <w:t xml:space="preserve">2. </w:t>
            </w:r>
            <w:r w:rsidRPr="00CD3694">
              <w:rPr>
                <w:rFonts w:cs="Arial"/>
                <w:spacing w:val="28"/>
              </w:rPr>
              <w:t xml:space="preserve"> </w:t>
            </w:r>
            <w:r w:rsidRPr="00CD3694">
              <w:rPr>
                <w:rFonts w:cs="Arial"/>
              </w:rPr>
              <w:t>Next</w:t>
            </w:r>
            <w:r w:rsidRPr="00CD3694">
              <w:rPr>
                <w:rFonts w:cs="Arial"/>
                <w:spacing w:val="-3"/>
              </w:rPr>
              <w:t xml:space="preserve"> </w:t>
            </w:r>
            <w:r w:rsidRPr="00CD3694">
              <w:rPr>
                <w:rFonts w:cs="Arial"/>
              </w:rPr>
              <w:t>steps</w:t>
            </w:r>
            <w:r w:rsidRPr="00CD3694">
              <w:rPr>
                <w:rFonts w:cs="Arial"/>
                <w:spacing w:val="-4"/>
              </w:rPr>
              <w:t xml:space="preserve"> </w:t>
            </w:r>
            <w:r w:rsidRPr="00CD3694">
              <w:rPr>
                <w:rFonts w:cs="Arial"/>
              </w:rPr>
              <w:t>a</w:t>
            </w:r>
            <w:r w:rsidRPr="00CD3694">
              <w:rPr>
                <w:rFonts w:cs="Arial"/>
                <w:spacing w:val="-4"/>
              </w:rPr>
              <w:t>r</w:t>
            </w:r>
            <w:r w:rsidRPr="00CD3694">
              <w:rPr>
                <w:rFonts w:cs="Arial"/>
              </w:rPr>
              <w:t>e</w:t>
            </w:r>
            <w:r w:rsidRPr="00CD3694">
              <w:rPr>
                <w:rFonts w:cs="Arial"/>
                <w:spacing w:val="-2"/>
              </w:rPr>
              <w:t xml:space="preserve"> </w:t>
            </w:r>
            <w:r w:rsidRPr="00CD3694">
              <w:rPr>
                <w:rFonts w:cs="Arial"/>
              </w:rPr>
              <w:t>s</w:t>
            </w:r>
            <w:r w:rsidRPr="00CD3694">
              <w:rPr>
                <w:rFonts w:cs="Arial"/>
                <w:spacing w:val="1"/>
              </w:rPr>
              <w:t>i</w:t>
            </w:r>
            <w:r w:rsidRPr="00CD3694">
              <w:rPr>
                <w:rFonts w:cs="Arial"/>
              </w:rPr>
              <w:t>milar</w:t>
            </w:r>
            <w:r w:rsidRPr="00CD3694">
              <w:rPr>
                <w:rFonts w:cs="Arial"/>
                <w:spacing w:val="-5"/>
              </w:rPr>
              <w:t xml:space="preserve"> </w:t>
            </w:r>
            <w:r w:rsidRPr="00CD3694">
              <w:rPr>
                <w:rFonts w:cs="Arial"/>
              </w:rPr>
              <w:t>as</w:t>
            </w:r>
            <w:r w:rsidRPr="00CD3694">
              <w:rPr>
                <w:rFonts w:cs="Arial"/>
                <w:spacing w:val="-2"/>
              </w:rPr>
              <w:t xml:space="preserve"> </w:t>
            </w:r>
            <w:r w:rsidRPr="00CD3694">
              <w:rPr>
                <w:rFonts w:cs="Arial"/>
              </w:rPr>
              <w:t>nominal</w:t>
            </w:r>
            <w:r w:rsidRPr="00CD3694">
              <w:rPr>
                <w:rFonts w:cs="Arial"/>
                <w:spacing w:val="-7"/>
              </w:rPr>
              <w:t xml:space="preserve"> </w:t>
            </w:r>
            <w:r w:rsidRPr="00CD3694">
              <w:rPr>
                <w:rFonts w:cs="Arial"/>
              </w:rPr>
              <w:t>case</w:t>
            </w:r>
          </w:p>
          <w:p w:rsidR="00980032" w:rsidRPr="00CD3694" w:rsidRDefault="00980032" w:rsidP="001A4A0A">
            <w:pPr>
              <w:widowControl w:val="0"/>
              <w:autoSpaceDE w:val="0"/>
              <w:autoSpaceDN w:val="0"/>
              <w:adjustRightInd w:val="0"/>
              <w:spacing w:before="89" w:line="240" w:lineRule="exact"/>
              <w:ind w:left="34" w:right="553"/>
              <w:rPr>
                <w:rFonts w:cs="Arial"/>
              </w:rPr>
            </w:pPr>
            <w:r w:rsidRPr="00CD3694">
              <w:rPr>
                <w:rFonts w:cs="Arial"/>
                <w:spacing w:val="1"/>
              </w:rPr>
              <w:t>A</w:t>
            </w:r>
            <w:r w:rsidRPr="00CD3694">
              <w:rPr>
                <w:rFonts w:cs="Arial"/>
              </w:rPr>
              <w:t>3:</w:t>
            </w:r>
            <w:r w:rsidRPr="00CD3694">
              <w:rPr>
                <w:rFonts w:cs="Arial"/>
                <w:spacing w:val="-4"/>
              </w:rPr>
              <w:t xml:space="preserve"> </w:t>
            </w:r>
            <w:r w:rsidRPr="00CD3694">
              <w:rPr>
                <w:rFonts w:cs="Arial"/>
              </w:rPr>
              <w:t>The</w:t>
            </w:r>
            <w:r w:rsidRPr="00CD3694">
              <w:rPr>
                <w:rFonts w:cs="Arial"/>
                <w:spacing w:val="-2"/>
              </w:rPr>
              <w:t xml:space="preserve"> </w:t>
            </w:r>
            <w:r w:rsidRPr="00CD3694">
              <w:rPr>
                <w:rFonts w:cs="Arial"/>
              </w:rPr>
              <w:t>app</w:t>
            </w:r>
            <w:r w:rsidRPr="00CD3694">
              <w:rPr>
                <w:rFonts w:cs="Arial"/>
                <w:spacing w:val="1"/>
              </w:rPr>
              <w:t>l</w:t>
            </w:r>
            <w:r w:rsidRPr="00CD3694">
              <w:rPr>
                <w:rFonts w:cs="Arial"/>
              </w:rPr>
              <w:t>ica</w:t>
            </w:r>
            <w:r w:rsidRPr="00CD3694">
              <w:rPr>
                <w:rFonts w:cs="Arial"/>
                <w:spacing w:val="1"/>
              </w:rPr>
              <w:t>t</w:t>
            </w:r>
            <w:r w:rsidRPr="00CD3694">
              <w:rPr>
                <w:rFonts w:cs="Arial"/>
              </w:rPr>
              <w:t>ion</w:t>
            </w:r>
            <w:r w:rsidRPr="00CD3694">
              <w:rPr>
                <w:rFonts w:cs="Arial"/>
                <w:spacing w:val="-9"/>
              </w:rPr>
              <w:t xml:space="preserve"> </w:t>
            </w:r>
            <w:r w:rsidRPr="00CD3694">
              <w:rPr>
                <w:rFonts w:cs="Arial"/>
              </w:rPr>
              <w:t>can’t</w:t>
            </w:r>
            <w:r w:rsidRPr="00CD3694">
              <w:rPr>
                <w:rFonts w:cs="Arial"/>
                <w:spacing w:val="-4"/>
              </w:rPr>
              <w:t xml:space="preserve"> </w:t>
            </w:r>
            <w:r w:rsidRPr="00CD3694">
              <w:rPr>
                <w:rFonts w:cs="Arial"/>
              </w:rPr>
              <w:t>access</w:t>
            </w:r>
            <w:r w:rsidRPr="00CD3694">
              <w:rPr>
                <w:rFonts w:cs="Arial"/>
                <w:spacing w:val="-4"/>
              </w:rPr>
              <w:t xml:space="preserve"> </w:t>
            </w:r>
            <w:r w:rsidRPr="00CD3694">
              <w:rPr>
                <w:rFonts w:cs="Arial"/>
              </w:rPr>
              <w:t>the</w:t>
            </w:r>
            <w:r w:rsidRPr="00CD3694">
              <w:rPr>
                <w:rFonts w:cs="Arial"/>
                <w:spacing w:val="-2"/>
              </w:rPr>
              <w:t xml:space="preserve"> </w:t>
            </w:r>
            <w:r w:rsidRPr="00CD3694">
              <w:rPr>
                <w:rFonts w:cs="Arial"/>
              </w:rPr>
              <w:t>c</w:t>
            </w:r>
            <w:r w:rsidRPr="00CD3694">
              <w:rPr>
                <w:rFonts w:cs="Arial"/>
                <w:spacing w:val="-3"/>
              </w:rPr>
              <w:t>r</w:t>
            </w:r>
            <w:r w:rsidRPr="00CD3694">
              <w:rPr>
                <w:rFonts w:cs="Arial"/>
              </w:rPr>
              <w:t>edit</w:t>
            </w:r>
            <w:r w:rsidRPr="00CD3694">
              <w:rPr>
                <w:rFonts w:cs="Arial"/>
                <w:spacing w:val="-4"/>
              </w:rPr>
              <w:t xml:space="preserve"> </w:t>
            </w:r>
            <w:r w:rsidRPr="00CD3694">
              <w:rPr>
                <w:rFonts w:cs="Arial"/>
              </w:rPr>
              <w:t>c</w:t>
            </w:r>
            <w:r w:rsidRPr="00CD3694">
              <w:rPr>
                <w:rFonts w:cs="Arial"/>
                <w:spacing w:val="-1"/>
              </w:rPr>
              <w:t>h</w:t>
            </w:r>
            <w:r w:rsidRPr="00CD3694">
              <w:rPr>
                <w:rFonts w:cs="Arial"/>
              </w:rPr>
              <w:t>ecking s</w:t>
            </w:r>
            <w:r w:rsidRPr="00CD3694">
              <w:rPr>
                <w:rFonts w:cs="Arial"/>
                <w:spacing w:val="-1"/>
              </w:rPr>
              <w:t>e</w:t>
            </w:r>
            <w:r w:rsidRPr="00CD3694">
              <w:rPr>
                <w:rFonts w:cs="Arial"/>
              </w:rPr>
              <w:t>rvice</w:t>
            </w:r>
            <w:r w:rsidRPr="00CD3694">
              <w:rPr>
                <w:rFonts w:cs="Arial"/>
                <w:spacing w:val="-6"/>
              </w:rPr>
              <w:t xml:space="preserve"> </w:t>
            </w:r>
            <w:r w:rsidRPr="00CD3694">
              <w:rPr>
                <w:rFonts w:cs="Arial"/>
              </w:rPr>
              <w:t>for</w:t>
            </w:r>
            <w:r w:rsidRPr="00CD3694">
              <w:rPr>
                <w:rFonts w:cs="Arial"/>
                <w:spacing w:val="-3"/>
              </w:rPr>
              <w:t xml:space="preserve"> </w:t>
            </w:r>
            <w:r w:rsidRPr="00CD3694">
              <w:rPr>
                <w:rFonts w:cs="Arial"/>
              </w:rPr>
              <w:t>any</w:t>
            </w:r>
            <w:r w:rsidRPr="00CD3694">
              <w:rPr>
                <w:rFonts w:cs="Arial"/>
                <w:spacing w:val="-2"/>
              </w:rPr>
              <w:t xml:space="preserve"> </w:t>
            </w:r>
            <w:r w:rsidRPr="00CD3694">
              <w:rPr>
                <w:rFonts w:cs="Arial"/>
              </w:rPr>
              <w:t>technical</w:t>
            </w:r>
            <w:r w:rsidRPr="00CD3694">
              <w:rPr>
                <w:rFonts w:cs="Arial"/>
                <w:spacing w:val="-8"/>
              </w:rPr>
              <w:t xml:space="preserve"> </w:t>
            </w:r>
            <w:r w:rsidRPr="00CD3694">
              <w:rPr>
                <w:rFonts w:cs="Arial"/>
                <w:spacing w:val="-3"/>
              </w:rPr>
              <w:t>r</w:t>
            </w:r>
            <w:r w:rsidRPr="00CD3694">
              <w:rPr>
                <w:rFonts w:cs="Arial"/>
                <w:spacing w:val="1"/>
              </w:rPr>
              <w:t>e</w:t>
            </w:r>
            <w:r w:rsidRPr="00CD3694">
              <w:rPr>
                <w:rFonts w:cs="Arial"/>
              </w:rPr>
              <w:t>ason</w:t>
            </w:r>
          </w:p>
          <w:p w:rsidR="00980032" w:rsidRPr="00CD3694" w:rsidRDefault="00980032" w:rsidP="001A4A0A">
            <w:pPr>
              <w:widowControl w:val="0"/>
              <w:autoSpaceDE w:val="0"/>
              <w:autoSpaceDN w:val="0"/>
              <w:adjustRightInd w:val="0"/>
              <w:spacing w:before="10" w:line="110" w:lineRule="exact"/>
              <w:rPr>
                <w:rFonts w:cs="Arial"/>
                <w:sz w:val="11"/>
                <w:szCs w:val="11"/>
              </w:rPr>
            </w:pPr>
          </w:p>
          <w:p w:rsidR="00980032" w:rsidRPr="00CD3694" w:rsidRDefault="00980032" w:rsidP="001A4A0A">
            <w:pPr>
              <w:widowControl w:val="0"/>
              <w:autoSpaceDE w:val="0"/>
              <w:autoSpaceDN w:val="0"/>
              <w:adjustRightInd w:val="0"/>
              <w:spacing w:line="240" w:lineRule="exact"/>
              <w:ind w:left="574" w:right="218" w:hanging="280"/>
              <w:rPr>
                <w:rFonts w:cs="Arial"/>
              </w:rPr>
            </w:pPr>
            <w:r w:rsidRPr="00CD3694">
              <w:rPr>
                <w:rFonts w:cs="Arial"/>
              </w:rPr>
              <w:t xml:space="preserve">1.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dis</w:t>
            </w:r>
            <w:r w:rsidRPr="00CD3694">
              <w:rPr>
                <w:rFonts w:cs="Arial"/>
                <w:spacing w:val="1"/>
              </w:rPr>
              <w:t>p</w:t>
            </w:r>
            <w:r w:rsidRPr="00CD3694">
              <w:rPr>
                <w:rFonts w:cs="Arial"/>
              </w:rPr>
              <w:t>lays</w:t>
            </w:r>
            <w:r w:rsidRPr="00CD3694">
              <w:rPr>
                <w:rFonts w:cs="Arial"/>
                <w:spacing w:val="-8"/>
              </w:rPr>
              <w:t xml:space="preserve"> </w:t>
            </w:r>
            <w:r w:rsidRPr="00CD3694">
              <w:rPr>
                <w:rFonts w:cs="Arial"/>
                <w:spacing w:val="1"/>
              </w:rPr>
              <w:t>a</w:t>
            </w:r>
            <w:r w:rsidRPr="00CD3694">
              <w:rPr>
                <w:rFonts w:cs="Arial"/>
              </w:rPr>
              <w:t>n</w:t>
            </w:r>
            <w:r w:rsidRPr="00CD3694">
              <w:rPr>
                <w:rFonts w:cs="Arial"/>
                <w:spacing w:val="-2"/>
              </w:rPr>
              <w:t xml:space="preserve"> </w:t>
            </w:r>
            <w:r w:rsidRPr="00CD3694">
              <w:rPr>
                <w:rFonts w:cs="Arial"/>
              </w:rPr>
              <w:t>er</w:t>
            </w:r>
            <w:r w:rsidRPr="00CD3694">
              <w:rPr>
                <w:rFonts w:cs="Arial"/>
                <w:spacing w:val="-3"/>
              </w:rPr>
              <w:t>r</w:t>
            </w:r>
            <w:r w:rsidRPr="00CD3694">
              <w:rPr>
                <w:rFonts w:cs="Arial"/>
                <w:spacing w:val="-1"/>
              </w:rPr>
              <w:t>o</w:t>
            </w:r>
            <w:r w:rsidRPr="00CD3694">
              <w:rPr>
                <w:rFonts w:cs="Arial"/>
              </w:rPr>
              <w:t>r</w:t>
            </w:r>
            <w:r w:rsidRPr="00CD3694">
              <w:rPr>
                <w:rFonts w:cs="Arial"/>
                <w:spacing w:val="-3"/>
              </w:rPr>
              <w:t xml:space="preserve"> </w:t>
            </w:r>
            <w:r w:rsidRPr="00CD3694">
              <w:rPr>
                <w:rFonts w:cs="Arial"/>
              </w:rPr>
              <w:t>message in</w:t>
            </w:r>
            <w:r w:rsidRPr="00CD3694">
              <w:rPr>
                <w:rFonts w:cs="Arial"/>
                <w:spacing w:val="1"/>
              </w:rPr>
              <w:t>f</w:t>
            </w:r>
            <w:r w:rsidRPr="00CD3694">
              <w:rPr>
                <w:rFonts w:cs="Arial"/>
              </w:rPr>
              <w:t>orming</w:t>
            </w:r>
            <w:r w:rsidRPr="00CD3694">
              <w:rPr>
                <w:rFonts w:cs="Arial"/>
                <w:spacing w:val="-9"/>
              </w:rPr>
              <w:t xml:space="preserve"> </w:t>
            </w:r>
            <w:r w:rsidRPr="00CD3694">
              <w:rPr>
                <w:rFonts w:cs="Arial"/>
                <w:spacing w:val="1"/>
              </w:rPr>
              <w:t>t</w:t>
            </w:r>
            <w:r w:rsidRPr="00CD3694">
              <w:rPr>
                <w:rFonts w:cs="Arial"/>
              </w:rPr>
              <w:t>he</w:t>
            </w:r>
            <w:r w:rsidRPr="00CD3694">
              <w:rPr>
                <w:rFonts w:cs="Arial"/>
                <w:spacing w:val="-3"/>
              </w:rPr>
              <w:t xml:space="preserve"> </w:t>
            </w:r>
            <w:r w:rsidRPr="00CD3694">
              <w:rPr>
                <w:rFonts w:cs="Arial"/>
                <w:spacing w:val="1"/>
              </w:rPr>
              <w:t>u</w:t>
            </w:r>
            <w:r w:rsidRPr="00CD3694">
              <w:rPr>
                <w:rFonts w:cs="Arial"/>
              </w:rPr>
              <w:t>ser</w:t>
            </w:r>
            <w:r w:rsidRPr="00CD3694">
              <w:rPr>
                <w:rFonts w:cs="Arial"/>
                <w:spacing w:val="-5"/>
              </w:rPr>
              <w:t xml:space="preserve"> </w:t>
            </w:r>
            <w:r w:rsidRPr="00CD3694">
              <w:rPr>
                <w:rFonts w:cs="Arial"/>
                <w:spacing w:val="1"/>
              </w:rPr>
              <w:t>t</w:t>
            </w:r>
            <w:r w:rsidRPr="00CD3694">
              <w:rPr>
                <w:rFonts w:cs="Arial"/>
              </w:rPr>
              <w:t>he</w:t>
            </w:r>
            <w:r w:rsidRPr="00CD3694">
              <w:rPr>
                <w:rFonts w:cs="Arial"/>
                <w:spacing w:val="-3"/>
              </w:rPr>
              <w:t xml:space="preserve"> </w:t>
            </w:r>
            <w:r w:rsidRPr="00CD3694">
              <w:rPr>
                <w:rFonts w:cs="Arial"/>
                <w:spacing w:val="1"/>
              </w:rPr>
              <w:t>s</w:t>
            </w:r>
            <w:r w:rsidRPr="00CD3694">
              <w:rPr>
                <w:rFonts w:cs="Arial"/>
              </w:rPr>
              <w:t>y</w:t>
            </w:r>
            <w:r w:rsidRPr="00CD3694">
              <w:rPr>
                <w:rFonts w:cs="Arial"/>
                <w:spacing w:val="1"/>
              </w:rPr>
              <w:t>s</w:t>
            </w:r>
            <w:r w:rsidRPr="00CD3694">
              <w:rPr>
                <w:rFonts w:cs="Arial"/>
              </w:rPr>
              <w:t>tem</w:t>
            </w:r>
            <w:r w:rsidRPr="00CD3694">
              <w:rPr>
                <w:rFonts w:cs="Arial"/>
                <w:spacing w:val="-6"/>
              </w:rPr>
              <w:t xml:space="preserve"> </w:t>
            </w:r>
            <w:r w:rsidRPr="00CD3694">
              <w:rPr>
                <w:rFonts w:cs="Arial"/>
              </w:rPr>
              <w:t>is temporari</w:t>
            </w:r>
            <w:r w:rsidRPr="00CD3694">
              <w:rPr>
                <w:rFonts w:cs="Arial"/>
                <w:spacing w:val="1"/>
              </w:rPr>
              <w:t>l</w:t>
            </w:r>
            <w:r w:rsidRPr="00CD3694">
              <w:rPr>
                <w:rFonts w:cs="Arial"/>
              </w:rPr>
              <w:t>y unavailable</w:t>
            </w:r>
            <w:r w:rsidRPr="00CD3694">
              <w:rPr>
                <w:rFonts w:cs="Arial"/>
                <w:spacing w:val="-10"/>
              </w:rPr>
              <w:t xml:space="preserve"> </w:t>
            </w:r>
            <w:r w:rsidRPr="00CD3694">
              <w:rPr>
                <w:rFonts w:cs="Arial"/>
              </w:rPr>
              <w:t>and</w:t>
            </w:r>
            <w:r w:rsidRPr="00CD3694">
              <w:rPr>
                <w:rFonts w:cs="Arial"/>
                <w:spacing w:val="-2"/>
              </w:rPr>
              <w:t xml:space="preserve"> </w:t>
            </w:r>
            <w:r w:rsidRPr="00CD3694">
              <w:rPr>
                <w:rFonts w:cs="Arial"/>
              </w:rPr>
              <w:t>p</w:t>
            </w:r>
            <w:r w:rsidRPr="00CD3694">
              <w:rPr>
                <w:rFonts w:cs="Arial"/>
                <w:spacing w:val="-3"/>
              </w:rPr>
              <w:t>r</w:t>
            </w:r>
            <w:r w:rsidRPr="00CD3694">
              <w:rPr>
                <w:rFonts w:cs="Arial"/>
              </w:rPr>
              <w:t>opose</w:t>
            </w:r>
            <w:r w:rsidRPr="00CD3694">
              <w:rPr>
                <w:rFonts w:cs="Arial"/>
                <w:spacing w:val="-7"/>
              </w:rPr>
              <w:t xml:space="preserve"> </w:t>
            </w:r>
            <w:r w:rsidRPr="00CD3694">
              <w:rPr>
                <w:rFonts w:cs="Arial"/>
              </w:rPr>
              <w:t>two</w:t>
            </w:r>
            <w:r w:rsidRPr="00CD3694">
              <w:rPr>
                <w:rFonts w:cs="Arial"/>
                <w:spacing w:val="-2"/>
              </w:rPr>
              <w:t xml:space="preserve"> </w:t>
            </w:r>
            <w:r w:rsidRPr="00CD3694">
              <w:rPr>
                <w:rFonts w:cs="Arial"/>
              </w:rPr>
              <w:t>options</w:t>
            </w:r>
            <w:r w:rsidRPr="00CD3694">
              <w:rPr>
                <w:rFonts w:cs="Arial"/>
                <w:spacing w:val="-6"/>
              </w:rPr>
              <w:t xml:space="preserve"> </w:t>
            </w:r>
            <w:r w:rsidRPr="00CD3694">
              <w:rPr>
                <w:rFonts w:cs="Arial"/>
              </w:rPr>
              <w:t>to</w:t>
            </w:r>
            <w:r w:rsidRPr="00CD3694">
              <w:rPr>
                <w:rFonts w:cs="Arial"/>
                <w:spacing w:val="-1"/>
              </w:rPr>
              <w:t xml:space="preserve"> </w:t>
            </w:r>
            <w:r w:rsidRPr="00CD3694">
              <w:rPr>
                <w:rFonts w:cs="Arial"/>
              </w:rPr>
              <w:t>the</w:t>
            </w:r>
            <w:r w:rsidRPr="00CD3694">
              <w:rPr>
                <w:rFonts w:cs="Arial"/>
                <w:spacing w:val="-2"/>
              </w:rPr>
              <w:t xml:space="preserve"> </w:t>
            </w:r>
            <w:r w:rsidRPr="00CD3694">
              <w:rPr>
                <w:rFonts w:cs="Arial"/>
              </w:rPr>
              <w:t>us</w:t>
            </w:r>
            <w:r w:rsidRPr="00CD3694">
              <w:rPr>
                <w:rFonts w:cs="Arial"/>
                <w:spacing w:val="-1"/>
              </w:rPr>
              <w:t>e</w:t>
            </w:r>
            <w:r w:rsidRPr="00CD3694">
              <w:rPr>
                <w:rFonts w:cs="Arial"/>
                <w:spacing w:val="1"/>
              </w:rPr>
              <w:t>r</w:t>
            </w:r>
            <w:r w:rsidRPr="00CD3694">
              <w:rPr>
                <w:rFonts w:cs="Arial"/>
              </w:rPr>
              <w:t xml:space="preserve">: </w:t>
            </w:r>
            <w:r w:rsidRPr="00CD3694">
              <w:rPr>
                <w:rFonts w:cs="Arial"/>
                <w:spacing w:val="-3"/>
              </w:rPr>
              <w:t>r</w:t>
            </w:r>
            <w:r w:rsidRPr="00CD3694">
              <w:rPr>
                <w:rFonts w:cs="Arial"/>
                <w:spacing w:val="1"/>
              </w:rPr>
              <w:t>e</w:t>
            </w:r>
            <w:r w:rsidRPr="00CD3694">
              <w:rPr>
                <w:rFonts w:cs="Arial"/>
              </w:rPr>
              <w:t>tr</w:t>
            </w:r>
            <w:r w:rsidRPr="00CD3694">
              <w:rPr>
                <w:rFonts w:cs="Arial"/>
                <w:spacing w:val="-22"/>
              </w:rPr>
              <w:t>y</w:t>
            </w:r>
            <w:r w:rsidRPr="00CD3694">
              <w:rPr>
                <w:rFonts w:cs="Arial"/>
              </w:rPr>
              <w:t>,</w:t>
            </w:r>
            <w:r w:rsidRPr="00CD3694">
              <w:rPr>
                <w:rFonts w:cs="Arial"/>
                <w:spacing w:val="-5"/>
              </w:rPr>
              <w:t xml:space="preserve"> </w:t>
            </w:r>
            <w:r w:rsidRPr="00CD3694">
              <w:rPr>
                <w:rFonts w:cs="Arial"/>
              </w:rPr>
              <w:t>skip</w:t>
            </w:r>
            <w:r w:rsidRPr="00CD3694">
              <w:rPr>
                <w:rFonts w:cs="Arial"/>
                <w:spacing w:val="-3"/>
              </w:rPr>
              <w:t xml:space="preserve"> </w:t>
            </w:r>
            <w:r w:rsidRPr="00CD3694">
              <w:rPr>
                <w:rFonts w:cs="Arial"/>
              </w:rPr>
              <w:t>c</w:t>
            </w:r>
            <w:r w:rsidRPr="00CD3694">
              <w:rPr>
                <w:rFonts w:cs="Arial"/>
                <w:spacing w:val="-4"/>
              </w:rPr>
              <w:t>r</w:t>
            </w:r>
            <w:r w:rsidRPr="00CD3694">
              <w:rPr>
                <w:rFonts w:cs="Arial"/>
              </w:rPr>
              <w:t>edit</w:t>
            </w:r>
            <w:r w:rsidRPr="00CD3694">
              <w:rPr>
                <w:rFonts w:cs="Arial"/>
                <w:spacing w:val="-5"/>
              </w:rPr>
              <w:t xml:space="preserve"> </w:t>
            </w:r>
            <w:r w:rsidRPr="00CD3694">
              <w:rPr>
                <w:rFonts w:cs="Arial"/>
              </w:rPr>
              <w:t>checking</w:t>
            </w:r>
          </w:p>
          <w:p w:rsidR="00980032" w:rsidRPr="00CD3694" w:rsidRDefault="00980032" w:rsidP="001A4A0A">
            <w:pPr>
              <w:widowControl w:val="0"/>
              <w:autoSpaceDE w:val="0"/>
              <w:autoSpaceDN w:val="0"/>
              <w:adjustRightInd w:val="0"/>
              <w:spacing w:before="42"/>
              <w:ind w:left="294"/>
              <w:rPr>
                <w:rFonts w:cs="Arial"/>
              </w:rPr>
            </w:pPr>
            <w:r w:rsidRPr="00CD3694">
              <w:rPr>
                <w:rFonts w:cs="Arial"/>
                <w:spacing w:val="1"/>
              </w:rPr>
              <w:t>2</w:t>
            </w:r>
            <w:r w:rsidRPr="00CD3694">
              <w:rPr>
                <w:rFonts w:cs="Arial"/>
              </w:rPr>
              <w:t xml:space="preserve">. </w:t>
            </w:r>
            <w:r w:rsidRPr="00CD3694">
              <w:rPr>
                <w:rFonts w:cs="Arial"/>
                <w:spacing w:val="28"/>
              </w:rPr>
              <w:t xml:space="preserve"> </w:t>
            </w:r>
            <w:r w:rsidRPr="00CD3694">
              <w:rPr>
                <w:rFonts w:cs="Arial"/>
                <w:spacing w:val="1"/>
              </w:rPr>
              <w:t>U</w:t>
            </w:r>
            <w:r w:rsidRPr="00CD3694">
              <w:rPr>
                <w:rFonts w:cs="Arial"/>
              </w:rPr>
              <w:t>s</w:t>
            </w:r>
            <w:r w:rsidRPr="00CD3694">
              <w:rPr>
                <w:rFonts w:cs="Arial"/>
                <w:spacing w:val="1"/>
              </w:rPr>
              <w:t>e</w:t>
            </w:r>
            <w:r w:rsidRPr="00CD3694">
              <w:rPr>
                <w:rFonts w:cs="Arial"/>
              </w:rPr>
              <w:t>r</w:t>
            </w:r>
            <w:r w:rsidRPr="00CD3694">
              <w:rPr>
                <w:rFonts w:cs="Arial"/>
                <w:spacing w:val="-4"/>
              </w:rPr>
              <w:t xml:space="preserve"> </w:t>
            </w:r>
            <w:r w:rsidRPr="00CD3694">
              <w:rPr>
                <w:rFonts w:cs="Arial"/>
              </w:rPr>
              <w:t>s</w:t>
            </w:r>
            <w:r w:rsidRPr="00CD3694">
              <w:rPr>
                <w:rFonts w:cs="Arial"/>
                <w:spacing w:val="1"/>
              </w:rPr>
              <w:t>el</w:t>
            </w:r>
            <w:r w:rsidRPr="00CD3694">
              <w:rPr>
                <w:rFonts w:cs="Arial"/>
                <w:spacing w:val="-1"/>
              </w:rPr>
              <w:t>e</w:t>
            </w:r>
            <w:r w:rsidRPr="00CD3694">
              <w:rPr>
                <w:rFonts w:cs="Arial"/>
                <w:spacing w:val="1"/>
              </w:rPr>
              <w:t>ct</w:t>
            </w:r>
            <w:r w:rsidRPr="00CD3694">
              <w:rPr>
                <w:rFonts w:cs="Arial"/>
              </w:rPr>
              <w:t>s</w:t>
            </w:r>
            <w:r w:rsidRPr="00CD3694">
              <w:rPr>
                <w:rFonts w:cs="Arial"/>
                <w:spacing w:val="-7"/>
              </w:rPr>
              <w:t xml:space="preserve"> </w:t>
            </w:r>
            <w:r w:rsidRPr="00CD3694">
              <w:rPr>
                <w:rFonts w:cs="Arial"/>
                <w:spacing w:val="1"/>
              </w:rPr>
              <w:t>t</w:t>
            </w:r>
            <w:r w:rsidRPr="00CD3694">
              <w:rPr>
                <w:rFonts w:cs="Arial"/>
              </w:rPr>
              <w:t>o</w:t>
            </w:r>
            <w:r w:rsidRPr="00CD3694">
              <w:rPr>
                <w:rFonts w:cs="Arial"/>
                <w:spacing w:val="-2"/>
              </w:rPr>
              <w:t xml:space="preserve"> </w:t>
            </w:r>
            <w:r w:rsidRPr="00CD3694">
              <w:rPr>
                <w:rFonts w:cs="Arial"/>
                <w:spacing w:val="1"/>
              </w:rPr>
              <w:t>s</w:t>
            </w:r>
            <w:r w:rsidRPr="00CD3694">
              <w:rPr>
                <w:rFonts w:cs="Arial"/>
              </w:rPr>
              <w:t>k</w:t>
            </w:r>
            <w:r w:rsidRPr="00CD3694">
              <w:rPr>
                <w:rFonts w:cs="Arial"/>
                <w:spacing w:val="1"/>
              </w:rPr>
              <w:t>i</w:t>
            </w:r>
            <w:r w:rsidRPr="00CD3694">
              <w:rPr>
                <w:rFonts w:cs="Arial"/>
              </w:rPr>
              <w:t>p</w:t>
            </w:r>
            <w:r w:rsidRPr="00CD3694">
              <w:rPr>
                <w:rFonts w:cs="Arial"/>
                <w:spacing w:val="-4"/>
              </w:rPr>
              <w:t xml:space="preserve"> </w:t>
            </w:r>
            <w:r w:rsidRPr="00CD3694">
              <w:rPr>
                <w:rFonts w:cs="Arial"/>
                <w:spacing w:val="1"/>
              </w:rPr>
              <w:t>c</w:t>
            </w:r>
            <w:r w:rsidRPr="00CD3694">
              <w:rPr>
                <w:rFonts w:cs="Arial"/>
                <w:spacing w:val="-3"/>
              </w:rPr>
              <w:t>r</w:t>
            </w:r>
            <w:r w:rsidRPr="00CD3694">
              <w:rPr>
                <w:rFonts w:cs="Arial"/>
                <w:spacing w:val="-1"/>
              </w:rPr>
              <w:t>e</w:t>
            </w:r>
            <w:r w:rsidRPr="00CD3694">
              <w:rPr>
                <w:rFonts w:cs="Arial"/>
                <w:spacing w:val="1"/>
              </w:rPr>
              <w:t>di</w:t>
            </w:r>
            <w:r w:rsidRPr="00CD3694">
              <w:rPr>
                <w:rFonts w:cs="Arial"/>
              </w:rPr>
              <w:t>t</w:t>
            </w:r>
            <w:r w:rsidRPr="00CD3694">
              <w:rPr>
                <w:rFonts w:cs="Arial"/>
                <w:spacing w:val="-5"/>
              </w:rPr>
              <w:t xml:space="preserve"> </w:t>
            </w:r>
            <w:r w:rsidRPr="00CD3694">
              <w:rPr>
                <w:rFonts w:cs="Arial"/>
                <w:spacing w:val="1"/>
              </w:rPr>
              <w:t>chec</w:t>
            </w:r>
            <w:r w:rsidRPr="00CD3694">
              <w:rPr>
                <w:rFonts w:cs="Arial"/>
              </w:rPr>
              <w:t>k</w:t>
            </w:r>
            <w:r w:rsidRPr="00CD3694">
              <w:rPr>
                <w:rFonts w:cs="Arial"/>
                <w:spacing w:val="1"/>
              </w:rPr>
              <w:t>in</w:t>
            </w:r>
            <w:r w:rsidRPr="00CD3694">
              <w:rPr>
                <w:rFonts w:cs="Arial"/>
              </w:rPr>
              <w:t>g</w:t>
            </w:r>
            <w:r w:rsidRPr="00CD3694">
              <w:rPr>
                <w:rFonts w:cs="Arial"/>
                <w:spacing w:val="-9"/>
              </w:rPr>
              <w:t xml:space="preserve"> </w:t>
            </w:r>
            <w:r w:rsidRPr="00CD3694">
              <w:rPr>
                <w:rFonts w:cs="Arial"/>
                <w:spacing w:val="1"/>
              </w:rPr>
              <w:t>(</w:t>
            </w:r>
            <w:r w:rsidRPr="00CD3694">
              <w:rPr>
                <w:rFonts w:cs="Arial"/>
              </w:rPr>
              <w:t>A</w:t>
            </w:r>
            <w:r w:rsidRPr="00CD3694">
              <w:rPr>
                <w:rFonts w:cs="Arial"/>
                <w:spacing w:val="1"/>
              </w:rPr>
              <w:t>3b</w:t>
            </w:r>
            <w:r w:rsidRPr="00CD3694">
              <w:rPr>
                <w:rFonts w:cs="Arial"/>
              </w:rPr>
              <w:t>i</w:t>
            </w:r>
            <w:r w:rsidRPr="00CD3694">
              <w:rPr>
                <w:rFonts w:cs="Arial"/>
                <w:spacing w:val="1"/>
              </w:rPr>
              <w:t>s</w:t>
            </w:r>
            <w:r w:rsidRPr="00CD3694">
              <w:rPr>
                <w:rFonts w:cs="Arial"/>
              </w:rPr>
              <w:t>)</w:t>
            </w:r>
            <w:r w:rsidRPr="00CD3694">
              <w:rPr>
                <w:rFonts w:cs="Arial"/>
                <w:spacing w:val="1"/>
              </w:rPr>
              <w:t>(</w:t>
            </w:r>
            <w:r w:rsidRPr="00CD3694">
              <w:rPr>
                <w:rFonts w:cs="Arial"/>
              </w:rPr>
              <w:t>A6</w:t>
            </w:r>
            <w:r w:rsidRPr="00CD3694">
              <w:rPr>
                <w:rFonts w:cs="Arial"/>
                <w:spacing w:val="1"/>
              </w:rPr>
              <w:t>)</w:t>
            </w:r>
            <w:r w:rsidRPr="00CD3694">
              <w:rPr>
                <w:rFonts w:cs="Arial"/>
              </w:rPr>
              <w:t>(</w:t>
            </w:r>
            <w:r w:rsidRPr="00CD3694">
              <w:rPr>
                <w:rFonts w:cs="Arial"/>
                <w:spacing w:val="1"/>
              </w:rPr>
              <w:t>A7)</w:t>
            </w:r>
          </w:p>
          <w:p w:rsidR="00980032" w:rsidRPr="00CD3694" w:rsidRDefault="00980032" w:rsidP="001A4A0A">
            <w:pPr>
              <w:widowControl w:val="0"/>
              <w:autoSpaceDE w:val="0"/>
              <w:autoSpaceDN w:val="0"/>
              <w:adjustRightInd w:val="0"/>
              <w:spacing w:before="48" w:line="240" w:lineRule="exact"/>
              <w:ind w:left="574" w:right="353" w:hanging="280"/>
              <w:rPr>
                <w:rFonts w:cs="Arial"/>
              </w:rPr>
            </w:pPr>
            <w:r w:rsidRPr="00CD3694">
              <w:rPr>
                <w:rFonts w:cs="Arial"/>
              </w:rPr>
              <w:t xml:space="preserve">3.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2"/>
              </w:rPr>
              <w:t xml:space="preserve"> </w:t>
            </w:r>
            <w:r w:rsidRPr="00CD3694">
              <w:rPr>
                <w:rFonts w:cs="Arial"/>
              </w:rPr>
              <w:t>the</w:t>
            </w:r>
            <w:r w:rsidRPr="00CD3694">
              <w:rPr>
                <w:rFonts w:cs="Arial"/>
                <w:spacing w:val="-3"/>
              </w:rPr>
              <w:t xml:space="preserve"> </w:t>
            </w:r>
            <w:r w:rsidRPr="00CD3694">
              <w:rPr>
                <w:rFonts w:cs="Arial"/>
              </w:rPr>
              <w:t>catalog b</w:t>
            </w:r>
            <w:r w:rsidRPr="00CD3694">
              <w:rPr>
                <w:rFonts w:cs="Arial"/>
                <w:spacing w:val="-3"/>
              </w:rPr>
              <w:t>r</w:t>
            </w:r>
            <w:r w:rsidRPr="00CD3694">
              <w:rPr>
                <w:rFonts w:cs="Arial"/>
              </w:rPr>
              <w:t>owsing</w:t>
            </w:r>
          </w:p>
          <w:p w:rsidR="00980032" w:rsidRPr="00CD3694" w:rsidRDefault="00980032" w:rsidP="001A4A0A">
            <w:pPr>
              <w:widowControl w:val="0"/>
              <w:autoSpaceDE w:val="0"/>
              <w:autoSpaceDN w:val="0"/>
              <w:adjustRightInd w:val="0"/>
              <w:spacing w:before="42"/>
              <w:ind w:left="294"/>
              <w:rPr>
                <w:rFonts w:cs="Arial"/>
              </w:rPr>
            </w:pPr>
            <w:r w:rsidRPr="00CD3694">
              <w:rPr>
                <w:rFonts w:cs="Arial"/>
                <w:spacing w:val="1"/>
              </w:rPr>
              <w:t>4</w:t>
            </w:r>
            <w:r w:rsidRPr="00CD3694">
              <w:rPr>
                <w:rFonts w:cs="Arial"/>
              </w:rPr>
              <w:t xml:space="preserve">. </w:t>
            </w:r>
            <w:r w:rsidRPr="00CD3694">
              <w:rPr>
                <w:rFonts w:cs="Arial"/>
                <w:spacing w:val="28"/>
              </w:rPr>
              <w:t xml:space="preserve"> </w:t>
            </w:r>
            <w:r w:rsidRPr="00CD3694">
              <w:rPr>
                <w:rFonts w:cs="Arial"/>
                <w:spacing w:val="1"/>
              </w:rPr>
              <w:t>Nex</w:t>
            </w:r>
            <w:r w:rsidRPr="00CD3694">
              <w:rPr>
                <w:rFonts w:cs="Arial"/>
              </w:rPr>
              <w:t>t</w:t>
            </w:r>
            <w:r w:rsidRPr="00CD3694">
              <w:rPr>
                <w:rFonts w:cs="Arial"/>
                <w:spacing w:val="-3"/>
              </w:rPr>
              <w:t xml:space="preserve"> </w:t>
            </w:r>
            <w:r w:rsidRPr="00CD3694">
              <w:rPr>
                <w:rFonts w:cs="Arial"/>
                <w:spacing w:val="1"/>
              </w:rPr>
              <w:t>step</w:t>
            </w:r>
            <w:r w:rsidRPr="00CD3694">
              <w:rPr>
                <w:rFonts w:cs="Arial"/>
              </w:rPr>
              <w:t>s</w:t>
            </w:r>
            <w:r w:rsidRPr="00CD3694">
              <w:rPr>
                <w:rFonts w:cs="Arial"/>
                <w:spacing w:val="-4"/>
              </w:rPr>
              <w:t xml:space="preserve"> </w:t>
            </w:r>
            <w:r w:rsidRPr="00CD3694">
              <w:rPr>
                <w:rFonts w:cs="Arial"/>
                <w:spacing w:val="1"/>
              </w:rPr>
              <w:t>a</w:t>
            </w:r>
            <w:r w:rsidRPr="00CD3694">
              <w:rPr>
                <w:rFonts w:cs="Arial"/>
                <w:spacing w:val="-4"/>
              </w:rPr>
              <w:t>r</w:t>
            </w:r>
            <w:r w:rsidRPr="00CD3694">
              <w:rPr>
                <w:rFonts w:cs="Arial"/>
              </w:rPr>
              <w:t>e</w:t>
            </w:r>
            <w:r w:rsidRPr="00CD3694">
              <w:rPr>
                <w:rFonts w:cs="Arial"/>
                <w:spacing w:val="-2"/>
              </w:rPr>
              <w:t xml:space="preserve"> </w:t>
            </w:r>
            <w:r w:rsidRPr="00CD3694">
              <w:rPr>
                <w:rFonts w:cs="Arial"/>
              </w:rPr>
              <w:t>s</w:t>
            </w:r>
            <w:r w:rsidRPr="00CD3694">
              <w:rPr>
                <w:rFonts w:cs="Arial"/>
                <w:spacing w:val="1"/>
              </w:rPr>
              <w:t>im</w:t>
            </w:r>
            <w:r w:rsidRPr="00CD3694">
              <w:rPr>
                <w:rFonts w:cs="Arial"/>
              </w:rPr>
              <w:t>i</w:t>
            </w:r>
            <w:r w:rsidRPr="00CD3694">
              <w:rPr>
                <w:rFonts w:cs="Arial"/>
                <w:spacing w:val="1"/>
              </w:rPr>
              <w:t>la</w:t>
            </w:r>
            <w:r w:rsidRPr="00CD3694">
              <w:rPr>
                <w:rFonts w:cs="Arial"/>
              </w:rPr>
              <w:t>r</w:t>
            </w:r>
            <w:r w:rsidRPr="00CD3694">
              <w:rPr>
                <w:rFonts w:cs="Arial"/>
                <w:spacing w:val="-5"/>
              </w:rPr>
              <w:t xml:space="preserve"> </w:t>
            </w:r>
            <w:r w:rsidRPr="00CD3694">
              <w:rPr>
                <w:rFonts w:cs="Arial"/>
                <w:spacing w:val="1"/>
              </w:rPr>
              <w:t>t</w:t>
            </w:r>
            <w:r w:rsidRPr="00CD3694">
              <w:rPr>
                <w:rFonts w:cs="Arial"/>
              </w:rPr>
              <w:t>o</w:t>
            </w:r>
            <w:r w:rsidRPr="00CD3694">
              <w:rPr>
                <w:rFonts w:cs="Arial"/>
                <w:spacing w:val="-1"/>
              </w:rPr>
              <w:t xml:space="preserve"> </w:t>
            </w:r>
            <w:r w:rsidRPr="00CD3694">
              <w:rPr>
                <w:rFonts w:cs="Arial"/>
                <w:spacing w:val="1"/>
              </w:rPr>
              <w:t>n</w:t>
            </w:r>
            <w:r w:rsidRPr="00CD3694">
              <w:rPr>
                <w:rFonts w:cs="Arial"/>
                <w:spacing w:val="-1"/>
              </w:rPr>
              <w:t>o</w:t>
            </w:r>
            <w:r w:rsidRPr="00CD3694">
              <w:rPr>
                <w:rFonts w:cs="Arial"/>
                <w:spacing w:val="1"/>
              </w:rPr>
              <w:t>m</w:t>
            </w:r>
            <w:r w:rsidRPr="00CD3694">
              <w:rPr>
                <w:rFonts w:cs="Arial"/>
              </w:rPr>
              <w:t>i</w:t>
            </w:r>
            <w:r w:rsidRPr="00CD3694">
              <w:rPr>
                <w:rFonts w:cs="Arial"/>
                <w:spacing w:val="1"/>
              </w:rPr>
              <w:t>na</w:t>
            </w:r>
            <w:r w:rsidRPr="00CD3694">
              <w:rPr>
                <w:rFonts w:cs="Arial"/>
              </w:rPr>
              <w:t>l</w:t>
            </w:r>
            <w:r w:rsidRPr="00CD3694">
              <w:rPr>
                <w:rFonts w:cs="Arial"/>
                <w:spacing w:val="-7"/>
              </w:rPr>
              <w:t xml:space="preserve"> </w:t>
            </w:r>
            <w:r w:rsidRPr="00CD3694">
              <w:rPr>
                <w:rFonts w:cs="Arial"/>
                <w:spacing w:val="1"/>
              </w:rPr>
              <w:t>ca</w:t>
            </w:r>
            <w:r w:rsidRPr="00CD3694">
              <w:rPr>
                <w:rFonts w:cs="Arial"/>
              </w:rPr>
              <w:t>se</w:t>
            </w:r>
          </w:p>
          <w:p w:rsidR="00980032" w:rsidRPr="00CD3694" w:rsidRDefault="00980032" w:rsidP="001A4A0A">
            <w:pPr>
              <w:widowControl w:val="0"/>
              <w:autoSpaceDE w:val="0"/>
              <w:autoSpaceDN w:val="0"/>
              <w:adjustRightInd w:val="0"/>
              <w:spacing w:before="69"/>
              <w:ind w:left="34"/>
              <w:rPr>
                <w:rFonts w:cs="Arial"/>
              </w:rPr>
            </w:pPr>
            <w:r w:rsidRPr="00CD3694">
              <w:rPr>
                <w:rFonts w:cs="Arial"/>
                <w:spacing w:val="1"/>
              </w:rPr>
              <w:t>A</w:t>
            </w:r>
            <w:r w:rsidRPr="00CD3694">
              <w:rPr>
                <w:rFonts w:cs="Arial"/>
              </w:rPr>
              <w:t>3</w:t>
            </w:r>
            <w:r w:rsidRPr="00CD3694">
              <w:rPr>
                <w:rFonts w:cs="Arial"/>
                <w:spacing w:val="1"/>
              </w:rPr>
              <w:t>b</w:t>
            </w:r>
            <w:r w:rsidRPr="00CD3694">
              <w:rPr>
                <w:rFonts w:cs="Arial"/>
              </w:rPr>
              <w:t>i</w:t>
            </w:r>
            <w:r w:rsidRPr="00CD3694">
              <w:rPr>
                <w:rFonts w:cs="Arial"/>
                <w:spacing w:val="1"/>
              </w:rPr>
              <w:t>s</w:t>
            </w:r>
            <w:r w:rsidRPr="00CD3694">
              <w:rPr>
                <w:rFonts w:cs="Arial"/>
              </w:rPr>
              <w:t>:</w:t>
            </w:r>
            <w:r w:rsidRPr="00CD3694">
              <w:rPr>
                <w:rFonts w:cs="Arial"/>
                <w:spacing w:val="-6"/>
              </w:rPr>
              <w:t xml:space="preserve"> </w:t>
            </w:r>
            <w:r w:rsidRPr="00CD3694">
              <w:rPr>
                <w:rFonts w:cs="Arial"/>
                <w:spacing w:val="1"/>
              </w:rPr>
              <w:t>Us</w:t>
            </w:r>
            <w:r w:rsidRPr="00CD3694">
              <w:rPr>
                <w:rFonts w:cs="Arial"/>
                <w:spacing w:val="-1"/>
              </w:rPr>
              <w:t>e</w:t>
            </w:r>
            <w:r w:rsidRPr="00CD3694">
              <w:rPr>
                <w:rFonts w:cs="Arial"/>
              </w:rPr>
              <w:t>r</w:t>
            </w:r>
            <w:r w:rsidRPr="00CD3694">
              <w:rPr>
                <w:rFonts w:cs="Arial"/>
                <w:spacing w:val="-3"/>
              </w:rPr>
              <w:t xml:space="preserve"> </w:t>
            </w:r>
            <w:r w:rsidRPr="00CD3694">
              <w:rPr>
                <w:rFonts w:cs="Arial"/>
                <w:spacing w:val="1"/>
              </w:rPr>
              <w:t>d</w:t>
            </w:r>
            <w:r w:rsidRPr="00CD3694">
              <w:rPr>
                <w:rFonts w:cs="Arial"/>
                <w:spacing w:val="-1"/>
              </w:rPr>
              <w:t>e</w:t>
            </w:r>
            <w:r w:rsidRPr="00CD3694">
              <w:rPr>
                <w:rFonts w:cs="Arial"/>
                <w:spacing w:val="1"/>
              </w:rPr>
              <w:t>cid</w:t>
            </w:r>
            <w:r w:rsidRPr="00CD3694">
              <w:rPr>
                <w:rFonts w:cs="Arial"/>
                <w:spacing w:val="-1"/>
              </w:rPr>
              <w:t>e</w:t>
            </w:r>
            <w:r w:rsidRPr="00CD3694">
              <w:rPr>
                <w:rFonts w:cs="Arial"/>
              </w:rPr>
              <w:t>s</w:t>
            </w:r>
            <w:r w:rsidRPr="00CD3694">
              <w:rPr>
                <w:rFonts w:cs="Arial"/>
                <w:spacing w:val="-6"/>
              </w:rPr>
              <w:t xml:space="preserve"> </w:t>
            </w:r>
            <w:r w:rsidRPr="00CD3694">
              <w:rPr>
                <w:rFonts w:cs="Arial"/>
              </w:rPr>
              <w:t>to</w:t>
            </w:r>
            <w:r w:rsidRPr="00CD3694">
              <w:rPr>
                <w:rFonts w:cs="Arial"/>
                <w:spacing w:val="-1"/>
              </w:rPr>
              <w:t xml:space="preserve"> </w:t>
            </w:r>
            <w:r w:rsidRPr="00CD3694">
              <w:rPr>
                <w:rFonts w:cs="Arial"/>
                <w:spacing w:val="-4"/>
              </w:rPr>
              <w:t>r</w:t>
            </w:r>
            <w:r w:rsidRPr="00CD3694">
              <w:rPr>
                <w:rFonts w:cs="Arial"/>
                <w:spacing w:val="1"/>
              </w:rPr>
              <w:t>et</w:t>
            </w:r>
            <w:r w:rsidRPr="00CD3694">
              <w:rPr>
                <w:rFonts w:cs="Arial"/>
                <w:spacing w:val="-1"/>
              </w:rPr>
              <w:t>r</w:t>
            </w:r>
            <w:r w:rsidRPr="00CD3694">
              <w:rPr>
                <w:rFonts w:cs="Arial"/>
              </w:rPr>
              <w:t>y</w:t>
            </w:r>
            <w:r w:rsidRPr="00CD3694">
              <w:rPr>
                <w:rFonts w:cs="Arial"/>
                <w:spacing w:val="-3"/>
              </w:rPr>
              <w:t xml:space="preserve"> </w:t>
            </w:r>
            <w:r w:rsidRPr="00CD3694">
              <w:rPr>
                <w:rFonts w:cs="Arial"/>
                <w:spacing w:val="1"/>
              </w:rPr>
              <w:t>c</w:t>
            </w:r>
            <w:r w:rsidRPr="00CD3694">
              <w:rPr>
                <w:rFonts w:cs="Arial"/>
                <w:spacing w:val="-4"/>
              </w:rPr>
              <w:t>r</w:t>
            </w:r>
            <w:r w:rsidRPr="00CD3694">
              <w:rPr>
                <w:rFonts w:cs="Arial"/>
                <w:spacing w:val="1"/>
              </w:rPr>
              <w:t>edi</w:t>
            </w:r>
            <w:r w:rsidRPr="00CD3694">
              <w:rPr>
                <w:rFonts w:cs="Arial"/>
              </w:rPr>
              <w:t>t</w:t>
            </w:r>
            <w:r w:rsidRPr="00CD3694">
              <w:rPr>
                <w:rFonts w:cs="Arial"/>
                <w:spacing w:val="-5"/>
              </w:rPr>
              <w:t xml:space="preserve"> </w:t>
            </w:r>
            <w:r w:rsidRPr="00CD3694">
              <w:rPr>
                <w:rFonts w:cs="Arial"/>
                <w:spacing w:val="1"/>
              </w:rPr>
              <w:t>checkin</w:t>
            </w:r>
            <w:r w:rsidRPr="00CD3694">
              <w:rPr>
                <w:rFonts w:cs="Arial"/>
              </w:rPr>
              <w:t>g</w:t>
            </w:r>
            <w:r w:rsidRPr="00CD3694">
              <w:rPr>
                <w:rFonts w:cs="Arial"/>
                <w:spacing w:val="-8"/>
              </w:rPr>
              <w:t xml:space="preserve"> </w:t>
            </w:r>
            <w:r w:rsidRPr="00CD3694">
              <w:rPr>
                <w:rFonts w:cs="Arial"/>
                <w:spacing w:val="1"/>
              </w:rPr>
              <w:t>step</w:t>
            </w:r>
          </w:p>
          <w:p w:rsidR="00980032" w:rsidRPr="00CD3694" w:rsidRDefault="00980032" w:rsidP="001A4A0A">
            <w:pPr>
              <w:widowControl w:val="0"/>
              <w:autoSpaceDE w:val="0"/>
              <w:autoSpaceDN w:val="0"/>
              <w:adjustRightInd w:val="0"/>
              <w:spacing w:before="90" w:line="303" w:lineRule="auto"/>
              <w:ind w:left="34" w:right="1455" w:firstLine="260"/>
              <w:rPr>
                <w:rFonts w:cs="Arial"/>
              </w:rPr>
            </w:pPr>
            <w:r w:rsidRPr="00CD3694">
              <w:rPr>
                <w:rFonts w:cs="Arial"/>
              </w:rPr>
              <w:t xml:space="preserve">1.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to</w:t>
            </w:r>
            <w:r w:rsidRPr="00CD3694">
              <w:rPr>
                <w:rFonts w:cs="Arial"/>
                <w:spacing w:val="-3"/>
              </w:rPr>
              <w:t xml:space="preserve"> </w:t>
            </w:r>
            <w:r w:rsidRPr="00CD3694">
              <w:rPr>
                <w:rFonts w:cs="Arial"/>
              </w:rPr>
              <w:t>(</w:t>
            </w:r>
            <w:r w:rsidRPr="00CD3694">
              <w:rPr>
                <w:rFonts w:cs="Arial"/>
                <w:spacing w:val="1"/>
              </w:rPr>
              <w:t>A</w:t>
            </w:r>
            <w:r w:rsidRPr="00CD3694">
              <w:rPr>
                <w:rFonts w:cs="Arial"/>
              </w:rPr>
              <w:t>1) A4:</w:t>
            </w:r>
            <w:r w:rsidRPr="00CD3694">
              <w:rPr>
                <w:rFonts w:cs="Arial"/>
                <w:spacing w:val="-3"/>
              </w:rPr>
              <w:t xml:space="preserve"> </w:t>
            </w:r>
            <w:r w:rsidRPr="00CD3694">
              <w:rPr>
                <w:rFonts w:cs="Arial"/>
              </w:rPr>
              <w:t>C</w:t>
            </w:r>
            <w:r w:rsidRPr="00CD3694">
              <w:rPr>
                <w:rFonts w:cs="Arial"/>
                <w:spacing w:val="-3"/>
              </w:rPr>
              <w:t>r</w:t>
            </w:r>
            <w:r w:rsidRPr="00CD3694">
              <w:rPr>
                <w:rFonts w:cs="Arial"/>
              </w:rPr>
              <w:t>edit</w:t>
            </w:r>
            <w:r w:rsidRPr="00CD3694">
              <w:rPr>
                <w:rFonts w:cs="Arial"/>
                <w:spacing w:val="-5"/>
              </w:rPr>
              <w:t xml:space="preserve"> </w:t>
            </w:r>
            <w:r w:rsidRPr="00CD3694">
              <w:rPr>
                <w:rFonts w:cs="Arial"/>
              </w:rPr>
              <w:t>checking</w:t>
            </w:r>
            <w:r w:rsidRPr="00CD3694">
              <w:rPr>
                <w:rFonts w:cs="Arial"/>
                <w:spacing w:val="-7"/>
              </w:rPr>
              <w:t xml:space="preserve"> </w:t>
            </w:r>
            <w:r w:rsidRPr="00CD3694">
              <w:rPr>
                <w:rFonts w:cs="Arial"/>
                <w:spacing w:val="-3"/>
              </w:rPr>
              <w:t>r</w:t>
            </w:r>
            <w:r w:rsidRPr="00CD3694">
              <w:rPr>
                <w:rFonts w:cs="Arial"/>
                <w:spacing w:val="1"/>
              </w:rPr>
              <w:t>e</w:t>
            </w:r>
            <w:r w:rsidRPr="00CD3694">
              <w:rPr>
                <w:rFonts w:cs="Arial"/>
              </w:rPr>
              <w:t>fuses</w:t>
            </w:r>
            <w:r w:rsidRPr="00CD3694">
              <w:rPr>
                <w:rFonts w:cs="Arial"/>
                <w:spacing w:val="-6"/>
              </w:rPr>
              <w:t xml:space="preserve"> </w:t>
            </w:r>
            <w:r w:rsidRPr="00CD3694">
              <w:rPr>
                <w:rFonts w:cs="Arial"/>
              </w:rPr>
              <w:t>the</w:t>
            </w:r>
            <w:r w:rsidRPr="00CD3694">
              <w:rPr>
                <w:rFonts w:cs="Arial"/>
                <w:spacing w:val="-2"/>
              </w:rPr>
              <w:t xml:space="preserve"> </w:t>
            </w:r>
            <w:r w:rsidRPr="00CD3694">
              <w:rPr>
                <w:rFonts w:cs="Arial"/>
              </w:rPr>
              <w:t>customer</w:t>
            </w:r>
          </w:p>
          <w:p w:rsidR="00980032" w:rsidRPr="00CD3694" w:rsidRDefault="00980032" w:rsidP="001A4A0A">
            <w:pPr>
              <w:widowControl w:val="0"/>
              <w:autoSpaceDE w:val="0"/>
              <w:autoSpaceDN w:val="0"/>
              <w:adjustRightInd w:val="0"/>
              <w:spacing w:before="37" w:line="240" w:lineRule="exact"/>
              <w:ind w:left="574" w:right="700" w:hanging="280"/>
              <w:rPr>
                <w:rFonts w:cs="Arial"/>
              </w:rPr>
            </w:pPr>
            <w:r w:rsidRPr="00CD3694">
              <w:rPr>
                <w:rFonts w:cs="Arial"/>
              </w:rPr>
              <w:t xml:space="preserve">1.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dis</w:t>
            </w:r>
            <w:r w:rsidRPr="00CD3694">
              <w:rPr>
                <w:rFonts w:cs="Arial"/>
                <w:spacing w:val="1"/>
              </w:rPr>
              <w:t>p</w:t>
            </w:r>
            <w:r w:rsidRPr="00CD3694">
              <w:rPr>
                <w:rFonts w:cs="Arial"/>
              </w:rPr>
              <w:t>lays</w:t>
            </w:r>
            <w:r w:rsidRPr="00CD3694">
              <w:rPr>
                <w:rFonts w:cs="Arial"/>
                <w:spacing w:val="-8"/>
              </w:rPr>
              <w:t xml:space="preserve"> </w:t>
            </w:r>
            <w:r w:rsidRPr="00CD3694">
              <w:rPr>
                <w:rFonts w:cs="Arial"/>
                <w:spacing w:val="1"/>
              </w:rPr>
              <w:t>a</w:t>
            </w:r>
            <w:r w:rsidRPr="00CD3694">
              <w:rPr>
                <w:rFonts w:cs="Arial"/>
              </w:rPr>
              <w:t>n</w:t>
            </w:r>
            <w:r w:rsidRPr="00CD3694">
              <w:rPr>
                <w:rFonts w:cs="Arial"/>
                <w:spacing w:val="-2"/>
              </w:rPr>
              <w:t xml:space="preserve"> </w:t>
            </w:r>
            <w:r w:rsidRPr="00CD3694">
              <w:rPr>
                <w:rFonts w:cs="Arial"/>
              </w:rPr>
              <w:t>er</w:t>
            </w:r>
            <w:r w:rsidRPr="00CD3694">
              <w:rPr>
                <w:rFonts w:cs="Arial"/>
                <w:spacing w:val="-3"/>
              </w:rPr>
              <w:t>r</w:t>
            </w:r>
            <w:r w:rsidRPr="00CD3694">
              <w:rPr>
                <w:rFonts w:cs="Arial"/>
                <w:spacing w:val="-1"/>
              </w:rPr>
              <w:t>o</w:t>
            </w:r>
            <w:r w:rsidRPr="00CD3694">
              <w:rPr>
                <w:rFonts w:cs="Arial"/>
              </w:rPr>
              <w:t>r</w:t>
            </w:r>
            <w:r w:rsidRPr="00CD3694">
              <w:rPr>
                <w:rFonts w:cs="Arial"/>
                <w:spacing w:val="-3"/>
              </w:rPr>
              <w:t xml:space="preserve"> </w:t>
            </w:r>
            <w:r w:rsidRPr="00CD3694">
              <w:rPr>
                <w:rFonts w:cs="Arial"/>
              </w:rPr>
              <w:t>message in</w:t>
            </w:r>
            <w:r w:rsidRPr="00CD3694">
              <w:rPr>
                <w:rFonts w:cs="Arial"/>
                <w:spacing w:val="1"/>
              </w:rPr>
              <w:t>form</w:t>
            </w:r>
            <w:r w:rsidRPr="00CD3694">
              <w:rPr>
                <w:rFonts w:cs="Arial"/>
              </w:rPr>
              <w:t>ing</w:t>
            </w:r>
            <w:r w:rsidRPr="00CD3694">
              <w:rPr>
                <w:rFonts w:cs="Arial"/>
                <w:spacing w:val="-9"/>
              </w:rPr>
              <w:t xml:space="preserve"> </w:t>
            </w:r>
            <w:r w:rsidRPr="00CD3694">
              <w:rPr>
                <w:rFonts w:cs="Arial"/>
                <w:spacing w:val="1"/>
              </w:rPr>
              <w:t>us</w:t>
            </w:r>
            <w:r w:rsidRPr="00CD3694">
              <w:rPr>
                <w:rFonts w:cs="Arial"/>
                <w:spacing w:val="-1"/>
              </w:rPr>
              <w:t>e</w:t>
            </w:r>
            <w:r w:rsidRPr="00CD3694">
              <w:rPr>
                <w:rFonts w:cs="Arial"/>
              </w:rPr>
              <w:t>r</w:t>
            </w:r>
            <w:r w:rsidRPr="00CD3694">
              <w:rPr>
                <w:rFonts w:cs="Arial"/>
                <w:spacing w:val="-3"/>
              </w:rPr>
              <w:t xml:space="preserve"> </w:t>
            </w:r>
            <w:r w:rsidRPr="00CD3694">
              <w:rPr>
                <w:rFonts w:cs="Arial"/>
                <w:spacing w:val="1"/>
              </w:rPr>
              <w:t>h</w:t>
            </w:r>
            <w:r w:rsidRPr="00CD3694">
              <w:rPr>
                <w:rFonts w:cs="Arial"/>
              </w:rPr>
              <w:t>e</w:t>
            </w:r>
            <w:r w:rsidRPr="00CD3694">
              <w:rPr>
                <w:rFonts w:cs="Arial"/>
                <w:spacing w:val="-2"/>
              </w:rPr>
              <w:t xml:space="preserve"> </w:t>
            </w:r>
            <w:r w:rsidRPr="00CD3694">
              <w:rPr>
                <w:rFonts w:cs="Arial"/>
                <w:spacing w:val="1"/>
              </w:rPr>
              <w:t>can’</w:t>
            </w:r>
            <w:r w:rsidRPr="00CD3694">
              <w:rPr>
                <w:rFonts w:cs="Arial"/>
              </w:rPr>
              <w:t>t</w:t>
            </w:r>
            <w:r w:rsidRPr="00CD3694">
              <w:rPr>
                <w:rFonts w:cs="Arial"/>
                <w:spacing w:val="-3"/>
              </w:rPr>
              <w:t xml:space="preserve"> </w:t>
            </w:r>
            <w:r w:rsidRPr="00CD3694">
              <w:rPr>
                <w:rFonts w:cs="Arial"/>
                <w:spacing w:val="1"/>
              </w:rPr>
              <w:t>c</w:t>
            </w:r>
            <w:r w:rsidRPr="00CD3694">
              <w:rPr>
                <w:rFonts w:cs="Arial"/>
                <w:spacing w:val="-4"/>
              </w:rPr>
              <w:t>r</w:t>
            </w:r>
            <w:r w:rsidRPr="00CD3694">
              <w:rPr>
                <w:rFonts w:cs="Arial"/>
                <w:spacing w:val="1"/>
              </w:rPr>
              <w:t>eat</w:t>
            </w:r>
            <w:r w:rsidRPr="00CD3694">
              <w:rPr>
                <w:rFonts w:cs="Arial"/>
              </w:rPr>
              <w:t>e</w:t>
            </w:r>
            <w:r w:rsidRPr="00CD3694">
              <w:rPr>
                <w:rFonts w:cs="Arial"/>
                <w:spacing w:val="-5"/>
              </w:rPr>
              <w:t xml:space="preserve"> </w:t>
            </w:r>
            <w:r w:rsidRPr="00CD3694">
              <w:rPr>
                <w:rFonts w:cs="Arial"/>
                <w:spacing w:val="1"/>
              </w:rPr>
              <w:t>t</w:t>
            </w:r>
            <w:r w:rsidRPr="00CD3694">
              <w:rPr>
                <w:rFonts w:cs="Arial"/>
                <w:spacing w:val="-1"/>
              </w:rPr>
              <w:t>h</w:t>
            </w:r>
            <w:r w:rsidRPr="00CD3694">
              <w:rPr>
                <w:rFonts w:cs="Arial"/>
                <w:spacing w:val="1"/>
              </w:rPr>
              <w:t>i</w:t>
            </w:r>
            <w:r w:rsidRPr="00CD3694">
              <w:rPr>
                <w:rFonts w:cs="Arial"/>
              </w:rPr>
              <w:t>s</w:t>
            </w:r>
            <w:r w:rsidRPr="00CD3694">
              <w:rPr>
                <w:rFonts w:cs="Arial"/>
                <w:spacing w:val="-3"/>
              </w:rPr>
              <w:t xml:space="preserve"> </w:t>
            </w:r>
            <w:r w:rsidRPr="00CD3694">
              <w:rPr>
                <w:rFonts w:cs="Arial"/>
                <w:spacing w:val="1"/>
              </w:rPr>
              <w:t>Po</w:t>
            </w:r>
            <w:r w:rsidRPr="00CD3694">
              <w:rPr>
                <w:rFonts w:cs="Arial"/>
              </w:rPr>
              <w:t>s</w:t>
            </w:r>
            <w:r w:rsidRPr="00CD3694">
              <w:rPr>
                <w:rFonts w:cs="Arial"/>
                <w:spacing w:val="1"/>
              </w:rPr>
              <w:t xml:space="preserve">tpaid </w:t>
            </w:r>
            <w:r w:rsidRPr="00CD3694">
              <w:rPr>
                <w:rFonts w:cs="Arial"/>
              </w:rPr>
              <w:t>customer</w:t>
            </w:r>
          </w:p>
          <w:p w:rsidR="00980032" w:rsidRDefault="00980032" w:rsidP="001A4A0A">
            <w:pPr>
              <w:widowControl w:val="0"/>
              <w:autoSpaceDE w:val="0"/>
              <w:autoSpaceDN w:val="0"/>
              <w:adjustRightInd w:val="0"/>
              <w:spacing w:before="60" w:line="240" w:lineRule="exact"/>
              <w:ind w:left="574" w:right="353" w:hanging="280"/>
              <w:rPr>
                <w:rFonts w:cs="Arial"/>
              </w:rPr>
            </w:pPr>
            <w:r w:rsidRPr="00CD3694">
              <w:rPr>
                <w:rFonts w:cs="Arial"/>
              </w:rPr>
              <w:t xml:space="preserve">2.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2"/>
              </w:rPr>
              <w:t xml:space="preserve"> </w:t>
            </w:r>
            <w:r w:rsidRPr="00CD3694">
              <w:rPr>
                <w:rFonts w:cs="Arial"/>
              </w:rPr>
              <w:t>the</w:t>
            </w:r>
            <w:r w:rsidRPr="00CD3694">
              <w:rPr>
                <w:rFonts w:cs="Arial"/>
                <w:spacing w:val="-3"/>
              </w:rPr>
              <w:t xml:space="preserve"> </w:t>
            </w:r>
            <w:r w:rsidRPr="00CD3694">
              <w:rPr>
                <w:rFonts w:cs="Arial"/>
              </w:rPr>
              <w:t xml:space="preserve">catalog </w:t>
            </w:r>
            <w:r w:rsidRPr="00CD3694">
              <w:rPr>
                <w:rFonts w:cs="Arial"/>
                <w:spacing w:val="1"/>
              </w:rPr>
              <w:t>b</w:t>
            </w:r>
            <w:r w:rsidRPr="00CD3694">
              <w:rPr>
                <w:rFonts w:cs="Arial"/>
                <w:spacing w:val="-3"/>
              </w:rPr>
              <w:t>r</w:t>
            </w:r>
            <w:r w:rsidRPr="00CD3694">
              <w:rPr>
                <w:rFonts w:cs="Arial"/>
                <w:spacing w:val="1"/>
              </w:rPr>
              <w:t>ow</w:t>
            </w:r>
            <w:r w:rsidRPr="00CD3694">
              <w:rPr>
                <w:rFonts w:cs="Arial"/>
              </w:rPr>
              <w:t>s</w:t>
            </w:r>
            <w:r w:rsidRPr="00CD3694">
              <w:rPr>
                <w:rFonts w:cs="Arial"/>
                <w:spacing w:val="1"/>
              </w:rPr>
              <w:t>in</w:t>
            </w:r>
            <w:r w:rsidRPr="00CD3694">
              <w:rPr>
                <w:rFonts w:cs="Arial"/>
              </w:rPr>
              <w:t>g</w:t>
            </w:r>
            <w:r w:rsidRPr="00CD3694">
              <w:rPr>
                <w:rFonts w:cs="Arial"/>
                <w:spacing w:val="-8"/>
              </w:rPr>
              <w:t xml:space="preserve"> </w:t>
            </w:r>
            <w:r w:rsidRPr="00CD3694">
              <w:rPr>
                <w:rFonts w:cs="Arial"/>
                <w:spacing w:val="1"/>
              </w:rPr>
              <w:t>i</w:t>
            </w:r>
            <w:r w:rsidRPr="00CD3694">
              <w:rPr>
                <w:rFonts w:cs="Arial"/>
              </w:rPr>
              <w:t>n</w:t>
            </w:r>
            <w:r w:rsidRPr="00CD3694">
              <w:rPr>
                <w:rFonts w:cs="Arial"/>
                <w:spacing w:val="-2"/>
              </w:rPr>
              <w:t xml:space="preserve"> </w:t>
            </w:r>
            <w:r w:rsidRPr="00CD3694">
              <w:rPr>
                <w:rFonts w:cs="Arial"/>
                <w:spacing w:val="1"/>
              </w:rPr>
              <w:t>P</w:t>
            </w:r>
            <w:r w:rsidRPr="00CD3694">
              <w:rPr>
                <w:rFonts w:cs="Arial"/>
                <w:spacing w:val="-3"/>
              </w:rPr>
              <w:t>r</w:t>
            </w:r>
            <w:r w:rsidRPr="00CD3694">
              <w:rPr>
                <w:rFonts w:cs="Arial"/>
                <w:spacing w:val="-1"/>
              </w:rPr>
              <w:t>e</w:t>
            </w:r>
            <w:r w:rsidRPr="00CD3694">
              <w:rPr>
                <w:rFonts w:cs="Arial"/>
                <w:spacing w:val="1"/>
              </w:rPr>
              <w:t>pa</w:t>
            </w:r>
            <w:r w:rsidRPr="00CD3694">
              <w:rPr>
                <w:rFonts w:cs="Arial"/>
              </w:rPr>
              <w:t>id</w:t>
            </w:r>
            <w:r w:rsidRPr="00CD3694">
              <w:rPr>
                <w:rFonts w:cs="Arial"/>
                <w:spacing w:val="-6"/>
              </w:rPr>
              <w:t xml:space="preserve"> </w:t>
            </w:r>
            <w:r w:rsidRPr="00CD3694">
              <w:rPr>
                <w:rFonts w:cs="Arial"/>
                <w:spacing w:val="1"/>
              </w:rPr>
              <w:t>mod</w:t>
            </w:r>
            <w:r w:rsidRPr="00CD3694">
              <w:rPr>
                <w:rFonts w:cs="Arial"/>
              </w:rPr>
              <w:t>e</w:t>
            </w:r>
            <w:r w:rsidRPr="00CD3694">
              <w:rPr>
                <w:rFonts w:cs="Arial"/>
                <w:spacing w:val="-5"/>
              </w:rPr>
              <w:t xml:space="preserve"> </w:t>
            </w:r>
            <w:r w:rsidRPr="00CD3694">
              <w:rPr>
                <w:rFonts w:cs="Arial"/>
                <w:spacing w:val="1"/>
              </w:rPr>
              <w:t>on</w:t>
            </w:r>
            <w:r w:rsidRPr="00CD3694">
              <w:rPr>
                <w:rFonts w:cs="Arial"/>
              </w:rPr>
              <w:t>l</w:t>
            </w:r>
            <w:r w:rsidRPr="00CD3694">
              <w:rPr>
                <w:rFonts w:cs="Arial"/>
                <w:spacing w:val="-22"/>
              </w:rPr>
              <w:t>y</w:t>
            </w:r>
            <w:r w:rsidRPr="00CD3694">
              <w:rPr>
                <w:rFonts w:cs="Arial"/>
              </w:rPr>
              <w:t>.</w:t>
            </w:r>
          </w:p>
          <w:p w:rsidR="00980032" w:rsidRPr="00CD3694" w:rsidRDefault="00980032" w:rsidP="001A4A0A">
            <w:pPr>
              <w:widowControl w:val="0"/>
              <w:autoSpaceDE w:val="0"/>
              <w:autoSpaceDN w:val="0"/>
              <w:adjustRightInd w:val="0"/>
              <w:spacing w:before="60" w:line="240" w:lineRule="exact"/>
              <w:ind w:left="574" w:right="353" w:hanging="280"/>
              <w:rPr>
                <w:rFonts w:cs="Arial"/>
              </w:rPr>
            </w:pPr>
            <w:r w:rsidRPr="00CD3694">
              <w:rPr>
                <w:rFonts w:cs="Arial"/>
              </w:rPr>
              <w:t xml:space="preserve">3. </w:t>
            </w:r>
            <w:r w:rsidRPr="00CD3694">
              <w:rPr>
                <w:rFonts w:cs="Arial"/>
                <w:spacing w:val="28"/>
              </w:rPr>
              <w:t xml:space="preserve"> </w:t>
            </w:r>
            <w:r w:rsidRPr="00CD3694">
              <w:rPr>
                <w:rFonts w:cs="Arial"/>
              </w:rPr>
              <w:t>Next</w:t>
            </w:r>
            <w:r w:rsidRPr="00CD3694">
              <w:rPr>
                <w:rFonts w:cs="Arial"/>
                <w:spacing w:val="-3"/>
              </w:rPr>
              <w:t xml:space="preserve"> </w:t>
            </w:r>
            <w:r w:rsidRPr="00CD3694">
              <w:rPr>
                <w:rFonts w:cs="Arial"/>
              </w:rPr>
              <w:t>steps</w:t>
            </w:r>
            <w:r w:rsidRPr="00CD3694">
              <w:rPr>
                <w:rFonts w:cs="Arial"/>
                <w:spacing w:val="-4"/>
              </w:rPr>
              <w:t xml:space="preserve"> </w:t>
            </w:r>
            <w:r w:rsidRPr="00CD3694">
              <w:rPr>
                <w:rFonts w:cs="Arial"/>
              </w:rPr>
              <w:t>a</w:t>
            </w:r>
            <w:r w:rsidRPr="00CD3694">
              <w:rPr>
                <w:rFonts w:cs="Arial"/>
                <w:spacing w:val="-4"/>
              </w:rPr>
              <w:t>r</w:t>
            </w:r>
            <w:r w:rsidRPr="00CD3694">
              <w:rPr>
                <w:rFonts w:cs="Arial"/>
              </w:rPr>
              <w:t>e</w:t>
            </w:r>
            <w:r w:rsidRPr="00CD3694">
              <w:rPr>
                <w:rFonts w:cs="Arial"/>
                <w:spacing w:val="-2"/>
              </w:rPr>
              <w:t xml:space="preserve"> </w:t>
            </w:r>
            <w:r w:rsidRPr="00CD3694">
              <w:rPr>
                <w:rFonts w:cs="Arial"/>
              </w:rPr>
              <w:t>s</w:t>
            </w:r>
            <w:r w:rsidRPr="00CD3694">
              <w:rPr>
                <w:rFonts w:cs="Arial"/>
                <w:spacing w:val="1"/>
              </w:rPr>
              <w:t>i</w:t>
            </w:r>
            <w:r w:rsidRPr="00CD3694">
              <w:rPr>
                <w:rFonts w:cs="Arial"/>
              </w:rPr>
              <w:t>milar</w:t>
            </w:r>
            <w:r w:rsidRPr="00CD3694">
              <w:rPr>
                <w:rFonts w:cs="Arial"/>
                <w:spacing w:val="-5"/>
              </w:rPr>
              <w:t xml:space="preserve"> </w:t>
            </w:r>
            <w:r w:rsidRPr="00CD3694">
              <w:rPr>
                <w:rFonts w:cs="Arial"/>
              </w:rPr>
              <w:t>to</w:t>
            </w:r>
            <w:r w:rsidRPr="00CD3694">
              <w:rPr>
                <w:rFonts w:cs="Arial"/>
                <w:spacing w:val="-1"/>
              </w:rPr>
              <w:t xml:space="preserve"> </w:t>
            </w:r>
            <w:r w:rsidRPr="00CD3694">
              <w:rPr>
                <w:rFonts w:cs="Arial"/>
              </w:rPr>
              <w:t>the</w:t>
            </w:r>
            <w:r w:rsidRPr="00CD3694">
              <w:rPr>
                <w:rFonts w:cs="Arial"/>
                <w:spacing w:val="-3"/>
              </w:rPr>
              <w:t xml:space="preserve"> </w:t>
            </w:r>
            <w:r w:rsidRPr="00CD3694">
              <w:rPr>
                <w:rFonts w:cs="Arial"/>
              </w:rPr>
              <w:t>nominal</w:t>
            </w:r>
            <w:r w:rsidRPr="00CD3694">
              <w:rPr>
                <w:rFonts w:cs="Arial"/>
                <w:spacing w:val="-6"/>
              </w:rPr>
              <w:t xml:space="preserve"> </w:t>
            </w:r>
            <w:r w:rsidRPr="00CD3694">
              <w:rPr>
                <w:rFonts w:cs="Arial"/>
              </w:rPr>
              <w:t>case</w:t>
            </w:r>
          </w:p>
          <w:p w:rsidR="00980032" w:rsidRPr="00CD3694" w:rsidRDefault="00980032" w:rsidP="001A4A0A">
            <w:pPr>
              <w:widowControl w:val="0"/>
              <w:autoSpaceDE w:val="0"/>
              <w:autoSpaceDN w:val="0"/>
              <w:adjustRightInd w:val="0"/>
              <w:spacing w:before="15" w:line="240" w:lineRule="exact"/>
              <w:ind w:left="34" w:right="569"/>
              <w:rPr>
                <w:rFonts w:cs="Arial"/>
              </w:rPr>
            </w:pPr>
            <w:r w:rsidRPr="00CD3694">
              <w:rPr>
                <w:rFonts w:cs="Arial"/>
                <w:spacing w:val="1"/>
              </w:rPr>
              <w:t>A</w:t>
            </w:r>
            <w:r w:rsidRPr="00CD3694">
              <w:rPr>
                <w:rFonts w:cs="Arial"/>
              </w:rPr>
              <w:t>5:</w:t>
            </w:r>
            <w:r w:rsidRPr="00CD3694">
              <w:rPr>
                <w:rFonts w:cs="Arial"/>
                <w:spacing w:val="-4"/>
              </w:rPr>
              <w:t xml:space="preserve"> </w:t>
            </w:r>
            <w:r w:rsidRPr="00CD3694">
              <w:rPr>
                <w:rFonts w:cs="Arial"/>
              </w:rPr>
              <w:t>C</w:t>
            </w:r>
            <w:r w:rsidRPr="00CD3694">
              <w:rPr>
                <w:rFonts w:cs="Arial"/>
                <w:spacing w:val="-3"/>
              </w:rPr>
              <w:t>r</w:t>
            </w:r>
            <w:r w:rsidRPr="00CD3694">
              <w:rPr>
                <w:rFonts w:cs="Arial"/>
              </w:rPr>
              <w:t>e</w:t>
            </w:r>
            <w:r w:rsidRPr="00CD3694">
              <w:rPr>
                <w:rFonts w:cs="Arial"/>
                <w:spacing w:val="1"/>
              </w:rPr>
              <w:t>d</w:t>
            </w:r>
            <w:r w:rsidRPr="00CD3694">
              <w:rPr>
                <w:rFonts w:cs="Arial"/>
              </w:rPr>
              <w:t>it</w:t>
            </w:r>
            <w:r w:rsidRPr="00CD3694">
              <w:rPr>
                <w:rFonts w:cs="Arial"/>
                <w:spacing w:val="-5"/>
              </w:rPr>
              <w:t xml:space="preserve"> </w:t>
            </w:r>
            <w:r w:rsidRPr="00CD3694">
              <w:rPr>
                <w:rFonts w:cs="Arial"/>
              </w:rPr>
              <w:t>check</w:t>
            </w:r>
            <w:r w:rsidRPr="00CD3694">
              <w:rPr>
                <w:rFonts w:cs="Arial"/>
                <w:spacing w:val="1"/>
              </w:rPr>
              <w:t>i</w:t>
            </w:r>
            <w:r w:rsidRPr="00CD3694">
              <w:rPr>
                <w:rFonts w:cs="Arial"/>
              </w:rPr>
              <w:t>ng</w:t>
            </w:r>
            <w:r w:rsidRPr="00CD3694">
              <w:rPr>
                <w:rFonts w:cs="Arial"/>
                <w:spacing w:val="-7"/>
              </w:rPr>
              <w:t xml:space="preserve"> </w:t>
            </w:r>
            <w:r w:rsidRPr="00CD3694">
              <w:rPr>
                <w:rFonts w:cs="Arial"/>
                <w:spacing w:val="-3"/>
              </w:rPr>
              <w:t>r</w:t>
            </w:r>
            <w:r w:rsidRPr="00CD3694">
              <w:rPr>
                <w:rFonts w:cs="Arial"/>
                <w:spacing w:val="1"/>
              </w:rPr>
              <w:t>e</w:t>
            </w:r>
            <w:r w:rsidRPr="00CD3694">
              <w:rPr>
                <w:rFonts w:cs="Arial"/>
              </w:rPr>
              <w:t>qu</w:t>
            </w:r>
            <w:r w:rsidRPr="00CD3694">
              <w:rPr>
                <w:rFonts w:cs="Arial"/>
                <w:spacing w:val="1"/>
              </w:rPr>
              <w:t>i</w:t>
            </w:r>
            <w:r w:rsidRPr="00CD3694">
              <w:rPr>
                <w:rFonts w:cs="Arial"/>
                <w:spacing w:val="-3"/>
              </w:rPr>
              <w:t>r</w:t>
            </w:r>
            <w:r w:rsidRPr="00CD3694">
              <w:rPr>
                <w:rFonts w:cs="Arial"/>
              </w:rPr>
              <w:t>es</w:t>
            </w:r>
            <w:r w:rsidRPr="00CD3694">
              <w:rPr>
                <w:rFonts w:cs="Arial"/>
                <w:spacing w:val="-6"/>
              </w:rPr>
              <w:t xml:space="preserve"> </w:t>
            </w:r>
            <w:r w:rsidRPr="00CD3694">
              <w:rPr>
                <w:rFonts w:cs="Arial"/>
              </w:rPr>
              <w:t>app</w:t>
            </w:r>
            <w:r w:rsidRPr="00CD3694">
              <w:rPr>
                <w:rFonts w:cs="Arial"/>
                <w:spacing w:val="-3"/>
              </w:rPr>
              <w:t>r</w:t>
            </w:r>
            <w:r w:rsidRPr="00CD3694">
              <w:rPr>
                <w:rFonts w:cs="Arial"/>
              </w:rPr>
              <w:t>oval</w:t>
            </w:r>
            <w:r w:rsidRPr="00CD3694">
              <w:rPr>
                <w:rFonts w:cs="Arial"/>
                <w:spacing w:val="-7"/>
              </w:rPr>
              <w:t xml:space="preserve"> </w:t>
            </w:r>
            <w:r w:rsidRPr="00CD3694">
              <w:rPr>
                <w:rFonts w:cs="Arial"/>
              </w:rPr>
              <w:t>f</w:t>
            </w:r>
            <w:r w:rsidRPr="00CD3694">
              <w:rPr>
                <w:rFonts w:cs="Arial"/>
                <w:spacing w:val="-3"/>
              </w:rPr>
              <w:t>r</w:t>
            </w:r>
            <w:r w:rsidRPr="00CD3694">
              <w:rPr>
                <w:rFonts w:cs="Arial"/>
              </w:rPr>
              <w:t>om</w:t>
            </w:r>
            <w:r w:rsidRPr="00CD3694">
              <w:rPr>
                <w:rFonts w:cs="Arial"/>
                <w:spacing w:val="-5"/>
              </w:rPr>
              <w:t xml:space="preserve"> </w:t>
            </w:r>
            <w:r w:rsidRPr="00CD3694">
              <w:rPr>
                <w:rFonts w:cs="Arial"/>
                <w:spacing w:val="1"/>
              </w:rPr>
              <w:t>se</w:t>
            </w:r>
            <w:r w:rsidRPr="00CD3694">
              <w:rPr>
                <w:rFonts w:cs="Arial"/>
              </w:rPr>
              <w:t>rvice p</w:t>
            </w:r>
            <w:r w:rsidRPr="00CD3694">
              <w:rPr>
                <w:rFonts w:cs="Arial"/>
                <w:spacing w:val="-3"/>
              </w:rPr>
              <w:t>r</w:t>
            </w:r>
            <w:r w:rsidRPr="00CD3694">
              <w:rPr>
                <w:rFonts w:cs="Arial"/>
              </w:rPr>
              <w:t>ovider</w:t>
            </w:r>
          </w:p>
          <w:p w:rsidR="00980032" w:rsidRPr="00CD3694" w:rsidRDefault="00980032" w:rsidP="001A4A0A">
            <w:pPr>
              <w:widowControl w:val="0"/>
              <w:autoSpaceDE w:val="0"/>
              <w:autoSpaceDN w:val="0"/>
              <w:adjustRightInd w:val="0"/>
              <w:spacing w:before="10" w:line="110" w:lineRule="exact"/>
              <w:rPr>
                <w:rFonts w:cs="Arial"/>
                <w:sz w:val="11"/>
                <w:szCs w:val="11"/>
              </w:rPr>
            </w:pPr>
          </w:p>
          <w:p w:rsidR="00980032" w:rsidRPr="00CD3694" w:rsidRDefault="00980032" w:rsidP="001A4A0A">
            <w:pPr>
              <w:widowControl w:val="0"/>
              <w:autoSpaceDE w:val="0"/>
              <w:autoSpaceDN w:val="0"/>
              <w:adjustRightInd w:val="0"/>
              <w:spacing w:line="240" w:lineRule="exact"/>
              <w:ind w:left="574" w:right="217" w:hanging="280"/>
              <w:rPr>
                <w:rFonts w:cs="Arial"/>
              </w:rPr>
            </w:pPr>
            <w:r w:rsidRPr="00CD3694">
              <w:rPr>
                <w:rFonts w:cs="Arial"/>
              </w:rPr>
              <w:t xml:space="preserve">1.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dis</w:t>
            </w:r>
            <w:r w:rsidRPr="00CD3694">
              <w:rPr>
                <w:rFonts w:cs="Arial"/>
                <w:spacing w:val="1"/>
              </w:rPr>
              <w:t>p</w:t>
            </w:r>
            <w:r w:rsidRPr="00CD3694">
              <w:rPr>
                <w:rFonts w:cs="Arial"/>
              </w:rPr>
              <w:t>lays</w:t>
            </w:r>
            <w:r w:rsidRPr="00CD3694">
              <w:rPr>
                <w:rFonts w:cs="Arial"/>
                <w:spacing w:val="-8"/>
              </w:rPr>
              <w:t xml:space="preserve"> </w:t>
            </w:r>
            <w:r w:rsidRPr="00CD3694">
              <w:rPr>
                <w:rFonts w:cs="Arial"/>
                <w:spacing w:val="1"/>
              </w:rPr>
              <w:t>a</w:t>
            </w:r>
            <w:r w:rsidRPr="00CD3694">
              <w:rPr>
                <w:rFonts w:cs="Arial"/>
              </w:rPr>
              <w:t>n</w:t>
            </w:r>
            <w:r w:rsidRPr="00CD3694">
              <w:rPr>
                <w:rFonts w:cs="Arial"/>
                <w:spacing w:val="-2"/>
              </w:rPr>
              <w:t xml:space="preserve"> </w:t>
            </w:r>
            <w:r w:rsidRPr="00CD3694">
              <w:rPr>
                <w:rFonts w:cs="Arial"/>
              </w:rPr>
              <w:t>er</w:t>
            </w:r>
            <w:r w:rsidRPr="00CD3694">
              <w:rPr>
                <w:rFonts w:cs="Arial"/>
                <w:spacing w:val="-3"/>
              </w:rPr>
              <w:t>r</w:t>
            </w:r>
            <w:r w:rsidRPr="00CD3694">
              <w:rPr>
                <w:rFonts w:cs="Arial"/>
                <w:spacing w:val="-1"/>
              </w:rPr>
              <w:t>o</w:t>
            </w:r>
            <w:r w:rsidRPr="00CD3694">
              <w:rPr>
                <w:rFonts w:cs="Arial"/>
              </w:rPr>
              <w:t>r</w:t>
            </w:r>
            <w:r w:rsidRPr="00CD3694">
              <w:rPr>
                <w:rFonts w:cs="Arial"/>
                <w:spacing w:val="-3"/>
              </w:rPr>
              <w:t xml:space="preserve"> </w:t>
            </w:r>
            <w:r w:rsidRPr="00CD3694">
              <w:rPr>
                <w:rFonts w:cs="Arial"/>
              </w:rPr>
              <w:t>message informing</w:t>
            </w:r>
            <w:r w:rsidRPr="00CD3694">
              <w:rPr>
                <w:rFonts w:cs="Arial"/>
                <w:spacing w:val="-9"/>
              </w:rPr>
              <w:t xml:space="preserve"> </w:t>
            </w:r>
            <w:r w:rsidRPr="00CD3694">
              <w:rPr>
                <w:rFonts w:cs="Arial"/>
              </w:rPr>
              <w:t>us</w:t>
            </w:r>
            <w:r w:rsidRPr="00CD3694">
              <w:rPr>
                <w:rFonts w:cs="Arial"/>
                <w:spacing w:val="-1"/>
              </w:rPr>
              <w:t>e</w:t>
            </w:r>
            <w:r w:rsidRPr="00CD3694">
              <w:rPr>
                <w:rFonts w:cs="Arial"/>
              </w:rPr>
              <w:t>r</w:t>
            </w:r>
            <w:r w:rsidRPr="00CD3694">
              <w:rPr>
                <w:rFonts w:cs="Arial"/>
                <w:spacing w:val="-3"/>
              </w:rPr>
              <w:t xml:space="preserve"> </w:t>
            </w:r>
            <w:r w:rsidRPr="00CD3694">
              <w:rPr>
                <w:rFonts w:cs="Arial"/>
              </w:rPr>
              <w:t>c</w:t>
            </w:r>
            <w:r w:rsidRPr="00CD3694">
              <w:rPr>
                <w:rFonts w:cs="Arial"/>
                <w:spacing w:val="-3"/>
              </w:rPr>
              <w:t>r</w:t>
            </w:r>
            <w:r w:rsidRPr="00CD3694">
              <w:rPr>
                <w:rFonts w:cs="Arial"/>
                <w:spacing w:val="-1"/>
              </w:rPr>
              <w:t>e</w:t>
            </w:r>
            <w:r w:rsidRPr="00CD3694">
              <w:rPr>
                <w:rFonts w:cs="Arial"/>
                <w:spacing w:val="1"/>
              </w:rPr>
              <w:t>a</w:t>
            </w:r>
            <w:r w:rsidRPr="00CD3694">
              <w:rPr>
                <w:rFonts w:cs="Arial"/>
              </w:rPr>
              <w:t>tion</w:t>
            </w:r>
            <w:r w:rsidRPr="00CD3694">
              <w:rPr>
                <w:rFonts w:cs="Arial"/>
                <w:spacing w:val="-6"/>
              </w:rPr>
              <w:t xml:space="preserve"> </w:t>
            </w:r>
            <w:r w:rsidRPr="00CD3694">
              <w:rPr>
                <w:rFonts w:cs="Arial"/>
              </w:rPr>
              <w:t>of</w:t>
            </w:r>
            <w:r w:rsidRPr="00CD3694">
              <w:rPr>
                <w:rFonts w:cs="Arial"/>
                <w:spacing w:val="-1"/>
              </w:rPr>
              <w:t xml:space="preserve"> </w:t>
            </w:r>
            <w:r w:rsidRPr="00CD3694">
              <w:rPr>
                <w:rFonts w:cs="Arial"/>
              </w:rPr>
              <w:t>this</w:t>
            </w:r>
            <w:r w:rsidRPr="00CD3694">
              <w:rPr>
                <w:rFonts w:cs="Arial"/>
                <w:spacing w:val="-2"/>
              </w:rPr>
              <w:t xml:space="preserve"> </w:t>
            </w:r>
            <w:r w:rsidRPr="00CD3694">
              <w:rPr>
                <w:rFonts w:cs="Arial"/>
              </w:rPr>
              <w:t>customer</w:t>
            </w:r>
            <w:r w:rsidRPr="00CD3694">
              <w:rPr>
                <w:rFonts w:cs="Arial"/>
                <w:spacing w:val="-7"/>
              </w:rPr>
              <w:t xml:space="preserve"> </w:t>
            </w:r>
            <w:r w:rsidRPr="00CD3694">
              <w:rPr>
                <w:rFonts w:cs="Arial"/>
                <w:spacing w:val="-4"/>
              </w:rPr>
              <w:t>r</w:t>
            </w:r>
            <w:r w:rsidRPr="00CD3694">
              <w:rPr>
                <w:rFonts w:cs="Arial"/>
                <w:spacing w:val="1"/>
              </w:rPr>
              <w:t>e</w:t>
            </w:r>
            <w:r w:rsidRPr="00CD3694">
              <w:rPr>
                <w:rFonts w:cs="Arial"/>
              </w:rPr>
              <w:t>qui</w:t>
            </w:r>
            <w:r w:rsidRPr="00CD3694">
              <w:rPr>
                <w:rFonts w:cs="Arial"/>
                <w:spacing w:val="-3"/>
              </w:rPr>
              <w:t>r</w:t>
            </w:r>
            <w:r w:rsidRPr="00CD3694">
              <w:rPr>
                <w:rFonts w:cs="Arial"/>
              </w:rPr>
              <w:t>es service</w:t>
            </w:r>
            <w:r w:rsidRPr="00CD3694">
              <w:rPr>
                <w:rFonts w:cs="Arial"/>
                <w:spacing w:val="-6"/>
              </w:rPr>
              <w:t xml:space="preserve"> </w:t>
            </w:r>
            <w:r w:rsidRPr="00CD3694">
              <w:rPr>
                <w:rFonts w:cs="Arial"/>
              </w:rPr>
              <w:t>p</w:t>
            </w:r>
            <w:r w:rsidRPr="00CD3694">
              <w:rPr>
                <w:rFonts w:cs="Arial"/>
                <w:spacing w:val="-3"/>
              </w:rPr>
              <w:t>r</w:t>
            </w:r>
            <w:r w:rsidRPr="00CD3694">
              <w:rPr>
                <w:rFonts w:cs="Arial"/>
              </w:rPr>
              <w:t>ovider</w:t>
            </w:r>
            <w:r w:rsidRPr="00CD3694">
              <w:rPr>
                <w:rFonts w:cs="Arial"/>
                <w:spacing w:val="-7"/>
              </w:rPr>
              <w:t xml:space="preserve"> </w:t>
            </w:r>
            <w:r w:rsidRPr="00CD3694">
              <w:rPr>
                <w:rFonts w:cs="Arial"/>
              </w:rPr>
              <w:t>app</w:t>
            </w:r>
            <w:r w:rsidRPr="00CD3694">
              <w:rPr>
                <w:rFonts w:cs="Arial"/>
                <w:spacing w:val="-3"/>
              </w:rPr>
              <w:t>r</w:t>
            </w:r>
            <w:r w:rsidRPr="00CD3694">
              <w:rPr>
                <w:rFonts w:cs="Arial"/>
              </w:rPr>
              <w:t>oval.</w:t>
            </w:r>
          </w:p>
          <w:p w:rsidR="00980032" w:rsidRPr="00CD3694" w:rsidRDefault="00980032" w:rsidP="001A4A0A">
            <w:pPr>
              <w:widowControl w:val="0"/>
              <w:autoSpaceDE w:val="0"/>
              <w:autoSpaceDN w:val="0"/>
              <w:adjustRightInd w:val="0"/>
              <w:spacing w:before="60" w:line="240" w:lineRule="exact"/>
              <w:ind w:left="574" w:right="238" w:hanging="280"/>
              <w:rPr>
                <w:rFonts w:cs="Arial"/>
              </w:rPr>
            </w:pPr>
            <w:r w:rsidRPr="00CD3694">
              <w:rPr>
                <w:rFonts w:cs="Arial"/>
              </w:rPr>
              <w:t xml:space="preserve">2.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allows</w:t>
            </w:r>
            <w:r w:rsidRPr="00CD3694">
              <w:rPr>
                <w:rFonts w:cs="Arial"/>
                <w:spacing w:val="-5"/>
              </w:rPr>
              <w:t xml:space="preserve"> </w:t>
            </w:r>
            <w:r w:rsidRPr="00CD3694">
              <w:rPr>
                <w:rFonts w:cs="Arial"/>
              </w:rPr>
              <w:t>the</w:t>
            </w:r>
            <w:r w:rsidRPr="00CD3694">
              <w:rPr>
                <w:rFonts w:cs="Arial"/>
                <w:spacing w:val="-2"/>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1"/>
              </w:rPr>
              <w:t xml:space="preserve"> </w:t>
            </w:r>
            <w:r w:rsidRPr="00CD3694">
              <w:rPr>
                <w:rFonts w:cs="Arial"/>
              </w:rPr>
              <w:t>enter</w:t>
            </w:r>
            <w:r w:rsidRPr="00CD3694">
              <w:rPr>
                <w:rFonts w:cs="Arial"/>
                <w:spacing w:val="-6"/>
              </w:rPr>
              <w:t xml:space="preserve"> </w:t>
            </w:r>
            <w:r w:rsidRPr="00CD3694">
              <w:rPr>
                <w:rFonts w:cs="Arial"/>
              </w:rPr>
              <w:t>a note associa</w:t>
            </w:r>
            <w:r w:rsidRPr="00CD3694">
              <w:rPr>
                <w:rFonts w:cs="Arial"/>
                <w:spacing w:val="1"/>
              </w:rPr>
              <w:t>t</w:t>
            </w:r>
            <w:r w:rsidRPr="00CD3694">
              <w:rPr>
                <w:rFonts w:cs="Arial"/>
              </w:rPr>
              <w:t>ed</w:t>
            </w:r>
            <w:r w:rsidRPr="00CD3694">
              <w:rPr>
                <w:rFonts w:cs="Arial"/>
                <w:spacing w:val="-8"/>
              </w:rPr>
              <w:t xml:space="preserve"> </w:t>
            </w:r>
            <w:r w:rsidRPr="00CD3694">
              <w:rPr>
                <w:rFonts w:cs="Arial"/>
              </w:rPr>
              <w:t>to</w:t>
            </w:r>
            <w:r w:rsidRPr="00CD3694">
              <w:rPr>
                <w:rFonts w:cs="Arial"/>
                <w:spacing w:val="-1"/>
              </w:rPr>
              <w:t xml:space="preserve"> </w:t>
            </w:r>
            <w:r w:rsidRPr="00CD3694">
              <w:rPr>
                <w:rFonts w:cs="Arial"/>
              </w:rPr>
              <w:t>the</w:t>
            </w:r>
            <w:r w:rsidRPr="00CD3694">
              <w:rPr>
                <w:rFonts w:cs="Arial"/>
                <w:spacing w:val="-4"/>
              </w:rPr>
              <w:t xml:space="preserve"> </w:t>
            </w:r>
            <w:r w:rsidRPr="00CD3694">
              <w:rPr>
                <w:rFonts w:cs="Arial"/>
                <w:spacing w:val="-3"/>
              </w:rPr>
              <w:t>r</w:t>
            </w:r>
            <w:r w:rsidRPr="00CD3694">
              <w:rPr>
                <w:rFonts w:cs="Arial"/>
                <w:spacing w:val="1"/>
              </w:rPr>
              <w:t>e</w:t>
            </w:r>
            <w:r w:rsidRPr="00CD3694">
              <w:rPr>
                <w:rFonts w:cs="Arial"/>
              </w:rPr>
              <w:t>ferral</w:t>
            </w:r>
            <w:r w:rsidRPr="00CD3694">
              <w:rPr>
                <w:rFonts w:cs="Arial"/>
                <w:spacing w:val="-8"/>
              </w:rPr>
              <w:t xml:space="preserve"> </w:t>
            </w:r>
            <w:r w:rsidRPr="00CD3694">
              <w:rPr>
                <w:rFonts w:cs="Arial"/>
                <w:spacing w:val="-3"/>
              </w:rPr>
              <w:t>r</w:t>
            </w:r>
            <w:r w:rsidRPr="00CD3694">
              <w:rPr>
                <w:rFonts w:cs="Arial"/>
                <w:spacing w:val="1"/>
              </w:rPr>
              <w:t>e</w:t>
            </w:r>
            <w:r w:rsidRPr="00CD3694">
              <w:rPr>
                <w:rFonts w:cs="Arial"/>
              </w:rPr>
              <w:t>q</w:t>
            </w:r>
            <w:r w:rsidRPr="00CD3694">
              <w:rPr>
                <w:rFonts w:cs="Arial"/>
                <w:spacing w:val="1"/>
              </w:rPr>
              <w:t>u</w:t>
            </w:r>
            <w:r w:rsidRPr="00CD3694">
              <w:rPr>
                <w:rFonts w:cs="Arial"/>
              </w:rPr>
              <w:t>est</w:t>
            </w:r>
            <w:r w:rsidRPr="00CD3694">
              <w:rPr>
                <w:rFonts w:cs="Arial"/>
                <w:spacing w:val="-6"/>
              </w:rPr>
              <w:t xml:space="preserve"> </w:t>
            </w:r>
            <w:r w:rsidRPr="00CD3694">
              <w:rPr>
                <w:rFonts w:cs="Arial"/>
              </w:rPr>
              <w:t>(</w:t>
            </w:r>
            <w:r w:rsidRPr="00CD3694">
              <w:rPr>
                <w:rFonts w:cs="Arial"/>
                <w:spacing w:val="1"/>
              </w:rPr>
              <w:t>‘</w:t>
            </w:r>
            <w:r w:rsidRPr="00CD3694">
              <w:rPr>
                <w:rFonts w:cs="Arial"/>
              </w:rPr>
              <w:t>Req</w:t>
            </w:r>
            <w:r w:rsidRPr="00CD3694">
              <w:rPr>
                <w:rFonts w:cs="Arial"/>
                <w:spacing w:val="1"/>
              </w:rPr>
              <w:t>u</w:t>
            </w:r>
            <w:r w:rsidRPr="00CD3694">
              <w:rPr>
                <w:rFonts w:cs="Arial"/>
              </w:rPr>
              <w:t>ester</w:t>
            </w:r>
            <w:r w:rsidRPr="00CD3694">
              <w:rPr>
                <w:rFonts w:cs="Arial"/>
                <w:spacing w:val="-11"/>
              </w:rPr>
              <w:t xml:space="preserve"> </w:t>
            </w:r>
            <w:r w:rsidRPr="00CD3694">
              <w:rPr>
                <w:rFonts w:cs="Arial"/>
              </w:rPr>
              <w:t>f</w:t>
            </w:r>
            <w:r w:rsidRPr="00CD3694">
              <w:rPr>
                <w:rFonts w:cs="Arial"/>
                <w:spacing w:val="-3"/>
              </w:rPr>
              <w:t>r</w:t>
            </w:r>
            <w:r w:rsidRPr="00CD3694">
              <w:rPr>
                <w:rFonts w:cs="Arial"/>
              </w:rPr>
              <w:t>ee text</w:t>
            </w:r>
            <w:r w:rsidRPr="00CD3694">
              <w:rPr>
                <w:rFonts w:cs="Arial"/>
                <w:spacing w:val="-2"/>
              </w:rPr>
              <w:t xml:space="preserve"> </w:t>
            </w:r>
            <w:r w:rsidRPr="00CD3694">
              <w:rPr>
                <w:rFonts w:cs="Arial"/>
              </w:rPr>
              <w:t>note’</w:t>
            </w:r>
            <w:r w:rsidRPr="00CD3694">
              <w:rPr>
                <w:rFonts w:cs="Arial"/>
                <w:spacing w:val="1"/>
              </w:rPr>
              <w:t>)</w:t>
            </w:r>
            <w:r w:rsidRPr="00CD3694">
              <w:rPr>
                <w:rFonts w:cs="Arial"/>
              </w:rPr>
              <w:t>,</w:t>
            </w:r>
            <w:r w:rsidRPr="00CD3694">
              <w:rPr>
                <w:rFonts w:cs="Arial"/>
                <w:spacing w:val="-5"/>
              </w:rPr>
              <w:t xml:space="preserve"> </w:t>
            </w:r>
            <w:r w:rsidRPr="00CD3694">
              <w:rPr>
                <w:rFonts w:cs="Arial"/>
              </w:rPr>
              <w:t>intended</w:t>
            </w:r>
            <w:r w:rsidRPr="00CD3694">
              <w:rPr>
                <w:rFonts w:cs="Arial"/>
                <w:spacing w:val="-7"/>
              </w:rPr>
              <w:t xml:space="preserve"> </w:t>
            </w:r>
            <w:r w:rsidRPr="00CD3694">
              <w:rPr>
                <w:rFonts w:cs="Arial"/>
              </w:rPr>
              <w:t>f</w:t>
            </w:r>
            <w:r w:rsidRPr="00CD3694">
              <w:rPr>
                <w:rFonts w:cs="Arial"/>
                <w:spacing w:val="1"/>
              </w:rPr>
              <w:t>o</w:t>
            </w:r>
            <w:r w:rsidRPr="00CD3694">
              <w:rPr>
                <w:rFonts w:cs="Arial"/>
              </w:rPr>
              <w:t>r</w:t>
            </w:r>
            <w:r w:rsidRPr="00CD3694">
              <w:rPr>
                <w:rFonts w:cs="Arial"/>
                <w:spacing w:val="-3"/>
              </w:rPr>
              <w:t xml:space="preserve"> </w:t>
            </w:r>
            <w:r w:rsidRPr="00CD3694">
              <w:rPr>
                <w:rFonts w:cs="Arial"/>
              </w:rPr>
              <w:t>the</w:t>
            </w:r>
            <w:r w:rsidRPr="00CD3694">
              <w:rPr>
                <w:rFonts w:cs="Arial"/>
                <w:spacing w:val="-3"/>
              </w:rPr>
              <w:t xml:space="preserve"> r</w:t>
            </w:r>
            <w:r w:rsidRPr="00CD3694">
              <w:rPr>
                <w:rFonts w:cs="Arial"/>
                <w:spacing w:val="1"/>
              </w:rPr>
              <w:t>e</w:t>
            </w:r>
            <w:r w:rsidRPr="00CD3694">
              <w:rPr>
                <w:rFonts w:cs="Arial"/>
              </w:rPr>
              <w:t>ferral</w:t>
            </w:r>
            <w:r w:rsidRPr="00CD3694">
              <w:rPr>
                <w:rFonts w:cs="Arial"/>
                <w:spacing w:val="-6"/>
              </w:rPr>
              <w:t xml:space="preserve"> </w:t>
            </w:r>
            <w:r w:rsidRPr="00CD3694">
              <w:rPr>
                <w:rFonts w:cs="Arial"/>
              </w:rPr>
              <w:t>user</w:t>
            </w:r>
            <w:r w:rsidRPr="00CD3694">
              <w:rPr>
                <w:rFonts w:cs="Arial"/>
                <w:spacing w:val="-4"/>
              </w:rPr>
              <w:t xml:space="preserve"> </w:t>
            </w:r>
            <w:r w:rsidRPr="00CD3694">
              <w:rPr>
                <w:rFonts w:cs="Arial"/>
              </w:rPr>
              <w:t>and confirms</w:t>
            </w:r>
          </w:p>
          <w:p w:rsidR="00980032" w:rsidRPr="00CD3694" w:rsidRDefault="00980032" w:rsidP="001A4A0A">
            <w:pPr>
              <w:widowControl w:val="0"/>
              <w:autoSpaceDE w:val="0"/>
              <w:autoSpaceDN w:val="0"/>
              <w:adjustRightInd w:val="0"/>
              <w:spacing w:before="60" w:line="240" w:lineRule="exact"/>
              <w:ind w:left="574" w:right="821" w:hanging="280"/>
              <w:rPr>
                <w:rFonts w:cs="Arial"/>
              </w:rPr>
            </w:pPr>
            <w:r w:rsidRPr="00CD3694">
              <w:rPr>
                <w:rFonts w:cs="Arial"/>
              </w:rPr>
              <w:t xml:space="preserve">3.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sends</w:t>
            </w:r>
            <w:r w:rsidRPr="00CD3694">
              <w:rPr>
                <w:rFonts w:cs="Arial"/>
                <w:spacing w:val="-4"/>
              </w:rPr>
              <w:t xml:space="preserve"> </w:t>
            </w:r>
            <w:r w:rsidRPr="00CD3694">
              <w:rPr>
                <w:rFonts w:cs="Arial"/>
              </w:rPr>
              <w:t>the</w:t>
            </w:r>
            <w:r w:rsidRPr="00CD3694">
              <w:rPr>
                <w:rFonts w:cs="Arial"/>
                <w:spacing w:val="-2"/>
              </w:rPr>
              <w:t xml:space="preserve"> </w:t>
            </w:r>
            <w:r w:rsidRPr="00CD3694">
              <w:rPr>
                <w:rFonts w:cs="Arial"/>
              </w:rPr>
              <w:t>o</w:t>
            </w:r>
            <w:r w:rsidRPr="00CD3694">
              <w:rPr>
                <w:rFonts w:cs="Arial"/>
                <w:spacing w:val="-4"/>
              </w:rPr>
              <w:t>r</w:t>
            </w:r>
            <w:r w:rsidRPr="00CD3694">
              <w:rPr>
                <w:rFonts w:cs="Arial"/>
              </w:rPr>
              <w:t>der</w:t>
            </w:r>
            <w:r w:rsidRPr="00CD3694">
              <w:rPr>
                <w:rFonts w:cs="Arial"/>
                <w:spacing w:val="-6"/>
              </w:rPr>
              <w:t xml:space="preserve"> </w:t>
            </w:r>
            <w:r w:rsidRPr="00CD3694">
              <w:rPr>
                <w:rFonts w:cs="Arial"/>
                <w:spacing w:val="1"/>
              </w:rPr>
              <w:t>t</w:t>
            </w:r>
            <w:r w:rsidRPr="00CD3694">
              <w:rPr>
                <w:rFonts w:cs="Arial"/>
              </w:rPr>
              <w:t>o</w:t>
            </w:r>
            <w:r w:rsidRPr="00CD3694">
              <w:rPr>
                <w:rFonts w:cs="Arial"/>
                <w:spacing w:val="-2"/>
              </w:rPr>
              <w:t xml:space="preserve"> </w:t>
            </w:r>
            <w:r w:rsidRPr="00CD3694">
              <w:rPr>
                <w:rFonts w:cs="Arial"/>
                <w:spacing w:val="-3"/>
              </w:rPr>
              <w:t>r</w:t>
            </w:r>
            <w:r w:rsidRPr="00CD3694">
              <w:rPr>
                <w:rFonts w:cs="Arial"/>
                <w:spacing w:val="1"/>
              </w:rPr>
              <w:t>e</w:t>
            </w:r>
            <w:r w:rsidRPr="00CD3694">
              <w:rPr>
                <w:rFonts w:cs="Arial"/>
              </w:rPr>
              <w:t>ferral management</w:t>
            </w:r>
          </w:p>
          <w:p w:rsidR="00980032" w:rsidRPr="00CD3694" w:rsidRDefault="00980032" w:rsidP="001A4A0A">
            <w:pPr>
              <w:widowControl w:val="0"/>
              <w:autoSpaceDE w:val="0"/>
              <w:autoSpaceDN w:val="0"/>
              <w:adjustRightInd w:val="0"/>
              <w:spacing w:before="60" w:line="240" w:lineRule="exact"/>
              <w:ind w:left="574" w:right="169" w:hanging="280"/>
              <w:rPr>
                <w:rFonts w:cs="Arial"/>
              </w:rPr>
            </w:pPr>
            <w:r w:rsidRPr="00CD3694">
              <w:rPr>
                <w:rFonts w:cs="Arial"/>
              </w:rPr>
              <w:t xml:space="preserve">4.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3"/>
              </w:rPr>
              <w:t xml:space="preserve"> </w:t>
            </w:r>
            <w:r w:rsidRPr="00CD3694">
              <w:rPr>
                <w:rFonts w:cs="Arial"/>
              </w:rPr>
              <w:t>on</w:t>
            </w:r>
            <w:r w:rsidRPr="00CD3694">
              <w:rPr>
                <w:rFonts w:cs="Arial"/>
                <w:spacing w:val="-2"/>
              </w:rPr>
              <w:t xml:space="preserve"> </w:t>
            </w:r>
            <w:r w:rsidRPr="00CD3694">
              <w:rPr>
                <w:rFonts w:cs="Arial"/>
              </w:rPr>
              <w:t>the</w:t>
            </w:r>
            <w:r w:rsidRPr="00CD3694">
              <w:rPr>
                <w:rFonts w:cs="Arial"/>
                <w:spacing w:val="-2"/>
              </w:rPr>
              <w:t xml:space="preserve"> </w:t>
            </w:r>
            <w:r w:rsidRPr="00CD3694">
              <w:rPr>
                <w:rFonts w:cs="Arial"/>
              </w:rPr>
              <w:t>Refer</w:t>
            </w:r>
            <w:r w:rsidRPr="00CD3694">
              <w:rPr>
                <w:rFonts w:cs="Arial"/>
                <w:spacing w:val="-3"/>
              </w:rPr>
              <w:t>r</w:t>
            </w:r>
            <w:r w:rsidRPr="00CD3694">
              <w:rPr>
                <w:rFonts w:cs="Arial"/>
              </w:rPr>
              <w:t>ed customers</w:t>
            </w:r>
            <w:r w:rsidRPr="00CD3694">
              <w:rPr>
                <w:rFonts w:cs="Arial"/>
                <w:spacing w:val="-9"/>
              </w:rPr>
              <w:t xml:space="preserve"> </w:t>
            </w:r>
            <w:r w:rsidRPr="00CD3694">
              <w:rPr>
                <w:rFonts w:cs="Arial"/>
              </w:rPr>
              <w:t>page</w:t>
            </w:r>
          </w:p>
          <w:p w:rsidR="00980032" w:rsidRPr="00CD3694" w:rsidRDefault="00980032" w:rsidP="001A4A0A">
            <w:pPr>
              <w:widowControl w:val="0"/>
              <w:autoSpaceDE w:val="0"/>
              <w:autoSpaceDN w:val="0"/>
              <w:adjustRightInd w:val="0"/>
              <w:spacing w:before="81"/>
              <w:ind w:left="34"/>
              <w:rPr>
                <w:rFonts w:cs="Arial"/>
              </w:rPr>
            </w:pPr>
            <w:r w:rsidRPr="00CD3694">
              <w:rPr>
                <w:rFonts w:cs="Arial"/>
                <w:spacing w:val="1"/>
              </w:rPr>
              <w:t>A6</w:t>
            </w:r>
            <w:r w:rsidRPr="00CD3694">
              <w:rPr>
                <w:rFonts w:cs="Arial"/>
              </w:rPr>
              <w:t>:</w:t>
            </w:r>
            <w:r w:rsidRPr="00CD3694">
              <w:rPr>
                <w:rFonts w:cs="Arial"/>
                <w:spacing w:val="-3"/>
              </w:rPr>
              <w:t xml:space="preserve"> </w:t>
            </w:r>
            <w:r w:rsidRPr="00CD3694">
              <w:rPr>
                <w:rFonts w:cs="Arial"/>
                <w:spacing w:val="1"/>
              </w:rPr>
              <w:t>U</w:t>
            </w:r>
            <w:r w:rsidRPr="00CD3694">
              <w:rPr>
                <w:rFonts w:cs="Arial"/>
              </w:rPr>
              <w:t>s</w:t>
            </w:r>
            <w:r w:rsidRPr="00CD3694">
              <w:rPr>
                <w:rFonts w:cs="Arial"/>
                <w:spacing w:val="1"/>
              </w:rPr>
              <w:t>e</w:t>
            </w:r>
            <w:r w:rsidRPr="00CD3694">
              <w:rPr>
                <w:rFonts w:cs="Arial"/>
              </w:rPr>
              <w:t>r</w:t>
            </w:r>
            <w:r w:rsidRPr="00CD3694">
              <w:rPr>
                <w:rFonts w:cs="Arial"/>
                <w:spacing w:val="-3"/>
              </w:rPr>
              <w:t xml:space="preserve"> </w:t>
            </w:r>
            <w:r w:rsidRPr="00CD3694">
              <w:rPr>
                <w:rFonts w:cs="Arial"/>
                <w:spacing w:val="1"/>
              </w:rPr>
              <w:t>ha</w:t>
            </w:r>
            <w:r w:rsidRPr="00CD3694">
              <w:rPr>
                <w:rFonts w:cs="Arial"/>
              </w:rPr>
              <w:t>s</w:t>
            </w:r>
            <w:r w:rsidRPr="00CD3694">
              <w:rPr>
                <w:rFonts w:cs="Arial"/>
                <w:spacing w:val="-3"/>
              </w:rPr>
              <w:t xml:space="preserve"> </w:t>
            </w:r>
            <w:r w:rsidRPr="00CD3694">
              <w:rPr>
                <w:rFonts w:cs="Arial"/>
                <w:spacing w:val="1"/>
              </w:rPr>
              <w:t>se</w:t>
            </w:r>
            <w:r w:rsidRPr="00CD3694">
              <w:rPr>
                <w:rFonts w:cs="Arial"/>
              </w:rPr>
              <w:t>l</w:t>
            </w:r>
            <w:r w:rsidRPr="00CD3694">
              <w:rPr>
                <w:rFonts w:cs="Arial"/>
                <w:spacing w:val="1"/>
              </w:rPr>
              <w:t>ecte</w:t>
            </w:r>
            <w:r w:rsidRPr="00CD3694">
              <w:rPr>
                <w:rFonts w:cs="Arial"/>
              </w:rPr>
              <w:t>d</w:t>
            </w:r>
            <w:r w:rsidRPr="00CD3694">
              <w:rPr>
                <w:rFonts w:cs="Arial"/>
                <w:spacing w:val="-7"/>
              </w:rPr>
              <w:t xml:space="preserve"> </w:t>
            </w:r>
            <w:r w:rsidRPr="00CD3694">
              <w:rPr>
                <w:rFonts w:cs="Arial"/>
                <w:spacing w:val="1"/>
              </w:rPr>
              <w:t>sen</w:t>
            </w:r>
            <w:r w:rsidRPr="00CD3694">
              <w:rPr>
                <w:rFonts w:cs="Arial"/>
              </w:rPr>
              <w:t>d</w:t>
            </w:r>
            <w:r w:rsidRPr="00CD3694">
              <w:rPr>
                <w:rFonts w:cs="Arial"/>
                <w:spacing w:val="-4"/>
              </w:rPr>
              <w:t xml:space="preserve"> </w:t>
            </w:r>
            <w:r w:rsidRPr="00CD3694">
              <w:rPr>
                <w:rFonts w:cs="Arial"/>
                <w:spacing w:val="1"/>
              </w:rPr>
              <w:t>t</w:t>
            </w:r>
            <w:r w:rsidRPr="00CD3694">
              <w:rPr>
                <w:rFonts w:cs="Arial"/>
              </w:rPr>
              <w:t>o</w:t>
            </w:r>
            <w:r w:rsidRPr="00CD3694">
              <w:rPr>
                <w:rFonts w:cs="Arial"/>
                <w:spacing w:val="-1"/>
              </w:rPr>
              <w:t xml:space="preserve"> </w:t>
            </w:r>
            <w:r w:rsidRPr="00CD3694">
              <w:rPr>
                <w:rFonts w:cs="Arial"/>
                <w:spacing w:val="-3"/>
              </w:rPr>
              <w:t>r</w:t>
            </w:r>
            <w:r w:rsidRPr="00CD3694">
              <w:rPr>
                <w:rFonts w:cs="Arial"/>
                <w:spacing w:val="1"/>
              </w:rPr>
              <w:t>e</w:t>
            </w:r>
            <w:r w:rsidRPr="00CD3694">
              <w:rPr>
                <w:rFonts w:cs="Arial"/>
              </w:rPr>
              <w:t>f</w:t>
            </w:r>
            <w:r w:rsidRPr="00CD3694">
              <w:rPr>
                <w:rFonts w:cs="Arial"/>
                <w:spacing w:val="1"/>
              </w:rPr>
              <w:t>er</w:t>
            </w:r>
            <w:r w:rsidRPr="00CD3694">
              <w:rPr>
                <w:rFonts w:cs="Arial"/>
                <w:spacing w:val="-1"/>
              </w:rPr>
              <w:t>r</w:t>
            </w:r>
            <w:r w:rsidRPr="00CD3694">
              <w:rPr>
                <w:rFonts w:cs="Arial"/>
                <w:spacing w:val="1"/>
              </w:rPr>
              <w:t>a</w:t>
            </w:r>
            <w:r w:rsidRPr="00CD3694">
              <w:rPr>
                <w:rFonts w:cs="Arial"/>
              </w:rPr>
              <w:t>l</w:t>
            </w:r>
            <w:r w:rsidRPr="00CD3694">
              <w:rPr>
                <w:rFonts w:cs="Arial"/>
                <w:spacing w:val="-7"/>
              </w:rPr>
              <w:t xml:space="preserve"> </w:t>
            </w:r>
            <w:r w:rsidRPr="00CD3694">
              <w:rPr>
                <w:rFonts w:cs="Arial"/>
                <w:spacing w:val="1"/>
              </w:rPr>
              <w:t>option</w:t>
            </w:r>
          </w:p>
          <w:p w:rsidR="00980032" w:rsidRPr="00CD3694" w:rsidRDefault="00980032" w:rsidP="001A4A0A">
            <w:pPr>
              <w:widowControl w:val="0"/>
              <w:autoSpaceDE w:val="0"/>
              <w:autoSpaceDN w:val="0"/>
              <w:adjustRightInd w:val="0"/>
              <w:spacing w:before="8" w:line="100" w:lineRule="exact"/>
              <w:rPr>
                <w:rFonts w:cs="Arial"/>
                <w:sz w:val="10"/>
                <w:szCs w:val="10"/>
              </w:rPr>
            </w:pPr>
          </w:p>
          <w:p w:rsidR="00980032" w:rsidRPr="00CD3694" w:rsidRDefault="00980032" w:rsidP="001A4A0A">
            <w:pPr>
              <w:widowControl w:val="0"/>
              <w:autoSpaceDE w:val="0"/>
              <w:autoSpaceDN w:val="0"/>
              <w:adjustRightInd w:val="0"/>
              <w:spacing w:line="240" w:lineRule="exact"/>
              <w:ind w:left="574" w:right="238" w:hanging="280"/>
              <w:rPr>
                <w:rFonts w:cs="Arial"/>
              </w:rPr>
            </w:pPr>
            <w:r w:rsidRPr="00CD3694">
              <w:rPr>
                <w:rFonts w:cs="Arial"/>
              </w:rPr>
              <w:t xml:space="preserve">1.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allows</w:t>
            </w:r>
            <w:r w:rsidRPr="00CD3694">
              <w:rPr>
                <w:rFonts w:cs="Arial"/>
                <w:spacing w:val="-5"/>
              </w:rPr>
              <w:t xml:space="preserve"> </w:t>
            </w:r>
            <w:r w:rsidRPr="00CD3694">
              <w:rPr>
                <w:rFonts w:cs="Arial"/>
              </w:rPr>
              <w:t>the</w:t>
            </w:r>
            <w:r w:rsidRPr="00CD3694">
              <w:rPr>
                <w:rFonts w:cs="Arial"/>
                <w:spacing w:val="-2"/>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1"/>
              </w:rPr>
              <w:t xml:space="preserve"> </w:t>
            </w:r>
            <w:r w:rsidRPr="00CD3694">
              <w:rPr>
                <w:rFonts w:cs="Arial"/>
              </w:rPr>
              <w:t>enter</w:t>
            </w:r>
            <w:r w:rsidRPr="00CD3694">
              <w:rPr>
                <w:rFonts w:cs="Arial"/>
                <w:spacing w:val="-6"/>
              </w:rPr>
              <w:t xml:space="preserve"> </w:t>
            </w:r>
            <w:r w:rsidRPr="00CD3694">
              <w:rPr>
                <w:rFonts w:cs="Arial"/>
              </w:rPr>
              <w:t>a note associa</w:t>
            </w:r>
            <w:r w:rsidRPr="00CD3694">
              <w:rPr>
                <w:rFonts w:cs="Arial"/>
                <w:spacing w:val="1"/>
              </w:rPr>
              <w:t>t</w:t>
            </w:r>
            <w:r w:rsidRPr="00CD3694">
              <w:rPr>
                <w:rFonts w:cs="Arial"/>
              </w:rPr>
              <w:t>ed</w:t>
            </w:r>
            <w:r w:rsidRPr="00CD3694">
              <w:rPr>
                <w:rFonts w:cs="Arial"/>
                <w:spacing w:val="-8"/>
              </w:rPr>
              <w:t xml:space="preserve"> </w:t>
            </w:r>
            <w:r w:rsidRPr="00CD3694">
              <w:rPr>
                <w:rFonts w:cs="Arial"/>
              </w:rPr>
              <w:t>to</w:t>
            </w:r>
            <w:r w:rsidRPr="00CD3694">
              <w:rPr>
                <w:rFonts w:cs="Arial"/>
                <w:spacing w:val="-1"/>
              </w:rPr>
              <w:t xml:space="preserve"> </w:t>
            </w:r>
            <w:r w:rsidRPr="00CD3694">
              <w:rPr>
                <w:rFonts w:cs="Arial"/>
              </w:rPr>
              <w:t>the</w:t>
            </w:r>
            <w:r w:rsidRPr="00CD3694">
              <w:rPr>
                <w:rFonts w:cs="Arial"/>
                <w:spacing w:val="-4"/>
              </w:rPr>
              <w:t xml:space="preserve"> </w:t>
            </w:r>
            <w:r w:rsidRPr="00CD3694">
              <w:rPr>
                <w:rFonts w:cs="Arial"/>
                <w:spacing w:val="-3"/>
              </w:rPr>
              <w:t>r</w:t>
            </w:r>
            <w:r w:rsidRPr="00CD3694">
              <w:rPr>
                <w:rFonts w:cs="Arial"/>
                <w:spacing w:val="1"/>
              </w:rPr>
              <w:t>e</w:t>
            </w:r>
            <w:r w:rsidRPr="00CD3694">
              <w:rPr>
                <w:rFonts w:cs="Arial"/>
              </w:rPr>
              <w:t>ferral</w:t>
            </w:r>
            <w:r w:rsidRPr="00CD3694">
              <w:rPr>
                <w:rFonts w:cs="Arial"/>
                <w:spacing w:val="-8"/>
              </w:rPr>
              <w:t xml:space="preserve"> </w:t>
            </w:r>
            <w:r w:rsidRPr="00CD3694">
              <w:rPr>
                <w:rFonts w:cs="Arial"/>
                <w:spacing w:val="-3"/>
              </w:rPr>
              <w:t>r</w:t>
            </w:r>
            <w:r w:rsidRPr="00CD3694">
              <w:rPr>
                <w:rFonts w:cs="Arial"/>
                <w:spacing w:val="1"/>
              </w:rPr>
              <w:t>e</w:t>
            </w:r>
            <w:r w:rsidRPr="00CD3694">
              <w:rPr>
                <w:rFonts w:cs="Arial"/>
              </w:rPr>
              <w:t>q</w:t>
            </w:r>
            <w:r w:rsidRPr="00CD3694">
              <w:rPr>
                <w:rFonts w:cs="Arial"/>
                <w:spacing w:val="1"/>
              </w:rPr>
              <w:t>u</w:t>
            </w:r>
            <w:r w:rsidRPr="00CD3694">
              <w:rPr>
                <w:rFonts w:cs="Arial"/>
              </w:rPr>
              <w:t>est</w:t>
            </w:r>
            <w:r w:rsidRPr="00CD3694">
              <w:rPr>
                <w:rFonts w:cs="Arial"/>
                <w:spacing w:val="-6"/>
              </w:rPr>
              <w:t xml:space="preserve"> </w:t>
            </w:r>
            <w:r w:rsidRPr="00CD3694">
              <w:rPr>
                <w:rFonts w:cs="Arial"/>
              </w:rPr>
              <w:t>(</w:t>
            </w:r>
            <w:r w:rsidRPr="00CD3694">
              <w:rPr>
                <w:rFonts w:cs="Arial"/>
                <w:spacing w:val="1"/>
              </w:rPr>
              <w:t>‘</w:t>
            </w:r>
            <w:r w:rsidRPr="00CD3694">
              <w:rPr>
                <w:rFonts w:cs="Arial"/>
              </w:rPr>
              <w:t>Req</w:t>
            </w:r>
            <w:r w:rsidRPr="00CD3694">
              <w:rPr>
                <w:rFonts w:cs="Arial"/>
                <w:spacing w:val="1"/>
              </w:rPr>
              <w:t>u</w:t>
            </w:r>
            <w:r w:rsidRPr="00CD3694">
              <w:rPr>
                <w:rFonts w:cs="Arial"/>
              </w:rPr>
              <w:t>ester</w:t>
            </w:r>
            <w:r w:rsidRPr="00CD3694">
              <w:rPr>
                <w:rFonts w:cs="Arial"/>
                <w:spacing w:val="-11"/>
              </w:rPr>
              <w:t xml:space="preserve"> </w:t>
            </w:r>
            <w:r w:rsidRPr="00CD3694">
              <w:rPr>
                <w:rFonts w:cs="Arial"/>
              </w:rPr>
              <w:t>f</w:t>
            </w:r>
            <w:r w:rsidRPr="00CD3694">
              <w:rPr>
                <w:rFonts w:cs="Arial"/>
                <w:spacing w:val="-3"/>
              </w:rPr>
              <w:t>r</w:t>
            </w:r>
            <w:r w:rsidRPr="00CD3694">
              <w:rPr>
                <w:rFonts w:cs="Arial"/>
              </w:rPr>
              <w:t>ee text</w:t>
            </w:r>
            <w:r w:rsidRPr="00CD3694">
              <w:rPr>
                <w:rFonts w:cs="Arial"/>
                <w:spacing w:val="-2"/>
              </w:rPr>
              <w:t xml:space="preserve"> </w:t>
            </w:r>
            <w:r w:rsidRPr="00CD3694">
              <w:rPr>
                <w:rFonts w:cs="Arial"/>
              </w:rPr>
              <w:t>note’</w:t>
            </w:r>
            <w:r w:rsidRPr="00CD3694">
              <w:rPr>
                <w:rFonts w:cs="Arial"/>
                <w:spacing w:val="1"/>
              </w:rPr>
              <w:t>)</w:t>
            </w:r>
            <w:r w:rsidRPr="00CD3694">
              <w:rPr>
                <w:rFonts w:cs="Arial"/>
              </w:rPr>
              <w:t>,</w:t>
            </w:r>
            <w:r w:rsidRPr="00CD3694">
              <w:rPr>
                <w:rFonts w:cs="Arial"/>
                <w:spacing w:val="-5"/>
              </w:rPr>
              <w:t xml:space="preserve"> </w:t>
            </w:r>
            <w:r w:rsidRPr="00CD3694">
              <w:rPr>
                <w:rFonts w:cs="Arial"/>
              </w:rPr>
              <w:t>intended</w:t>
            </w:r>
            <w:r w:rsidRPr="00CD3694">
              <w:rPr>
                <w:rFonts w:cs="Arial"/>
                <w:spacing w:val="-7"/>
              </w:rPr>
              <w:t xml:space="preserve"> </w:t>
            </w:r>
            <w:r w:rsidRPr="00CD3694">
              <w:rPr>
                <w:rFonts w:cs="Arial"/>
              </w:rPr>
              <w:t>for</w:t>
            </w:r>
            <w:r w:rsidRPr="00CD3694">
              <w:rPr>
                <w:rFonts w:cs="Arial"/>
                <w:spacing w:val="-4"/>
              </w:rPr>
              <w:t xml:space="preserve"> </w:t>
            </w:r>
            <w:r w:rsidRPr="00CD3694">
              <w:rPr>
                <w:rFonts w:cs="Arial"/>
                <w:spacing w:val="1"/>
              </w:rPr>
              <w:t>t</w:t>
            </w:r>
            <w:r w:rsidRPr="00CD3694">
              <w:rPr>
                <w:rFonts w:cs="Arial"/>
              </w:rPr>
              <w:t>he</w:t>
            </w:r>
            <w:r w:rsidRPr="00CD3694">
              <w:rPr>
                <w:rFonts w:cs="Arial"/>
                <w:spacing w:val="-2"/>
              </w:rPr>
              <w:t xml:space="preserve"> </w:t>
            </w:r>
            <w:r w:rsidRPr="00CD3694">
              <w:rPr>
                <w:rFonts w:cs="Arial"/>
                <w:spacing w:val="-3"/>
              </w:rPr>
              <w:t>r</w:t>
            </w:r>
            <w:r w:rsidRPr="00CD3694">
              <w:rPr>
                <w:rFonts w:cs="Arial"/>
                <w:spacing w:val="1"/>
              </w:rPr>
              <w:t>e</w:t>
            </w:r>
            <w:r w:rsidRPr="00CD3694">
              <w:rPr>
                <w:rFonts w:cs="Arial"/>
              </w:rPr>
              <w:t>ferral</w:t>
            </w:r>
            <w:r w:rsidRPr="00CD3694">
              <w:rPr>
                <w:rFonts w:cs="Arial"/>
                <w:spacing w:val="-6"/>
              </w:rPr>
              <w:t xml:space="preserve"> </w:t>
            </w:r>
            <w:r w:rsidRPr="00CD3694">
              <w:rPr>
                <w:rFonts w:cs="Arial"/>
              </w:rPr>
              <w:t>user</w:t>
            </w:r>
          </w:p>
          <w:p w:rsidR="00980032" w:rsidRPr="00CD3694" w:rsidRDefault="00980032" w:rsidP="001A4A0A">
            <w:pPr>
              <w:widowControl w:val="0"/>
              <w:autoSpaceDE w:val="0"/>
              <w:autoSpaceDN w:val="0"/>
              <w:adjustRightInd w:val="0"/>
              <w:spacing w:before="60" w:line="240" w:lineRule="exact"/>
              <w:ind w:left="574" w:right="821" w:hanging="280"/>
              <w:rPr>
                <w:rFonts w:cs="Arial"/>
              </w:rPr>
            </w:pPr>
            <w:r w:rsidRPr="00CD3694">
              <w:rPr>
                <w:rFonts w:cs="Arial"/>
              </w:rPr>
              <w:t xml:space="preserve">2.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w:t>
            </w:r>
            <w:r w:rsidRPr="00CD3694">
              <w:rPr>
                <w:rFonts w:cs="Arial"/>
                <w:spacing w:val="1"/>
              </w:rPr>
              <w:t>t</w:t>
            </w:r>
            <w:r w:rsidRPr="00CD3694">
              <w:rPr>
                <w:rFonts w:cs="Arial"/>
              </w:rPr>
              <w:t>ion</w:t>
            </w:r>
            <w:r w:rsidRPr="00CD3694">
              <w:rPr>
                <w:rFonts w:cs="Arial"/>
                <w:spacing w:val="-9"/>
              </w:rPr>
              <w:t xml:space="preserve"> </w:t>
            </w:r>
            <w:r w:rsidRPr="00CD3694">
              <w:rPr>
                <w:rFonts w:cs="Arial"/>
              </w:rPr>
              <w:t>sends</w:t>
            </w:r>
            <w:r w:rsidRPr="00CD3694">
              <w:rPr>
                <w:rFonts w:cs="Arial"/>
                <w:spacing w:val="-4"/>
              </w:rPr>
              <w:t xml:space="preserve"> </w:t>
            </w:r>
            <w:r w:rsidRPr="00CD3694">
              <w:rPr>
                <w:rFonts w:cs="Arial"/>
              </w:rPr>
              <w:t>the</w:t>
            </w:r>
            <w:r w:rsidRPr="00CD3694">
              <w:rPr>
                <w:rFonts w:cs="Arial"/>
                <w:spacing w:val="-2"/>
              </w:rPr>
              <w:t xml:space="preserve"> </w:t>
            </w:r>
            <w:r w:rsidRPr="00CD3694">
              <w:rPr>
                <w:rFonts w:cs="Arial"/>
              </w:rPr>
              <w:t>o</w:t>
            </w:r>
            <w:r w:rsidRPr="00CD3694">
              <w:rPr>
                <w:rFonts w:cs="Arial"/>
                <w:spacing w:val="-4"/>
              </w:rPr>
              <w:t>r</w:t>
            </w:r>
            <w:r w:rsidRPr="00CD3694">
              <w:rPr>
                <w:rFonts w:cs="Arial"/>
              </w:rPr>
              <w:t>der</w:t>
            </w:r>
            <w:r w:rsidRPr="00CD3694">
              <w:rPr>
                <w:rFonts w:cs="Arial"/>
                <w:spacing w:val="-6"/>
              </w:rPr>
              <w:t xml:space="preserve"> </w:t>
            </w:r>
            <w:r w:rsidRPr="00CD3694">
              <w:rPr>
                <w:rFonts w:cs="Arial"/>
                <w:spacing w:val="1"/>
              </w:rPr>
              <w:t>t</w:t>
            </w:r>
            <w:r w:rsidRPr="00CD3694">
              <w:rPr>
                <w:rFonts w:cs="Arial"/>
              </w:rPr>
              <w:t>o</w:t>
            </w:r>
            <w:r w:rsidRPr="00CD3694">
              <w:rPr>
                <w:rFonts w:cs="Arial"/>
                <w:spacing w:val="-2"/>
              </w:rPr>
              <w:t xml:space="preserve"> </w:t>
            </w:r>
            <w:r w:rsidRPr="00CD3694">
              <w:rPr>
                <w:rFonts w:cs="Arial"/>
                <w:spacing w:val="-3"/>
              </w:rPr>
              <w:t>r</w:t>
            </w:r>
            <w:r w:rsidRPr="00CD3694">
              <w:rPr>
                <w:rFonts w:cs="Arial"/>
                <w:spacing w:val="1"/>
              </w:rPr>
              <w:t>e</w:t>
            </w:r>
            <w:r w:rsidRPr="00CD3694">
              <w:rPr>
                <w:rFonts w:cs="Arial"/>
              </w:rPr>
              <w:t>ferral management</w:t>
            </w:r>
          </w:p>
          <w:p w:rsidR="00980032" w:rsidRPr="00CD3694" w:rsidRDefault="00980032" w:rsidP="001A4A0A">
            <w:pPr>
              <w:widowControl w:val="0"/>
              <w:autoSpaceDE w:val="0"/>
              <w:autoSpaceDN w:val="0"/>
              <w:adjustRightInd w:val="0"/>
              <w:spacing w:before="60" w:line="240" w:lineRule="exact"/>
              <w:ind w:left="574" w:right="42" w:hanging="280"/>
              <w:rPr>
                <w:rFonts w:cs="Arial"/>
              </w:rPr>
            </w:pPr>
            <w:r w:rsidRPr="00CD3694">
              <w:rPr>
                <w:rFonts w:cs="Arial"/>
              </w:rPr>
              <w:t xml:space="preserve">3. </w:t>
            </w:r>
            <w:r w:rsidRPr="00CD3694">
              <w:rPr>
                <w:rFonts w:cs="Arial"/>
                <w:spacing w:val="28"/>
              </w:rPr>
              <w:t xml:space="preserve"> </w:t>
            </w:r>
            <w:r w:rsidRPr="00CD3694">
              <w:rPr>
                <w:rFonts w:cs="Arial"/>
              </w:rPr>
              <w:t>The</w:t>
            </w:r>
            <w:r w:rsidRPr="00CD3694">
              <w:rPr>
                <w:rFonts w:cs="Arial"/>
                <w:spacing w:val="-3"/>
              </w:rPr>
              <w:t xml:space="preserve"> </w:t>
            </w:r>
            <w:r w:rsidRPr="00CD3694">
              <w:rPr>
                <w:rFonts w:cs="Arial"/>
              </w:rPr>
              <w:t>application</w:t>
            </w:r>
            <w:r w:rsidRPr="00CD3694">
              <w:rPr>
                <w:rFonts w:cs="Arial"/>
                <w:spacing w:val="-10"/>
              </w:rPr>
              <w:t xml:space="preserve"> </w:t>
            </w:r>
            <w:r w:rsidRPr="00CD3694">
              <w:rPr>
                <w:rFonts w:cs="Arial"/>
              </w:rPr>
              <w:t>informs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4"/>
              </w:rPr>
              <w:t xml:space="preserve"> </w:t>
            </w:r>
            <w:r w:rsidRPr="00CD3694">
              <w:rPr>
                <w:rFonts w:cs="Arial"/>
              </w:rPr>
              <w:t>that</w:t>
            </w:r>
            <w:r w:rsidRPr="00CD3694">
              <w:rPr>
                <w:rFonts w:cs="Arial"/>
                <w:spacing w:val="-2"/>
              </w:rPr>
              <w:t xml:space="preserve"> </w:t>
            </w:r>
            <w:r w:rsidRPr="00CD3694">
              <w:rPr>
                <w:rFonts w:cs="Arial"/>
              </w:rPr>
              <w:t>the</w:t>
            </w:r>
            <w:r w:rsidRPr="00CD3694">
              <w:rPr>
                <w:rFonts w:cs="Arial"/>
                <w:spacing w:val="-3"/>
              </w:rPr>
              <w:t xml:space="preserve"> r</w:t>
            </w:r>
            <w:r w:rsidRPr="00CD3694">
              <w:rPr>
                <w:rFonts w:cs="Arial"/>
                <w:spacing w:val="1"/>
              </w:rPr>
              <w:t>e</w:t>
            </w:r>
            <w:r w:rsidRPr="00CD3694">
              <w:rPr>
                <w:rFonts w:cs="Arial"/>
              </w:rPr>
              <w:t>quest</w:t>
            </w:r>
            <w:r w:rsidRPr="00CD3694">
              <w:rPr>
                <w:rFonts w:cs="Arial"/>
                <w:spacing w:val="-6"/>
              </w:rPr>
              <w:t xml:space="preserve"> </w:t>
            </w:r>
            <w:r w:rsidRPr="00CD3694">
              <w:rPr>
                <w:rFonts w:cs="Arial"/>
              </w:rPr>
              <w:t>is in</w:t>
            </w:r>
            <w:r w:rsidRPr="00CD3694">
              <w:rPr>
                <w:rFonts w:cs="Arial"/>
                <w:spacing w:val="-1"/>
              </w:rPr>
              <w:t xml:space="preserve"> </w:t>
            </w:r>
            <w:r w:rsidRPr="00CD3694">
              <w:rPr>
                <w:rFonts w:cs="Arial"/>
                <w:spacing w:val="-3"/>
              </w:rPr>
              <w:t>r</w:t>
            </w:r>
            <w:r w:rsidRPr="00CD3694">
              <w:rPr>
                <w:rFonts w:cs="Arial"/>
                <w:spacing w:val="1"/>
              </w:rPr>
              <w:t>e</w:t>
            </w:r>
            <w:r w:rsidRPr="00CD3694">
              <w:rPr>
                <w:rFonts w:cs="Arial"/>
              </w:rPr>
              <w:t>ferral</w:t>
            </w:r>
          </w:p>
          <w:p w:rsidR="00980032" w:rsidRPr="00CD3694" w:rsidRDefault="00980032" w:rsidP="001A4A0A">
            <w:pPr>
              <w:widowControl w:val="0"/>
              <w:autoSpaceDE w:val="0"/>
              <w:autoSpaceDN w:val="0"/>
              <w:adjustRightInd w:val="0"/>
              <w:spacing w:before="60" w:line="240" w:lineRule="exact"/>
              <w:ind w:left="574" w:right="169" w:hanging="280"/>
              <w:rPr>
                <w:rFonts w:cs="Arial"/>
              </w:rPr>
            </w:pPr>
            <w:r w:rsidRPr="00CD3694">
              <w:rPr>
                <w:rFonts w:cs="Arial"/>
              </w:rPr>
              <w:t xml:space="preserve">4. </w:t>
            </w:r>
            <w:r w:rsidRPr="00CD3694">
              <w:rPr>
                <w:rFonts w:cs="Arial"/>
                <w:spacing w:val="28"/>
              </w:rPr>
              <w:t xml:space="preserve"> </w:t>
            </w:r>
            <w:r w:rsidRPr="00CD3694">
              <w:rPr>
                <w:rFonts w:cs="Arial"/>
              </w:rPr>
              <w:t>The</w:t>
            </w:r>
            <w:r w:rsidRPr="00CD3694">
              <w:rPr>
                <w:rFonts w:cs="Arial"/>
                <w:spacing w:val="-2"/>
              </w:rPr>
              <w:t xml:space="preserve"> </w:t>
            </w:r>
            <w:r w:rsidRPr="00CD3694">
              <w:rPr>
                <w:rFonts w:cs="Arial"/>
              </w:rPr>
              <w:t>application</w:t>
            </w:r>
            <w:r w:rsidRPr="00CD3694">
              <w:rPr>
                <w:rFonts w:cs="Arial"/>
                <w:spacing w:val="-9"/>
              </w:rPr>
              <w:t xml:space="preserve"> </w:t>
            </w:r>
            <w:r w:rsidRPr="00CD3694">
              <w:rPr>
                <w:rFonts w:cs="Arial"/>
                <w:spacing w:val="-4"/>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7"/>
              </w:rPr>
              <w:t xml:space="preserve"> </w:t>
            </w:r>
            <w:r w:rsidRPr="00CD3694">
              <w:rPr>
                <w:rFonts w:cs="Arial"/>
              </w:rPr>
              <w:t>the</w:t>
            </w:r>
            <w:r w:rsidRPr="00CD3694">
              <w:rPr>
                <w:rFonts w:cs="Arial"/>
                <w:spacing w:val="-3"/>
              </w:rPr>
              <w:t xml:space="preserve"> </w:t>
            </w:r>
            <w:r w:rsidRPr="00CD3694">
              <w:rPr>
                <w:rFonts w:cs="Arial"/>
              </w:rPr>
              <w:t>user</w:t>
            </w:r>
            <w:r w:rsidRPr="00CD3694">
              <w:rPr>
                <w:rFonts w:cs="Arial"/>
                <w:spacing w:val="-3"/>
              </w:rPr>
              <w:t xml:space="preserve"> </w:t>
            </w:r>
            <w:r w:rsidRPr="00CD3694">
              <w:rPr>
                <w:rFonts w:cs="Arial"/>
              </w:rPr>
              <w:t>on</w:t>
            </w:r>
            <w:r w:rsidRPr="00CD3694">
              <w:rPr>
                <w:rFonts w:cs="Arial"/>
                <w:spacing w:val="-2"/>
              </w:rPr>
              <w:t xml:space="preserve"> </w:t>
            </w:r>
            <w:r w:rsidRPr="00CD3694">
              <w:rPr>
                <w:rFonts w:cs="Arial"/>
              </w:rPr>
              <w:t>the</w:t>
            </w:r>
            <w:r w:rsidRPr="00CD3694">
              <w:rPr>
                <w:rFonts w:cs="Arial"/>
                <w:spacing w:val="-2"/>
              </w:rPr>
              <w:t xml:space="preserve"> </w:t>
            </w:r>
            <w:r w:rsidRPr="00CD3694">
              <w:rPr>
                <w:rFonts w:cs="Arial"/>
              </w:rPr>
              <w:t>Refer</w:t>
            </w:r>
            <w:r w:rsidRPr="00CD3694">
              <w:rPr>
                <w:rFonts w:cs="Arial"/>
                <w:spacing w:val="-3"/>
              </w:rPr>
              <w:t>r</w:t>
            </w:r>
            <w:r w:rsidRPr="00CD3694">
              <w:rPr>
                <w:rFonts w:cs="Arial"/>
              </w:rPr>
              <w:t>ed customers</w:t>
            </w:r>
            <w:r w:rsidRPr="00CD3694">
              <w:rPr>
                <w:rFonts w:cs="Arial"/>
                <w:spacing w:val="-9"/>
              </w:rPr>
              <w:t xml:space="preserve"> </w:t>
            </w:r>
            <w:r w:rsidRPr="00CD3694">
              <w:rPr>
                <w:rFonts w:cs="Arial"/>
              </w:rPr>
              <w:t>page</w:t>
            </w:r>
          </w:p>
          <w:p w:rsidR="00980032" w:rsidRPr="00930E27" w:rsidRDefault="00980032" w:rsidP="001A4A0A">
            <w:pPr>
              <w:widowControl w:val="0"/>
              <w:autoSpaceDE w:val="0"/>
              <w:autoSpaceDN w:val="0"/>
              <w:adjustRightInd w:val="0"/>
              <w:spacing w:before="81"/>
              <w:ind w:left="34"/>
              <w:rPr>
                <w:rFonts w:cs="Arial"/>
                <w:strike/>
                <w:color w:val="FF0000"/>
              </w:rPr>
            </w:pPr>
            <w:r w:rsidRPr="00930E27">
              <w:rPr>
                <w:rFonts w:cs="Arial"/>
                <w:strike/>
                <w:color w:val="FF0000"/>
                <w:spacing w:val="1"/>
              </w:rPr>
              <w:t>A</w:t>
            </w:r>
            <w:r w:rsidRPr="00930E27">
              <w:rPr>
                <w:rFonts w:cs="Arial"/>
                <w:strike/>
                <w:color w:val="FF0000"/>
              </w:rPr>
              <w:t>9:</w:t>
            </w:r>
            <w:r w:rsidRPr="00930E27">
              <w:rPr>
                <w:rFonts w:cs="Arial"/>
                <w:strike/>
                <w:color w:val="FF0000"/>
                <w:spacing w:val="-3"/>
              </w:rPr>
              <w:t xml:space="preserve"> </w:t>
            </w:r>
            <w:r w:rsidRPr="00930E27">
              <w:rPr>
                <w:rFonts w:cs="Arial"/>
                <w:strike/>
                <w:color w:val="FF0000"/>
                <w:spacing w:val="1"/>
              </w:rPr>
              <w:t>O</w:t>
            </w:r>
            <w:r w:rsidRPr="00930E27">
              <w:rPr>
                <w:rFonts w:cs="Arial"/>
                <w:strike/>
                <w:color w:val="FF0000"/>
                <w:spacing w:val="-3"/>
              </w:rPr>
              <w:t>r</w:t>
            </w:r>
            <w:r w:rsidRPr="00930E27">
              <w:rPr>
                <w:rFonts w:cs="Arial"/>
                <w:strike/>
                <w:color w:val="FF0000"/>
                <w:spacing w:val="1"/>
              </w:rPr>
              <w:t>d</w:t>
            </w:r>
            <w:r w:rsidRPr="00930E27">
              <w:rPr>
                <w:rFonts w:cs="Arial"/>
                <w:strike/>
                <w:color w:val="FF0000"/>
                <w:spacing w:val="-1"/>
              </w:rPr>
              <w:t>e</w:t>
            </w:r>
            <w:r w:rsidRPr="00930E27">
              <w:rPr>
                <w:rFonts w:cs="Arial"/>
                <w:strike/>
                <w:color w:val="FF0000"/>
              </w:rPr>
              <w:t>r</w:t>
            </w:r>
            <w:r w:rsidRPr="00930E27">
              <w:rPr>
                <w:rFonts w:cs="Arial"/>
                <w:strike/>
                <w:color w:val="FF0000"/>
                <w:spacing w:val="-4"/>
              </w:rPr>
              <w:t xml:space="preserve"> </w:t>
            </w:r>
            <w:r w:rsidRPr="00930E27">
              <w:rPr>
                <w:rFonts w:cs="Arial"/>
                <w:strike/>
                <w:color w:val="FF0000"/>
                <w:spacing w:val="1"/>
              </w:rPr>
              <w:t>p</w:t>
            </w:r>
            <w:r w:rsidRPr="00930E27">
              <w:rPr>
                <w:rFonts w:cs="Arial"/>
                <w:strike/>
                <w:color w:val="FF0000"/>
                <w:spacing w:val="-3"/>
              </w:rPr>
              <w:t>r</w:t>
            </w:r>
            <w:r w:rsidRPr="00930E27">
              <w:rPr>
                <w:rFonts w:cs="Arial"/>
                <w:strike/>
                <w:color w:val="FF0000"/>
                <w:spacing w:val="1"/>
              </w:rPr>
              <w:t>oce</w:t>
            </w:r>
            <w:r w:rsidRPr="00930E27">
              <w:rPr>
                <w:rFonts w:cs="Arial"/>
                <w:strike/>
                <w:color w:val="FF0000"/>
              </w:rPr>
              <w:t>s</w:t>
            </w:r>
            <w:r w:rsidRPr="00930E27">
              <w:rPr>
                <w:rFonts w:cs="Arial"/>
                <w:strike/>
                <w:color w:val="FF0000"/>
                <w:spacing w:val="1"/>
              </w:rPr>
              <w:t>s</w:t>
            </w:r>
            <w:r w:rsidRPr="00930E27">
              <w:rPr>
                <w:rFonts w:cs="Arial"/>
                <w:strike/>
                <w:color w:val="FF0000"/>
              </w:rPr>
              <w:t>i</w:t>
            </w:r>
            <w:r w:rsidRPr="00930E27">
              <w:rPr>
                <w:rFonts w:cs="Arial"/>
                <w:strike/>
                <w:color w:val="FF0000"/>
                <w:spacing w:val="1"/>
              </w:rPr>
              <w:t>n</w:t>
            </w:r>
            <w:r w:rsidRPr="00930E27">
              <w:rPr>
                <w:rFonts w:cs="Arial"/>
                <w:strike/>
                <w:color w:val="FF0000"/>
              </w:rPr>
              <w:t>g</w:t>
            </w:r>
            <w:r w:rsidRPr="00930E27">
              <w:rPr>
                <w:rFonts w:cs="Arial"/>
                <w:strike/>
                <w:color w:val="FF0000"/>
                <w:spacing w:val="-9"/>
              </w:rPr>
              <w:t xml:space="preserve"> </w:t>
            </w:r>
            <w:r w:rsidRPr="00930E27">
              <w:rPr>
                <w:rFonts w:cs="Arial"/>
                <w:strike/>
                <w:color w:val="FF0000"/>
                <w:spacing w:val="1"/>
              </w:rPr>
              <w:t>f</w:t>
            </w:r>
            <w:r w:rsidRPr="00930E27">
              <w:rPr>
                <w:rFonts w:cs="Arial"/>
                <w:strike/>
                <w:color w:val="FF0000"/>
              </w:rPr>
              <w:t>a</w:t>
            </w:r>
            <w:r w:rsidRPr="00930E27">
              <w:rPr>
                <w:rFonts w:cs="Arial"/>
                <w:strike/>
                <w:color w:val="FF0000"/>
                <w:spacing w:val="1"/>
              </w:rPr>
              <w:t>i</w:t>
            </w:r>
            <w:r w:rsidRPr="00930E27">
              <w:rPr>
                <w:rFonts w:cs="Arial"/>
                <w:strike/>
                <w:color w:val="FF0000"/>
              </w:rPr>
              <w:t>ls</w:t>
            </w:r>
          </w:p>
          <w:p w:rsidR="00980032" w:rsidRPr="00930E27" w:rsidRDefault="00980032" w:rsidP="001A4A0A">
            <w:pPr>
              <w:widowControl w:val="0"/>
              <w:autoSpaceDE w:val="0"/>
              <w:autoSpaceDN w:val="0"/>
              <w:adjustRightInd w:val="0"/>
              <w:spacing w:before="8" w:line="100" w:lineRule="exact"/>
              <w:rPr>
                <w:rFonts w:cs="Arial"/>
                <w:strike/>
                <w:color w:val="FF0000"/>
                <w:sz w:val="10"/>
                <w:szCs w:val="10"/>
              </w:rPr>
            </w:pPr>
          </w:p>
          <w:p w:rsidR="00980032" w:rsidRPr="00CD3694" w:rsidRDefault="00980032" w:rsidP="001A4A0A">
            <w:pPr>
              <w:widowControl w:val="0"/>
              <w:autoSpaceDE w:val="0"/>
              <w:autoSpaceDN w:val="0"/>
              <w:adjustRightInd w:val="0"/>
              <w:spacing w:line="240" w:lineRule="exact"/>
              <w:ind w:left="574" w:right="35" w:hanging="280"/>
              <w:rPr>
                <w:rFonts w:cs="Arial"/>
              </w:rPr>
            </w:pPr>
            <w:r w:rsidRPr="00930E27">
              <w:rPr>
                <w:rFonts w:cs="Arial"/>
                <w:strike/>
                <w:color w:val="FF0000"/>
              </w:rPr>
              <w:t xml:space="preserve">1. </w:t>
            </w:r>
            <w:r w:rsidRPr="00930E27">
              <w:rPr>
                <w:rFonts w:cs="Arial"/>
                <w:strike/>
                <w:color w:val="FF0000"/>
                <w:spacing w:val="28"/>
              </w:rPr>
              <w:t xml:space="preserve"> </w:t>
            </w:r>
            <w:r w:rsidRPr="00930E27">
              <w:rPr>
                <w:rFonts w:cs="Arial"/>
                <w:strike/>
                <w:color w:val="FF0000"/>
              </w:rPr>
              <w:t>The</w:t>
            </w:r>
            <w:r w:rsidRPr="00930E27">
              <w:rPr>
                <w:rFonts w:cs="Arial"/>
                <w:strike/>
                <w:color w:val="FF0000"/>
                <w:spacing w:val="-2"/>
              </w:rPr>
              <w:t xml:space="preserve"> </w:t>
            </w:r>
            <w:r w:rsidRPr="00930E27">
              <w:rPr>
                <w:rFonts w:cs="Arial"/>
                <w:strike/>
                <w:color w:val="FF0000"/>
              </w:rPr>
              <w:t>applica</w:t>
            </w:r>
            <w:r w:rsidRPr="00930E27">
              <w:rPr>
                <w:rFonts w:cs="Arial"/>
                <w:strike/>
                <w:color w:val="FF0000"/>
                <w:spacing w:val="1"/>
              </w:rPr>
              <w:t>t</w:t>
            </w:r>
            <w:r w:rsidRPr="00930E27">
              <w:rPr>
                <w:rFonts w:cs="Arial"/>
                <w:strike/>
                <w:color w:val="FF0000"/>
              </w:rPr>
              <w:t>ion</w:t>
            </w:r>
            <w:r w:rsidRPr="00930E27">
              <w:rPr>
                <w:rFonts w:cs="Arial"/>
                <w:strike/>
                <w:color w:val="FF0000"/>
                <w:spacing w:val="-9"/>
              </w:rPr>
              <w:t xml:space="preserve"> </w:t>
            </w:r>
            <w:r w:rsidRPr="00930E27">
              <w:rPr>
                <w:rFonts w:cs="Arial"/>
                <w:strike/>
                <w:color w:val="FF0000"/>
              </w:rPr>
              <w:t>dis</w:t>
            </w:r>
            <w:r w:rsidRPr="00930E27">
              <w:rPr>
                <w:rFonts w:cs="Arial"/>
                <w:strike/>
                <w:color w:val="FF0000"/>
                <w:spacing w:val="1"/>
              </w:rPr>
              <w:t>p</w:t>
            </w:r>
            <w:r w:rsidRPr="00930E27">
              <w:rPr>
                <w:rFonts w:cs="Arial"/>
                <w:strike/>
                <w:color w:val="FF0000"/>
              </w:rPr>
              <w:t>lays</w:t>
            </w:r>
            <w:r w:rsidRPr="00930E27">
              <w:rPr>
                <w:rFonts w:cs="Arial"/>
                <w:strike/>
                <w:color w:val="FF0000"/>
                <w:spacing w:val="-8"/>
              </w:rPr>
              <w:t xml:space="preserve"> </w:t>
            </w:r>
            <w:r w:rsidRPr="00930E27">
              <w:rPr>
                <w:rFonts w:cs="Arial"/>
                <w:strike/>
                <w:color w:val="FF0000"/>
                <w:spacing w:val="1"/>
              </w:rPr>
              <w:t>a</w:t>
            </w:r>
            <w:r w:rsidRPr="00930E27">
              <w:rPr>
                <w:rFonts w:cs="Arial"/>
                <w:strike/>
                <w:color w:val="FF0000"/>
              </w:rPr>
              <w:t>n</w:t>
            </w:r>
            <w:r w:rsidRPr="00930E27">
              <w:rPr>
                <w:rFonts w:cs="Arial"/>
                <w:strike/>
                <w:color w:val="FF0000"/>
                <w:spacing w:val="-2"/>
              </w:rPr>
              <w:t xml:space="preserve"> </w:t>
            </w:r>
            <w:r w:rsidRPr="00930E27">
              <w:rPr>
                <w:rFonts w:cs="Arial"/>
                <w:strike/>
                <w:color w:val="FF0000"/>
              </w:rPr>
              <w:t>er</w:t>
            </w:r>
            <w:r w:rsidRPr="00930E27">
              <w:rPr>
                <w:rFonts w:cs="Arial"/>
                <w:strike/>
                <w:color w:val="FF0000"/>
                <w:spacing w:val="-3"/>
              </w:rPr>
              <w:t>r</w:t>
            </w:r>
            <w:r w:rsidRPr="00930E27">
              <w:rPr>
                <w:rFonts w:cs="Arial"/>
                <w:strike/>
                <w:color w:val="FF0000"/>
                <w:spacing w:val="-1"/>
              </w:rPr>
              <w:t>o</w:t>
            </w:r>
            <w:r w:rsidRPr="00930E27">
              <w:rPr>
                <w:rFonts w:cs="Arial"/>
                <w:strike/>
                <w:color w:val="FF0000"/>
              </w:rPr>
              <w:t>r</w:t>
            </w:r>
            <w:r w:rsidRPr="00930E27">
              <w:rPr>
                <w:rFonts w:cs="Arial"/>
                <w:strike/>
                <w:color w:val="FF0000"/>
                <w:spacing w:val="-3"/>
              </w:rPr>
              <w:t xml:space="preserve"> </w:t>
            </w:r>
            <w:r w:rsidRPr="00930E27">
              <w:rPr>
                <w:rFonts w:cs="Arial"/>
                <w:strike/>
                <w:color w:val="FF0000"/>
              </w:rPr>
              <w:t>message informing</w:t>
            </w:r>
            <w:r w:rsidRPr="00930E27">
              <w:rPr>
                <w:rFonts w:cs="Arial"/>
                <w:strike/>
                <w:color w:val="FF0000"/>
                <w:spacing w:val="-15"/>
              </w:rPr>
              <w:t xml:space="preserve"> </w:t>
            </w:r>
            <w:r w:rsidRPr="00930E27">
              <w:rPr>
                <w:rFonts w:cs="Arial"/>
                <w:strike/>
                <w:color w:val="FF0000"/>
              </w:rPr>
              <w:t>the</w:t>
            </w:r>
            <w:r w:rsidRPr="00930E27">
              <w:rPr>
                <w:rFonts w:cs="Arial"/>
                <w:strike/>
                <w:color w:val="FF0000"/>
                <w:spacing w:val="-9"/>
              </w:rPr>
              <w:t xml:space="preserve"> </w:t>
            </w:r>
            <w:r w:rsidRPr="00930E27">
              <w:rPr>
                <w:rFonts w:cs="Arial"/>
                <w:strike/>
                <w:color w:val="FF0000"/>
              </w:rPr>
              <w:t>user</w:t>
            </w:r>
            <w:r w:rsidRPr="00930E27">
              <w:rPr>
                <w:rFonts w:cs="Arial"/>
                <w:strike/>
                <w:color w:val="FF0000"/>
                <w:spacing w:val="-10"/>
              </w:rPr>
              <w:t xml:space="preserve"> </w:t>
            </w:r>
            <w:r w:rsidRPr="00930E27">
              <w:rPr>
                <w:rFonts w:cs="Arial"/>
                <w:strike/>
                <w:color w:val="FF0000"/>
              </w:rPr>
              <w:t>the</w:t>
            </w:r>
            <w:r w:rsidRPr="00930E27">
              <w:rPr>
                <w:rFonts w:cs="Arial"/>
                <w:strike/>
                <w:color w:val="FF0000"/>
                <w:spacing w:val="-9"/>
              </w:rPr>
              <w:t xml:space="preserve"> </w:t>
            </w:r>
            <w:r w:rsidRPr="00930E27">
              <w:rPr>
                <w:rFonts w:cs="Arial"/>
                <w:strike/>
                <w:color w:val="FF0000"/>
              </w:rPr>
              <w:t>o</w:t>
            </w:r>
            <w:r w:rsidRPr="00930E27">
              <w:rPr>
                <w:rFonts w:cs="Arial"/>
                <w:strike/>
                <w:color w:val="FF0000"/>
                <w:spacing w:val="-3"/>
              </w:rPr>
              <w:t>r</w:t>
            </w:r>
            <w:r w:rsidRPr="00930E27">
              <w:rPr>
                <w:rFonts w:cs="Arial"/>
                <w:strike/>
                <w:color w:val="FF0000"/>
              </w:rPr>
              <w:t>der</w:t>
            </w:r>
            <w:r w:rsidRPr="00930E27">
              <w:rPr>
                <w:rFonts w:cs="Arial"/>
                <w:strike/>
                <w:color w:val="FF0000"/>
                <w:spacing w:val="-11"/>
              </w:rPr>
              <w:t xml:space="preserve"> </w:t>
            </w:r>
            <w:r w:rsidRPr="00930E27">
              <w:rPr>
                <w:rFonts w:cs="Arial"/>
                <w:strike/>
                <w:color w:val="FF0000"/>
                <w:spacing w:val="-1"/>
              </w:rPr>
              <w:t>h</w:t>
            </w:r>
            <w:r w:rsidRPr="00930E27">
              <w:rPr>
                <w:rFonts w:cs="Arial"/>
                <w:strike/>
                <w:color w:val="FF0000"/>
                <w:spacing w:val="1"/>
              </w:rPr>
              <w:t>a</w:t>
            </w:r>
            <w:r w:rsidRPr="00930E27">
              <w:rPr>
                <w:rFonts w:cs="Arial"/>
                <w:strike/>
                <w:color w:val="FF0000"/>
              </w:rPr>
              <w:t>s</w:t>
            </w:r>
            <w:r w:rsidRPr="00930E27">
              <w:rPr>
                <w:rFonts w:cs="Arial"/>
                <w:strike/>
                <w:color w:val="FF0000"/>
                <w:spacing w:val="-9"/>
              </w:rPr>
              <w:t xml:space="preserve"> </w:t>
            </w:r>
            <w:r w:rsidRPr="00930E27">
              <w:rPr>
                <w:rFonts w:cs="Arial"/>
                <w:strike/>
                <w:color w:val="FF0000"/>
              </w:rPr>
              <w:t>failed</w:t>
            </w:r>
            <w:r w:rsidRPr="00930E27">
              <w:rPr>
                <w:rFonts w:cs="Arial"/>
                <w:strike/>
                <w:color w:val="FF0000"/>
                <w:spacing w:val="-11"/>
              </w:rPr>
              <w:t xml:space="preserve"> </w:t>
            </w:r>
            <w:r w:rsidRPr="00930E27">
              <w:rPr>
                <w:rFonts w:cs="Arial"/>
                <w:strike/>
                <w:color w:val="FF0000"/>
              </w:rPr>
              <w:t>f</w:t>
            </w:r>
            <w:r w:rsidRPr="00930E27">
              <w:rPr>
                <w:rFonts w:cs="Arial"/>
                <w:strike/>
                <w:color w:val="FF0000"/>
                <w:spacing w:val="-1"/>
              </w:rPr>
              <w:t>o</w:t>
            </w:r>
            <w:r w:rsidRPr="00930E27">
              <w:rPr>
                <w:rFonts w:cs="Arial"/>
                <w:strike/>
                <w:color w:val="FF0000"/>
              </w:rPr>
              <w:t>r</w:t>
            </w:r>
            <w:r w:rsidRPr="00930E27">
              <w:rPr>
                <w:rFonts w:cs="Arial"/>
                <w:strike/>
                <w:color w:val="FF0000"/>
                <w:spacing w:val="-9"/>
              </w:rPr>
              <w:t xml:space="preserve"> </w:t>
            </w:r>
            <w:r w:rsidRPr="00930E27">
              <w:rPr>
                <w:rFonts w:cs="Arial"/>
                <w:strike/>
                <w:color w:val="FF0000"/>
              </w:rPr>
              <w:t>te</w:t>
            </w:r>
            <w:r w:rsidRPr="00930E27">
              <w:rPr>
                <w:rFonts w:cs="Arial"/>
                <w:strike/>
                <w:color w:val="FF0000"/>
                <w:spacing w:val="-1"/>
              </w:rPr>
              <w:t>c</w:t>
            </w:r>
            <w:r w:rsidRPr="00930E27">
              <w:rPr>
                <w:rFonts w:cs="Arial"/>
                <w:strike/>
                <w:color w:val="FF0000"/>
              </w:rPr>
              <w:t xml:space="preserve">hnical </w:t>
            </w:r>
            <w:r w:rsidRPr="00930E27">
              <w:rPr>
                <w:rFonts w:cs="Arial"/>
                <w:strike/>
                <w:color w:val="FF0000"/>
                <w:spacing w:val="-3"/>
              </w:rPr>
              <w:t>r</w:t>
            </w:r>
            <w:r w:rsidRPr="00930E27">
              <w:rPr>
                <w:rFonts w:cs="Arial"/>
                <w:strike/>
                <w:color w:val="FF0000"/>
                <w:spacing w:val="1"/>
              </w:rPr>
              <w:t>e</w:t>
            </w:r>
            <w:r w:rsidRPr="00930E27">
              <w:rPr>
                <w:rFonts w:cs="Arial"/>
                <w:strike/>
                <w:color w:val="FF0000"/>
              </w:rPr>
              <w:t>ason.</w:t>
            </w:r>
          </w:p>
          <w:p w:rsidR="00980032" w:rsidRPr="00CD3694" w:rsidRDefault="00980032" w:rsidP="001A4A0A">
            <w:pPr>
              <w:widowControl w:val="0"/>
              <w:autoSpaceDE w:val="0"/>
              <w:autoSpaceDN w:val="0"/>
              <w:adjustRightInd w:val="0"/>
              <w:spacing w:before="1" w:line="100" w:lineRule="exact"/>
              <w:rPr>
                <w:rFonts w:cs="Arial"/>
                <w:sz w:val="10"/>
                <w:szCs w:val="10"/>
              </w:rPr>
            </w:pPr>
          </w:p>
          <w:p w:rsidR="00980032" w:rsidRPr="00930E27" w:rsidRDefault="00980032" w:rsidP="001A4A0A">
            <w:pPr>
              <w:widowControl w:val="0"/>
              <w:autoSpaceDE w:val="0"/>
              <w:autoSpaceDN w:val="0"/>
              <w:adjustRightInd w:val="0"/>
              <w:spacing w:line="240" w:lineRule="exact"/>
              <w:ind w:left="34" w:right="64"/>
              <w:rPr>
                <w:color w:val="FF0000"/>
              </w:rPr>
            </w:pPr>
            <w:r w:rsidRPr="00930E27">
              <w:rPr>
                <w:color w:val="FF0000"/>
              </w:rPr>
              <w:t>A11: User has selected an account Bundle</w:t>
            </w:r>
          </w:p>
          <w:p w:rsidR="00980032" w:rsidRPr="00930E27" w:rsidRDefault="00980032" w:rsidP="005E61D6">
            <w:pPr>
              <w:widowControl w:val="0"/>
              <w:numPr>
                <w:ilvl w:val="0"/>
                <w:numId w:val="120"/>
              </w:numPr>
              <w:autoSpaceDE w:val="0"/>
              <w:autoSpaceDN w:val="0"/>
              <w:adjustRightInd w:val="0"/>
              <w:spacing w:before="48" w:line="240" w:lineRule="exact"/>
              <w:ind w:right="245"/>
              <w:rPr>
                <w:color w:val="FF0000"/>
              </w:rPr>
            </w:pPr>
            <w:r w:rsidRPr="00930E27">
              <w:rPr>
                <w:color w:val="FF0000"/>
              </w:rPr>
              <w:t>User configures the account Bundle (refer to add account Bundle use case)</w:t>
            </w:r>
          </w:p>
          <w:p w:rsidR="00980032" w:rsidRPr="00930E27" w:rsidRDefault="00980032" w:rsidP="005E61D6">
            <w:pPr>
              <w:widowControl w:val="0"/>
              <w:numPr>
                <w:ilvl w:val="0"/>
                <w:numId w:val="120"/>
              </w:numPr>
              <w:autoSpaceDE w:val="0"/>
              <w:autoSpaceDN w:val="0"/>
              <w:adjustRightInd w:val="0"/>
              <w:spacing w:before="42"/>
              <w:rPr>
                <w:color w:val="FF0000"/>
              </w:rPr>
            </w:pPr>
            <w:r w:rsidRPr="00930E27">
              <w:rPr>
                <w:color w:val="FF0000"/>
              </w:rPr>
              <w:t>Next steps are similar to the nominal case</w:t>
            </w:r>
          </w:p>
          <w:p w:rsidR="00980032" w:rsidRPr="00CD3694" w:rsidRDefault="00980032" w:rsidP="001A4A0A">
            <w:pPr>
              <w:widowControl w:val="0"/>
              <w:autoSpaceDE w:val="0"/>
              <w:autoSpaceDN w:val="0"/>
              <w:adjustRightInd w:val="0"/>
              <w:spacing w:before="69"/>
              <w:ind w:left="34"/>
              <w:rPr>
                <w:rFonts w:cs="Arial"/>
              </w:rPr>
            </w:pPr>
            <w:r w:rsidRPr="00CD3694">
              <w:rPr>
                <w:rFonts w:cs="Arial"/>
              </w:rPr>
              <w:t>A21:</w:t>
            </w:r>
            <w:r w:rsidRPr="00CD3694">
              <w:rPr>
                <w:rFonts w:cs="Arial"/>
                <w:spacing w:val="-4"/>
              </w:rPr>
              <w:t xml:space="preserve"> </w:t>
            </w:r>
            <w:r w:rsidRPr="00CD3694">
              <w:rPr>
                <w:rFonts w:cs="Arial"/>
              </w:rPr>
              <w:t>Us</w:t>
            </w:r>
            <w:r w:rsidRPr="00CD3694">
              <w:rPr>
                <w:rFonts w:cs="Arial"/>
                <w:spacing w:val="-1"/>
              </w:rPr>
              <w:t>e</w:t>
            </w:r>
            <w:r w:rsidRPr="00CD3694">
              <w:rPr>
                <w:rFonts w:cs="Arial"/>
              </w:rPr>
              <w:t>r</w:t>
            </w:r>
            <w:r w:rsidRPr="00CD3694">
              <w:rPr>
                <w:rFonts w:cs="Arial"/>
                <w:spacing w:val="-3"/>
              </w:rPr>
              <w:t xml:space="preserve"> </w:t>
            </w:r>
            <w:r w:rsidRPr="00CD3694">
              <w:rPr>
                <w:rFonts w:cs="Arial"/>
              </w:rPr>
              <w:t>s</w:t>
            </w:r>
            <w:r w:rsidRPr="00CD3694">
              <w:rPr>
                <w:rFonts w:cs="Arial"/>
                <w:spacing w:val="-1"/>
              </w:rPr>
              <w:t>e</w:t>
            </w:r>
            <w:r w:rsidRPr="00CD3694">
              <w:rPr>
                <w:rFonts w:cs="Arial"/>
              </w:rPr>
              <w:t>lect</w:t>
            </w:r>
            <w:r w:rsidRPr="00CD3694">
              <w:rPr>
                <w:rFonts w:cs="Arial"/>
                <w:spacing w:val="-4"/>
              </w:rPr>
              <w:t xml:space="preserve"> </w:t>
            </w:r>
            <w:r w:rsidRPr="00CD3694">
              <w:rPr>
                <w:rFonts w:cs="Arial"/>
              </w:rPr>
              <w:t>the</w:t>
            </w:r>
            <w:r w:rsidRPr="00CD3694">
              <w:rPr>
                <w:rFonts w:cs="Arial"/>
                <w:spacing w:val="-3"/>
              </w:rPr>
              <w:t xml:space="preserve"> </w:t>
            </w:r>
            <w:r w:rsidRPr="00CD3694">
              <w:rPr>
                <w:rFonts w:cs="Arial"/>
              </w:rPr>
              <w:t>option</w:t>
            </w:r>
            <w:r w:rsidRPr="00CD3694">
              <w:rPr>
                <w:rFonts w:cs="Arial"/>
                <w:spacing w:val="-5"/>
              </w:rPr>
              <w:t xml:space="preserve"> </w:t>
            </w:r>
            <w:r w:rsidRPr="00CD3694">
              <w:rPr>
                <w:rFonts w:cs="Arial"/>
              </w:rPr>
              <w:t>to</w:t>
            </w:r>
            <w:r w:rsidRPr="00CD3694">
              <w:rPr>
                <w:rFonts w:cs="Arial"/>
                <w:spacing w:val="-1"/>
              </w:rPr>
              <w:t xml:space="preserve"> </w:t>
            </w:r>
            <w:r w:rsidRPr="00CD3694">
              <w:rPr>
                <w:rFonts w:cs="Arial"/>
              </w:rPr>
              <w:t>b</w:t>
            </w:r>
            <w:r w:rsidRPr="00CD3694">
              <w:rPr>
                <w:rFonts w:cs="Arial"/>
                <w:spacing w:val="-4"/>
              </w:rPr>
              <w:t>r</w:t>
            </w:r>
            <w:r w:rsidRPr="00CD3694">
              <w:rPr>
                <w:rFonts w:cs="Arial"/>
              </w:rPr>
              <w:t>owse</w:t>
            </w:r>
            <w:r w:rsidRPr="00CD3694">
              <w:rPr>
                <w:rFonts w:cs="Arial"/>
                <w:spacing w:val="-6"/>
              </w:rPr>
              <w:t xml:space="preserve"> </w:t>
            </w:r>
            <w:r w:rsidRPr="00CD3694">
              <w:rPr>
                <w:rFonts w:cs="Arial"/>
              </w:rPr>
              <w:t>Devic</w:t>
            </w:r>
            <w:r w:rsidRPr="00CD3694">
              <w:rPr>
                <w:rFonts w:cs="Arial"/>
                <w:spacing w:val="-1"/>
              </w:rPr>
              <w:t>e</w:t>
            </w:r>
            <w:r w:rsidRPr="00CD3694">
              <w:rPr>
                <w:rFonts w:cs="Arial"/>
              </w:rPr>
              <w:t>s</w:t>
            </w:r>
          </w:p>
          <w:p w:rsidR="00980032" w:rsidRPr="00CD3694" w:rsidRDefault="00980032" w:rsidP="001A4A0A">
            <w:pPr>
              <w:widowControl w:val="0"/>
              <w:autoSpaceDE w:val="0"/>
              <w:autoSpaceDN w:val="0"/>
              <w:adjustRightInd w:val="0"/>
              <w:spacing w:before="90"/>
              <w:ind w:left="294"/>
              <w:rPr>
                <w:rFonts w:cs="Arial"/>
              </w:rPr>
            </w:pPr>
            <w:r w:rsidRPr="00CD3694">
              <w:rPr>
                <w:rFonts w:cs="Arial"/>
              </w:rPr>
              <w:t xml:space="preserve">1. </w:t>
            </w:r>
            <w:r w:rsidRPr="00CD3694">
              <w:rPr>
                <w:rFonts w:cs="Arial"/>
                <w:spacing w:val="28"/>
              </w:rPr>
              <w:t xml:space="preserve"> </w:t>
            </w:r>
            <w:r w:rsidRPr="00CD3694">
              <w:rPr>
                <w:rFonts w:cs="Arial"/>
              </w:rPr>
              <w:t>Application</w:t>
            </w:r>
            <w:r w:rsidRPr="00CD3694">
              <w:rPr>
                <w:rFonts w:cs="Arial"/>
                <w:spacing w:val="-10"/>
              </w:rPr>
              <w:t xml:space="preserve"> </w:t>
            </w:r>
            <w:r w:rsidRPr="00CD3694">
              <w:rPr>
                <w:rFonts w:cs="Arial"/>
                <w:spacing w:val="-3"/>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8"/>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1"/>
              </w:rPr>
              <w:t xml:space="preserve"> </w:t>
            </w:r>
            <w:r w:rsidRPr="00CD3694">
              <w:rPr>
                <w:rFonts w:cs="Arial"/>
              </w:rPr>
              <w:t>b</w:t>
            </w:r>
            <w:r w:rsidRPr="00CD3694">
              <w:rPr>
                <w:rFonts w:cs="Arial"/>
                <w:spacing w:val="-4"/>
              </w:rPr>
              <w:t>r</w:t>
            </w:r>
            <w:r w:rsidRPr="00CD3694">
              <w:rPr>
                <w:rFonts w:cs="Arial"/>
              </w:rPr>
              <w:t>owse</w:t>
            </w:r>
            <w:r w:rsidRPr="00CD3694">
              <w:rPr>
                <w:rFonts w:cs="Arial"/>
                <w:spacing w:val="-6"/>
              </w:rPr>
              <w:t xml:space="preserve"> </w:t>
            </w:r>
            <w:r w:rsidRPr="00CD3694">
              <w:rPr>
                <w:rFonts w:cs="Arial"/>
              </w:rPr>
              <w:t>and</w:t>
            </w:r>
            <w:r w:rsidRPr="00CD3694">
              <w:rPr>
                <w:rFonts w:cs="Arial"/>
                <w:spacing w:val="-3"/>
              </w:rPr>
              <w:t xml:space="preserve"> </w:t>
            </w:r>
            <w:r w:rsidRPr="00CD3694">
              <w:rPr>
                <w:rFonts w:cs="Arial"/>
              </w:rPr>
              <w:t>sel</w:t>
            </w:r>
            <w:r w:rsidRPr="00CD3694">
              <w:rPr>
                <w:rFonts w:cs="Arial"/>
                <w:spacing w:val="1"/>
              </w:rPr>
              <w:t>e</w:t>
            </w:r>
            <w:r w:rsidRPr="00CD3694">
              <w:rPr>
                <w:rFonts w:cs="Arial"/>
              </w:rPr>
              <w:t>ct</w:t>
            </w:r>
          </w:p>
          <w:p w:rsidR="00980032" w:rsidRPr="00CD3694" w:rsidRDefault="00980032" w:rsidP="001A4A0A">
            <w:pPr>
              <w:widowControl w:val="0"/>
              <w:autoSpaceDE w:val="0"/>
              <w:autoSpaceDN w:val="0"/>
              <w:adjustRightInd w:val="0"/>
              <w:spacing w:line="240" w:lineRule="exact"/>
              <w:ind w:left="574"/>
              <w:rPr>
                <w:rFonts w:cs="Arial"/>
              </w:rPr>
            </w:pPr>
            <w:r w:rsidRPr="00CD3694">
              <w:rPr>
                <w:rFonts w:cs="Arial"/>
                <w:position w:val="1"/>
              </w:rPr>
              <w:t>Devices</w:t>
            </w:r>
            <w:r w:rsidRPr="00CD3694">
              <w:rPr>
                <w:rFonts w:cs="Arial"/>
                <w:spacing w:val="-7"/>
                <w:position w:val="1"/>
              </w:rPr>
              <w:t xml:space="preserve"> </w:t>
            </w:r>
            <w:r w:rsidRPr="00CD3694">
              <w:rPr>
                <w:rFonts w:cs="Arial"/>
                <w:position w:val="1"/>
              </w:rPr>
              <w:t>use</w:t>
            </w:r>
            <w:r w:rsidRPr="00CD3694">
              <w:rPr>
                <w:rFonts w:cs="Arial"/>
                <w:spacing w:val="-2"/>
                <w:position w:val="1"/>
              </w:rPr>
              <w:t xml:space="preserve"> </w:t>
            </w:r>
            <w:r w:rsidRPr="00CD3694">
              <w:rPr>
                <w:rFonts w:cs="Arial"/>
                <w:position w:val="1"/>
              </w:rPr>
              <w:t>case</w:t>
            </w:r>
          </w:p>
          <w:p w:rsidR="00980032" w:rsidRPr="00CD3694" w:rsidRDefault="00980032" w:rsidP="001A4A0A">
            <w:pPr>
              <w:widowControl w:val="0"/>
              <w:autoSpaceDE w:val="0"/>
              <w:autoSpaceDN w:val="0"/>
              <w:adjustRightInd w:val="0"/>
              <w:spacing w:before="30"/>
              <w:ind w:left="294"/>
              <w:rPr>
                <w:rFonts w:cs="Arial"/>
              </w:rPr>
            </w:pPr>
            <w:r w:rsidRPr="00CD3694">
              <w:rPr>
                <w:rFonts w:cs="Arial"/>
              </w:rPr>
              <w:t xml:space="preserve">2. </w:t>
            </w:r>
            <w:r w:rsidRPr="00CD3694">
              <w:rPr>
                <w:rFonts w:cs="Arial"/>
                <w:spacing w:val="28"/>
              </w:rPr>
              <w:t xml:space="preserve"> </w:t>
            </w:r>
            <w:r w:rsidRPr="00CD3694">
              <w:rPr>
                <w:rFonts w:cs="Arial"/>
              </w:rPr>
              <w:t>Application</w:t>
            </w:r>
            <w:r w:rsidRPr="00CD3694">
              <w:rPr>
                <w:rFonts w:cs="Arial"/>
                <w:spacing w:val="-10"/>
              </w:rPr>
              <w:t xml:space="preserve"> </w:t>
            </w:r>
            <w:r w:rsidRPr="00CD3694">
              <w:rPr>
                <w:rFonts w:cs="Arial"/>
                <w:spacing w:val="-3"/>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8"/>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1"/>
              </w:rPr>
              <w:t xml:space="preserve"> </w:t>
            </w:r>
            <w:r w:rsidRPr="00CD3694">
              <w:rPr>
                <w:rFonts w:cs="Arial"/>
              </w:rPr>
              <w:t>b</w:t>
            </w:r>
            <w:r w:rsidRPr="00CD3694">
              <w:rPr>
                <w:rFonts w:cs="Arial"/>
                <w:spacing w:val="-4"/>
              </w:rPr>
              <w:t>r</w:t>
            </w:r>
            <w:r w:rsidRPr="00CD3694">
              <w:rPr>
                <w:rFonts w:cs="Arial"/>
              </w:rPr>
              <w:t>owse</w:t>
            </w:r>
            <w:r w:rsidRPr="00CD3694">
              <w:rPr>
                <w:rFonts w:cs="Arial"/>
                <w:spacing w:val="-6"/>
              </w:rPr>
              <w:t xml:space="preserve"> </w:t>
            </w:r>
            <w:r w:rsidRPr="00CD3694">
              <w:rPr>
                <w:rFonts w:cs="Arial"/>
              </w:rPr>
              <w:t>and</w:t>
            </w:r>
            <w:r w:rsidRPr="00CD3694">
              <w:rPr>
                <w:rFonts w:cs="Arial"/>
                <w:spacing w:val="-3"/>
              </w:rPr>
              <w:t xml:space="preserve"> </w:t>
            </w:r>
            <w:r w:rsidRPr="00CD3694">
              <w:rPr>
                <w:rFonts w:cs="Arial"/>
              </w:rPr>
              <w:t>sel</w:t>
            </w:r>
            <w:r w:rsidRPr="00CD3694">
              <w:rPr>
                <w:rFonts w:cs="Arial"/>
                <w:spacing w:val="1"/>
              </w:rPr>
              <w:t>e</w:t>
            </w:r>
            <w:r w:rsidRPr="00CD3694">
              <w:rPr>
                <w:rFonts w:cs="Arial"/>
              </w:rPr>
              <w:t>ct</w:t>
            </w:r>
          </w:p>
          <w:p w:rsidR="00980032" w:rsidRPr="00CD3694" w:rsidRDefault="00980032" w:rsidP="001A4A0A">
            <w:pPr>
              <w:widowControl w:val="0"/>
              <w:autoSpaceDE w:val="0"/>
              <w:autoSpaceDN w:val="0"/>
              <w:adjustRightInd w:val="0"/>
              <w:spacing w:line="240" w:lineRule="exact"/>
              <w:ind w:left="574"/>
              <w:rPr>
                <w:rFonts w:cs="Arial"/>
              </w:rPr>
            </w:pPr>
            <w:r w:rsidRPr="00CD3694">
              <w:rPr>
                <w:rFonts w:cs="Arial"/>
                <w:spacing w:val="1"/>
                <w:position w:val="1"/>
              </w:rPr>
              <w:t>P</w:t>
            </w:r>
            <w:r w:rsidRPr="00CD3694">
              <w:rPr>
                <w:rFonts w:cs="Arial"/>
                <w:spacing w:val="-1"/>
                <w:position w:val="1"/>
              </w:rPr>
              <w:t>r</w:t>
            </w:r>
            <w:r w:rsidRPr="00CD3694">
              <w:rPr>
                <w:rFonts w:cs="Arial"/>
                <w:spacing w:val="1"/>
                <w:position w:val="1"/>
              </w:rPr>
              <w:t>imar</w:t>
            </w:r>
            <w:r w:rsidRPr="00CD3694">
              <w:rPr>
                <w:rFonts w:cs="Arial"/>
                <w:position w:val="1"/>
              </w:rPr>
              <w:t>y</w:t>
            </w:r>
            <w:r w:rsidRPr="00CD3694">
              <w:rPr>
                <w:rFonts w:cs="Arial"/>
                <w:spacing w:val="-7"/>
                <w:position w:val="1"/>
              </w:rPr>
              <w:t xml:space="preserve"> </w:t>
            </w:r>
            <w:r w:rsidRPr="00CD3694">
              <w:rPr>
                <w:rFonts w:cs="Arial"/>
                <w:spacing w:val="1"/>
                <w:position w:val="1"/>
              </w:rPr>
              <w:t>O</w:t>
            </w:r>
            <w:r w:rsidRPr="00CD3694">
              <w:rPr>
                <w:rFonts w:cs="Arial"/>
                <w:spacing w:val="-3"/>
                <w:position w:val="1"/>
              </w:rPr>
              <w:t>f</w:t>
            </w:r>
            <w:r w:rsidRPr="00CD3694">
              <w:rPr>
                <w:rFonts w:cs="Arial"/>
                <w:position w:val="1"/>
              </w:rPr>
              <w:t>f</w:t>
            </w:r>
            <w:r w:rsidRPr="00CD3694">
              <w:rPr>
                <w:rFonts w:cs="Arial"/>
                <w:spacing w:val="1"/>
                <w:position w:val="1"/>
              </w:rPr>
              <w:t>e</w:t>
            </w:r>
            <w:r w:rsidRPr="00CD3694">
              <w:rPr>
                <w:rFonts w:cs="Arial"/>
                <w:position w:val="1"/>
              </w:rPr>
              <w:t>r</w:t>
            </w:r>
            <w:r w:rsidRPr="00CD3694">
              <w:rPr>
                <w:rFonts w:cs="Arial"/>
                <w:spacing w:val="-5"/>
                <w:position w:val="1"/>
              </w:rPr>
              <w:t xml:space="preserve"> </w:t>
            </w:r>
            <w:r w:rsidRPr="00CD3694">
              <w:rPr>
                <w:rFonts w:cs="Arial"/>
                <w:spacing w:val="1"/>
                <w:position w:val="1"/>
              </w:rPr>
              <w:t>us</w:t>
            </w:r>
            <w:r w:rsidRPr="00CD3694">
              <w:rPr>
                <w:rFonts w:cs="Arial"/>
                <w:position w:val="1"/>
              </w:rPr>
              <w:t>e</w:t>
            </w:r>
            <w:r w:rsidRPr="00CD3694">
              <w:rPr>
                <w:rFonts w:cs="Arial"/>
                <w:spacing w:val="-3"/>
                <w:position w:val="1"/>
              </w:rPr>
              <w:t xml:space="preserve"> </w:t>
            </w:r>
            <w:r w:rsidRPr="00CD3694">
              <w:rPr>
                <w:rFonts w:cs="Arial"/>
                <w:spacing w:val="1"/>
                <w:position w:val="1"/>
              </w:rPr>
              <w:t>cas</w:t>
            </w:r>
            <w:r w:rsidRPr="00CD3694">
              <w:rPr>
                <w:rFonts w:cs="Arial"/>
                <w:position w:val="1"/>
              </w:rPr>
              <w:t>e</w:t>
            </w:r>
            <w:r w:rsidRPr="00CD3694">
              <w:rPr>
                <w:rFonts w:cs="Arial"/>
                <w:spacing w:val="-4"/>
                <w:position w:val="1"/>
              </w:rPr>
              <w:t xml:space="preserve"> </w:t>
            </w:r>
            <w:r w:rsidRPr="00CD3694">
              <w:rPr>
                <w:rFonts w:cs="Arial"/>
                <w:spacing w:val="1"/>
                <w:position w:val="1"/>
              </w:rPr>
              <w:t>(</w:t>
            </w:r>
            <w:r w:rsidRPr="00CD3694">
              <w:rPr>
                <w:rFonts w:cs="Arial"/>
                <w:position w:val="1"/>
              </w:rPr>
              <w:t>A</w:t>
            </w:r>
            <w:r w:rsidRPr="00CD3694">
              <w:rPr>
                <w:rFonts w:cs="Arial"/>
                <w:spacing w:val="1"/>
                <w:position w:val="1"/>
              </w:rPr>
              <w:t>22)</w:t>
            </w:r>
          </w:p>
          <w:p w:rsidR="00980032" w:rsidRPr="00CD3694" w:rsidRDefault="00980032" w:rsidP="00970393">
            <w:pPr>
              <w:pStyle w:val="Body"/>
              <w:numPr>
                <w:ilvl w:val="0"/>
                <w:numId w:val="89"/>
              </w:numPr>
              <w:rPr>
                <w:rFonts w:cs="Arial"/>
              </w:rPr>
            </w:pPr>
            <w:r w:rsidRPr="00CD3694">
              <w:rPr>
                <w:rFonts w:cs="Arial"/>
                <w:spacing w:val="1"/>
              </w:rPr>
              <w:t>App</w:t>
            </w:r>
            <w:r w:rsidRPr="00CD3694">
              <w:rPr>
                <w:rFonts w:cs="Arial"/>
              </w:rPr>
              <w:t>l</w:t>
            </w:r>
            <w:r w:rsidRPr="00CD3694">
              <w:rPr>
                <w:rFonts w:cs="Arial"/>
                <w:spacing w:val="1"/>
              </w:rPr>
              <w:t>icatio</w:t>
            </w:r>
            <w:r w:rsidRPr="00CD3694">
              <w:rPr>
                <w:rFonts w:cs="Arial"/>
              </w:rPr>
              <w:t>n</w:t>
            </w:r>
            <w:r w:rsidRPr="00CD3694">
              <w:rPr>
                <w:rFonts w:cs="Arial"/>
                <w:spacing w:val="-10"/>
              </w:rPr>
              <w:t xml:space="preserve"> </w:t>
            </w:r>
            <w:r w:rsidRPr="00CD3694">
              <w:rPr>
                <w:rFonts w:cs="Arial"/>
                <w:spacing w:val="-3"/>
              </w:rPr>
              <w:t>r</w:t>
            </w:r>
            <w:r w:rsidRPr="00CD3694">
              <w:rPr>
                <w:rFonts w:cs="Arial"/>
                <w:spacing w:val="1"/>
              </w:rPr>
              <w:t>ed</w:t>
            </w:r>
            <w:r w:rsidRPr="00CD3694">
              <w:rPr>
                <w:rFonts w:cs="Arial"/>
              </w:rPr>
              <w:t>i</w:t>
            </w:r>
            <w:r w:rsidRPr="00CD3694">
              <w:rPr>
                <w:rFonts w:cs="Arial"/>
                <w:spacing w:val="-3"/>
              </w:rPr>
              <w:t>r</w:t>
            </w:r>
            <w:r w:rsidRPr="00CD3694">
              <w:rPr>
                <w:rFonts w:cs="Arial"/>
                <w:spacing w:val="1"/>
              </w:rPr>
              <w:t>ect</w:t>
            </w:r>
            <w:r w:rsidRPr="00CD3694">
              <w:rPr>
                <w:rFonts w:cs="Arial"/>
              </w:rPr>
              <w:t>s</w:t>
            </w:r>
            <w:r w:rsidRPr="00CD3694">
              <w:rPr>
                <w:rFonts w:cs="Arial"/>
                <w:spacing w:val="-8"/>
              </w:rPr>
              <w:t xml:space="preserve"> </w:t>
            </w:r>
            <w:r w:rsidRPr="00CD3694">
              <w:rPr>
                <w:rFonts w:cs="Arial"/>
                <w:spacing w:val="1"/>
              </w:rPr>
              <w:t>u</w:t>
            </w:r>
            <w:r w:rsidRPr="00CD3694">
              <w:rPr>
                <w:rFonts w:cs="Arial"/>
              </w:rPr>
              <w:t>s</w:t>
            </w:r>
            <w:r w:rsidRPr="00CD3694">
              <w:rPr>
                <w:rFonts w:cs="Arial"/>
                <w:spacing w:val="1"/>
              </w:rPr>
              <w:t>e</w:t>
            </w:r>
            <w:r w:rsidRPr="00CD3694">
              <w:rPr>
                <w:rFonts w:cs="Arial"/>
              </w:rPr>
              <w:t>r</w:t>
            </w:r>
            <w:r w:rsidRPr="00CD3694">
              <w:rPr>
                <w:rFonts w:cs="Arial"/>
                <w:spacing w:val="-3"/>
              </w:rPr>
              <w:t xml:space="preserve"> </w:t>
            </w:r>
            <w:r w:rsidRPr="00CD3694">
              <w:rPr>
                <w:rFonts w:cs="Arial"/>
                <w:spacing w:val="1"/>
              </w:rPr>
              <w:t>t</w:t>
            </w:r>
            <w:r w:rsidRPr="00CD3694">
              <w:rPr>
                <w:rFonts w:cs="Arial"/>
              </w:rPr>
              <w:t>o</w:t>
            </w:r>
            <w:r w:rsidRPr="00CD3694">
              <w:rPr>
                <w:rFonts w:cs="Arial"/>
                <w:spacing w:val="-1"/>
              </w:rPr>
              <w:t xml:space="preserve"> </w:t>
            </w:r>
            <w:r w:rsidRPr="00CD3694">
              <w:rPr>
                <w:rFonts w:cs="Arial"/>
                <w:spacing w:val="1"/>
              </w:rPr>
              <w:t>n</w:t>
            </w:r>
            <w:r w:rsidRPr="00CD3694">
              <w:rPr>
                <w:rFonts w:cs="Arial"/>
                <w:spacing w:val="-1"/>
              </w:rPr>
              <w:t>e</w:t>
            </w:r>
            <w:r w:rsidRPr="00CD3694">
              <w:rPr>
                <w:rFonts w:cs="Arial"/>
              </w:rPr>
              <w:t>w</w:t>
            </w:r>
            <w:r w:rsidRPr="00CD3694">
              <w:rPr>
                <w:rFonts w:cs="Arial"/>
                <w:spacing w:val="-3"/>
              </w:rPr>
              <w:t xml:space="preserve"> </w:t>
            </w:r>
            <w:r w:rsidRPr="00CD3694">
              <w:rPr>
                <w:rFonts w:cs="Arial"/>
              </w:rPr>
              <w:t>S</w:t>
            </w:r>
            <w:r w:rsidRPr="00CD3694">
              <w:rPr>
                <w:rFonts w:cs="Arial"/>
                <w:spacing w:val="1"/>
              </w:rPr>
              <w:t>ubsc</w:t>
            </w:r>
            <w:r w:rsidRPr="00CD3694">
              <w:rPr>
                <w:rFonts w:cs="Arial"/>
                <w:spacing w:val="-1"/>
              </w:rPr>
              <w:t>r</w:t>
            </w:r>
            <w:r w:rsidRPr="00CD3694">
              <w:rPr>
                <w:rFonts w:cs="Arial"/>
                <w:spacing w:val="1"/>
              </w:rPr>
              <w:t>ibe</w:t>
            </w:r>
            <w:r w:rsidRPr="00CD3694">
              <w:rPr>
                <w:rFonts w:cs="Arial"/>
              </w:rPr>
              <w:t>r</w:t>
            </w:r>
            <w:r w:rsidRPr="00CD3694">
              <w:rPr>
                <w:rFonts w:cs="Arial"/>
                <w:spacing w:val="-9"/>
              </w:rPr>
              <w:t xml:space="preserve"> </w:t>
            </w:r>
            <w:r w:rsidRPr="00CD3694">
              <w:rPr>
                <w:rFonts w:cs="Arial"/>
                <w:spacing w:val="1"/>
              </w:rPr>
              <w:t>u</w:t>
            </w:r>
            <w:r w:rsidRPr="00CD3694">
              <w:rPr>
                <w:rFonts w:cs="Arial"/>
              </w:rPr>
              <w:t>se case</w:t>
            </w:r>
          </w:p>
          <w:p w:rsidR="00980032" w:rsidRPr="00CD3694" w:rsidRDefault="00980032" w:rsidP="001A4A0A">
            <w:pPr>
              <w:widowControl w:val="0"/>
              <w:autoSpaceDE w:val="0"/>
              <w:autoSpaceDN w:val="0"/>
              <w:adjustRightInd w:val="0"/>
              <w:spacing w:line="267" w:lineRule="exact"/>
              <w:ind w:left="34"/>
              <w:rPr>
                <w:rFonts w:cs="Arial"/>
              </w:rPr>
            </w:pPr>
            <w:r w:rsidRPr="00CD3694">
              <w:rPr>
                <w:rFonts w:cs="Arial"/>
                <w:spacing w:val="1"/>
                <w:position w:val="1"/>
              </w:rPr>
              <w:t>A</w:t>
            </w:r>
            <w:r w:rsidRPr="00CD3694">
              <w:rPr>
                <w:rFonts w:cs="Arial"/>
                <w:position w:val="1"/>
              </w:rPr>
              <w:t>22:</w:t>
            </w:r>
            <w:r w:rsidRPr="00CD3694">
              <w:rPr>
                <w:rFonts w:cs="Arial"/>
                <w:spacing w:val="-5"/>
                <w:position w:val="1"/>
              </w:rPr>
              <w:t xml:space="preserve"> </w:t>
            </w:r>
            <w:r w:rsidRPr="00CD3694">
              <w:rPr>
                <w:rFonts w:cs="Arial"/>
                <w:spacing w:val="1"/>
                <w:position w:val="1"/>
              </w:rPr>
              <w:t>Us</w:t>
            </w:r>
            <w:r w:rsidRPr="00CD3694">
              <w:rPr>
                <w:rFonts w:cs="Arial"/>
                <w:position w:val="1"/>
              </w:rPr>
              <w:t>er</w:t>
            </w:r>
            <w:r w:rsidRPr="00CD3694">
              <w:rPr>
                <w:rFonts w:cs="Arial"/>
                <w:spacing w:val="-3"/>
                <w:position w:val="1"/>
              </w:rPr>
              <w:t xml:space="preserve"> </w:t>
            </w:r>
            <w:r w:rsidRPr="00CD3694">
              <w:rPr>
                <w:rFonts w:cs="Arial"/>
                <w:position w:val="1"/>
              </w:rPr>
              <w:t>has</w:t>
            </w:r>
            <w:r w:rsidRPr="00CD3694">
              <w:rPr>
                <w:rFonts w:cs="Arial"/>
                <w:spacing w:val="-3"/>
                <w:position w:val="1"/>
              </w:rPr>
              <w:t xml:space="preserve"> </w:t>
            </w:r>
            <w:r w:rsidRPr="00CD3694">
              <w:rPr>
                <w:rFonts w:cs="Arial"/>
                <w:position w:val="1"/>
              </w:rPr>
              <w:t>not</w:t>
            </w:r>
            <w:r w:rsidRPr="00CD3694">
              <w:rPr>
                <w:rFonts w:cs="Arial"/>
                <w:spacing w:val="-3"/>
                <w:position w:val="1"/>
              </w:rPr>
              <w:t xml:space="preserve"> </w:t>
            </w:r>
            <w:r w:rsidRPr="00CD3694">
              <w:rPr>
                <w:rFonts w:cs="Arial"/>
                <w:spacing w:val="1"/>
                <w:position w:val="1"/>
              </w:rPr>
              <w:t>se</w:t>
            </w:r>
            <w:r w:rsidRPr="00CD3694">
              <w:rPr>
                <w:rFonts w:cs="Arial"/>
                <w:position w:val="1"/>
              </w:rPr>
              <w:t>lected</w:t>
            </w:r>
            <w:r w:rsidRPr="00CD3694">
              <w:rPr>
                <w:rFonts w:cs="Arial"/>
                <w:spacing w:val="-7"/>
                <w:position w:val="1"/>
              </w:rPr>
              <w:t xml:space="preserve"> </w:t>
            </w:r>
            <w:r w:rsidRPr="00CD3694">
              <w:rPr>
                <w:rFonts w:cs="Arial"/>
                <w:position w:val="1"/>
              </w:rPr>
              <w:t>a</w:t>
            </w:r>
            <w:r w:rsidRPr="00CD3694">
              <w:rPr>
                <w:rFonts w:cs="Arial"/>
                <w:spacing w:val="-1"/>
                <w:position w:val="1"/>
              </w:rPr>
              <w:t xml:space="preserve"> </w:t>
            </w:r>
            <w:r w:rsidRPr="00CD3694">
              <w:rPr>
                <w:rFonts w:cs="Arial"/>
                <w:spacing w:val="1"/>
                <w:position w:val="1"/>
              </w:rPr>
              <w:t>Pr</w:t>
            </w:r>
            <w:r w:rsidRPr="00CD3694">
              <w:rPr>
                <w:rFonts w:cs="Arial"/>
                <w:position w:val="1"/>
              </w:rPr>
              <w:t>im</w:t>
            </w:r>
            <w:r w:rsidRPr="00CD3694">
              <w:rPr>
                <w:rFonts w:cs="Arial"/>
                <w:spacing w:val="1"/>
                <w:position w:val="1"/>
              </w:rPr>
              <w:t>a</w:t>
            </w:r>
            <w:r w:rsidRPr="00CD3694">
              <w:rPr>
                <w:rFonts w:cs="Arial"/>
                <w:spacing w:val="-1"/>
                <w:position w:val="1"/>
              </w:rPr>
              <w:t>r</w:t>
            </w:r>
            <w:r w:rsidRPr="00CD3694">
              <w:rPr>
                <w:rFonts w:cs="Arial"/>
                <w:position w:val="1"/>
              </w:rPr>
              <w:t>y</w:t>
            </w:r>
            <w:r w:rsidRPr="00CD3694">
              <w:rPr>
                <w:rFonts w:cs="Arial"/>
                <w:spacing w:val="-6"/>
                <w:position w:val="1"/>
              </w:rPr>
              <w:t xml:space="preserve"> </w:t>
            </w:r>
            <w:r w:rsidRPr="00CD3694">
              <w:rPr>
                <w:rFonts w:cs="Arial"/>
                <w:position w:val="1"/>
              </w:rPr>
              <w:t>O</w:t>
            </w:r>
            <w:r w:rsidRPr="00CD3694">
              <w:rPr>
                <w:rFonts w:cs="Arial"/>
                <w:spacing w:val="-4"/>
                <w:position w:val="1"/>
              </w:rPr>
              <w:t>f</w:t>
            </w:r>
            <w:r w:rsidRPr="00CD3694">
              <w:rPr>
                <w:rFonts w:cs="Arial"/>
                <w:spacing w:val="1"/>
                <w:position w:val="1"/>
              </w:rPr>
              <w:t>f</w:t>
            </w:r>
            <w:r w:rsidRPr="00CD3694">
              <w:rPr>
                <w:rFonts w:cs="Arial"/>
                <w:spacing w:val="-1"/>
                <w:position w:val="1"/>
              </w:rPr>
              <w:t>e</w:t>
            </w:r>
            <w:r w:rsidRPr="00CD3694">
              <w:rPr>
                <w:rFonts w:cs="Arial"/>
                <w:position w:val="1"/>
              </w:rPr>
              <w:t>r</w:t>
            </w:r>
          </w:p>
          <w:p w:rsidR="00980032" w:rsidRPr="00CD3694" w:rsidRDefault="00980032" w:rsidP="001A4A0A">
            <w:pPr>
              <w:widowControl w:val="0"/>
              <w:autoSpaceDE w:val="0"/>
              <w:autoSpaceDN w:val="0"/>
              <w:adjustRightInd w:val="0"/>
              <w:spacing w:before="8" w:line="100" w:lineRule="exact"/>
              <w:rPr>
                <w:rFonts w:cs="Arial"/>
                <w:sz w:val="10"/>
                <w:szCs w:val="10"/>
              </w:rPr>
            </w:pPr>
          </w:p>
          <w:p w:rsidR="00980032" w:rsidRDefault="00980032" w:rsidP="00970393">
            <w:pPr>
              <w:pStyle w:val="Body"/>
              <w:numPr>
                <w:ilvl w:val="0"/>
                <w:numId w:val="93"/>
              </w:numPr>
              <w:rPr>
                <w:rFonts w:cs="Arial"/>
              </w:rPr>
            </w:pPr>
            <w:r w:rsidRPr="00CD3694">
              <w:rPr>
                <w:rFonts w:cs="Arial"/>
              </w:rPr>
              <w:t>Application</w:t>
            </w:r>
            <w:r w:rsidRPr="00CD3694">
              <w:rPr>
                <w:rFonts w:cs="Arial"/>
                <w:spacing w:val="-10"/>
              </w:rPr>
              <w:t xml:space="preserve"> </w:t>
            </w:r>
            <w:r w:rsidRPr="00CD3694">
              <w:rPr>
                <w:rFonts w:cs="Arial"/>
                <w:spacing w:val="-3"/>
              </w:rPr>
              <w:t>r</w:t>
            </w:r>
            <w:r w:rsidRPr="00CD3694">
              <w:rPr>
                <w:rFonts w:cs="Arial"/>
                <w:spacing w:val="1"/>
              </w:rPr>
              <w:t>e</w:t>
            </w:r>
            <w:r w:rsidRPr="00CD3694">
              <w:rPr>
                <w:rFonts w:cs="Arial"/>
              </w:rPr>
              <w:t>di</w:t>
            </w:r>
            <w:r w:rsidRPr="00CD3694">
              <w:rPr>
                <w:rFonts w:cs="Arial"/>
                <w:spacing w:val="-3"/>
              </w:rPr>
              <w:t>r</w:t>
            </w:r>
            <w:r w:rsidRPr="00CD3694">
              <w:rPr>
                <w:rFonts w:cs="Arial"/>
                <w:spacing w:val="1"/>
              </w:rPr>
              <w:t>e</w:t>
            </w:r>
            <w:r w:rsidRPr="00CD3694">
              <w:rPr>
                <w:rFonts w:cs="Arial"/>
              </w:rPr>
              <w:t>cts</w:t>
            </w:r>
            <w:r w:rsidRPr="00CD3694">
              <w:rPr>
                <w:rFonts w:cs="Arial"/>
                <w:spacing w:val="-8"/>
              </w:rPr>
              <w:t xml:space="preserve"> </w:t>
            </w:r>
            <w:r w:rsidRPr="00CD3694">
              <w:rPr>
                <w:rFonts w:cs="Arial"/>
              </w:rPr>
              <w:t>user</w:t>
            </w:r>
            <w:r w:rsidRPr="00CD3694">
              <w:rPr>
                <w:rFonts w:cs="Arial"/>
                <w:spacing w:val="-3"/>
              </w:rPr>
              <w:t xml:space="preserve"> </w:t>
            </w:r>
            <w:r w:rsidRPr="00CD3694">
              <w:rPr>
                <w:rFonts w:cs="Arial"/>
              </w:rPr>
              <w:t>to</w:t>
            </w:r>
            <w:r w:rsidRPr="00CD3694">
              <w:rPr>
                <w:rFonts w:cs="Arial"/>
                <w:spacing w:val="-1"/>
              </w:rPr>
              <w:t xml:space="preserve"> </w:t>
            </w:r>
            <w:r w:rsidRPr="00CD3694">
              <w:rPr>
                <w:rFonts w:cs="Arial"/>
              </w:rPr>
              <w:t>the</w:t>
            </w:r>
            <w:r w:rsidRPr="00CD3694">
              <w:rPr>
                <w:rFonts w:cs="Arial"/>
                <w:spacing w:val="-3"/>
              </w:rPr>
              <w:t xml:space="preserve"> </w:t>
            </w:r>
            <w:r w:rsidRPr="00CD3694">
              <w:rPr>
                <w:rFonts w:cs="Arial"/>
              </w:rPr>
              <w:t>view</w:t>
            </w:r>
            <w:r w:rsidRPr="00CD3694">
              <w:rPr>
                <w:rFonts w:cs="Arial"/>
                <w:spacing w:val="-4"/>
              </w:rPr>
              <w:t xml:space="preserve"> </w:t>
            </w:r>
            <w:r w:rsidRPr="00CD3694">
              <w:rPr>
                <w:rFonts w:cs="Arial"/>
              </w:rPr>
              <w:t>a</w:t>
            </w:r>
            <w:r w:rsidRPr="00CD3694">
              <w:rPr>
                <w:rFonts w:cs="Arial"/>
                <w:spacing w:val="-1"/>
              </w:rPr>
              <w:t>n</w:t>
            </w:r>
            <w:r w:rsidRPr="00CD3694">
              <w:rPr>
                <w:rFonts w:cs="Arial"/>
              </w:rPr>
              <w:t>d</w:t>
            </w:r>
            <w:r w:rsidRPr="00CD3694">
              <w:rPr>
                <w:rFonts w:cs="Arial"/>
                <w:spacing w:val="-2"/>
              </w:rPr>
              <w:t xml:space="preserve"> </w:t>
            </w:r>
            <w:r w:rsidRPr="00CD3694">
              <w:rPr>
                <w:rFonts w:cs="Arial"/>
              </w:rPr>
              <w:t>manage basket,</w:t>
            </w:r>
            <w:r w:rsidRPr="00CD3694">
              <w:rPr>
                <w:rFonts w:cs="Arial"/>
                <w:spacing w:val="-5"/>
              </w:rPr>
              <w:t xml:space="preserve"> </w:t>
            </w:r>
            <w:r w:rsidRPr="00CD3694">
              <w:rPr>
                <w:rFonts w:cs="Arial"/>
              </w:rPr>
              <w:t>Subscriber</w:t>
            </w:r>
            <w:r w:rsidRPr="00CD3694">
              <w:rPr>
                <w:rFonts w:cs="Arial"/>
                <w:spacing w:val="-10"/>
              </w:rPr>
              <w:t xml:space="preserve"> </w:t>
            </w:r>
            <w:r w:rsidRPr="00CD3694">
              <w:rPr>
                <w:rFonts w:cs="Arial"/>
              </w:rPr>
              <w:t>is n</w:t>
            </w:r>
            <w:r w:rsidRPr="00CD3694">
              <w:rPr>
                <w:rFonts w:cs="Arial"/>
                <w:spacing w:val="1"/>
              </w:rPr>
              <w:t>o</w:t>
            </w:r>
            <w:r w:rsidRPr="00CD3694">
              <w:rPr>
                <w:rFonts w:cs="Arial"/>
              </w:rPr>
              <w:t>t</w:t>
            </w:r>
            <w:r w:rsidRPr="00CD3694">
              <w:rPr>
                <w:rFonts w:cs="Arial"/>
                <w:spacing w:val="-2"/>
              </w:rPr>
              <w:t xml:space="preserve"> </w:t>
            </w:r>
            <w:r w:rsidRPr="00CD3694">
              <w:rPr>
                <w:rFonts w:cs="Arial"/>
              </w:rPr>
              <w:t>c</w:t>
            </w:r>
            <w:r w:rsidRPr="00CD3694">
              <w:rPr>
                <w:rFonts w:cs="Arial"/>
                <w:spacing w:val="-3"/>
              </w:rPr>
              <w:t>r</w:t>
            </w:r>
            <w:r w:rsidRPr="00CD3694">
              <w:rPr>
                <w:rFonts w:cs="Arial"/>
              </w:rPr>
              <w:t>e</w:t>
            </w:r>
            <w:r w:rsidRPr="00CD3694">
              <w:rPr>
                <w:rFonts w:cs="Arial"/>
                <w:spacing w:val="1"/>
              </w:rPr>
              <w:t>a</w:t>
            </w:r>
            <w:r w:rsidRPr="00CD3694">
              <w:rPr>
                <w:rFonts w:cs="Arial"/>
              </w:rPr>
              <w:t>ted</w:t>
            </w:r>
            <w:r w:rsidRPr="00CD3694">
              <w:rPr>
                <w:rFonts w:cs="Arial"/>
                <w:spacing w:val="-7"/>
              </w:rPr>
              <w:t xml:space="preserve"> </w:t>
            </w:r>
            <w:r w:rsidRPr="00CD3694">
              <w:rPr>
                <w:rFonts w:cs="Arial"/>
                <w:spacing w:val="1"/>
              </w:rPr>
              <w:t>a</w:t>
            </w:r>
            <w:r w:rsidRPr="00CD3694">
              <w:rPr>
                <w:rFonts w:cs="Arial"/>
              </w:rPr>
              <w:t>nd</w:t>
            </w:r>
            <w:r w:rsidRPr="00CD3694">
              <w:rPr>
                <w:rFonts w:cs="Arial"/>
                <w:spacing w:val="-2"/>
              </w:rPr>
              <w:t xml:space="preserve"> </w:t>
            </w:r>
            <w:r w:rsidRPr="00CD3694">
              <w:rPr>
                <w:rFonts w:cs="Arial"/>
              </w:rPr>
              <w:t>Device</w:t>
            </w:r>
            <w:r w:rsidRPr="00CD3694">
              <w:rPr>
                <w:rFonts w:cs="Arial"/>
                <w:spacing w:val="-5"/>
              </w:rPr>
              <w:t xml:space="preserve"> </w:t>
            </w:r>
            <w:r w:rsidRPr="00CD3694">
              <w:rPr>
                <w:rFonts w:cs="Arial"/>
              </w:rPr>
              <w:t>is added</w:t>
            </w:r>
            <w:r w:rsidRPr="00CD3694">
              <w:rPr>
                <w:rFonts w:cs="Arial"/>
                <w:spacing w:val="-6"/>
              </w:rPr>
              <w:t xml:space="preserve"> </w:t>
            </w:r>
            <w:r w:rsidRPr="00CD3694">
              <w:rPr>
                <w:rFonts w:cs="Arial"/>
              </w:rPr>
              <w:t>at</w:t>
            </w:r>
            <w:r w:rsidRPr="00CD3694">
              <w:rPr>
                <w:rFonts w:cs="Arial"/>
                <w:spacing w:val="-2"/>
              </w:rPr>
              <w:t xml:space="preserve"> </w:t>
            </w:r>
            <w:r w:rsidRPr="00CD3694">
              <w:rPr>
                <w:rFonts w:cs="Arial"/>
                <w:spacing w:val="1"/>
              </w:rPr>
              <w:t>t</w:t>
            </w:r>
            <w:r w:rsidRPr="00CD3694">
              <w:rPr>
                <w:rFonts w:cs="Arial"/>
              </w:rPr>
              <w:t>he</w:t>
            </w:r>
            <w:r w:rsidRPr="00CD3694">
              <w:rPr>
                <w:rFonts w:cs="Arial"/>
                <w:spacing w:val="-3"/>
              </w:rPr>
              <w:t xml:space="preserve"> </w:t>
            </w:r>
            <w:r w:rsidRPr="00CD3694">
              <w:rPr>
                <w:rFonts w:cs="Arial"/>
              </w:rPr>
              <w:t>acco</w:t>
            </w:r>
            <w:r w:rsidRPr="00CD3694">
              <w:rPr>
                <w:rFonts w:cs="Arial"/>
                <w:spacing w:val="1"/>
              </w:rPr>
              <w:t>u</w:t>
            </w:r>
            <w:r w:rsidRPr="00CD3694">
              <w:rPr>
                <w:rFonts w:cs="Arial"/>
              </w:rPr>
              <w:t>nt</w:t>
            </w:r>
            <w:r w:rsidRPr="00CD3694">
              <w:rPr>
                <w:rFonts w:cs="Arial"/>
                <w:spacing w:val="-7"/>
              </w:rPr>
              <w:t xml:space="preserve"> </w:t>
            </w:r>
            <w:r w:rsidRPr="00CD3694">
              <w:rPr>
                <w:rFonts w:cs="Arial"/>
              </w:rPr>
              <w:t>level</w:t>
            </w:r>
          </w:p>
          <w:p w:rsidR="00980032" w:rsidRPr="00CD3694" w:rsidRDefault="00980032" w:rsidP="001A4A0A">
            <w:pPr>
              <w:pStyle w:val="Body"/>
              <w:ind w:left="0"/>
              <w:rPr>
                <w:rFonts w:cs="Arial"/>
                <w:color w:val="FF0000"/>
              </w:rPr>
            </w:pPr>
            <w:r w:rsidRPr="00CD3694">
              <w:rPr>
                <w:rFonts w:cs="Arial"/>
                <w:color w:val="FF0000"/>
              </w:rPr>
              <w:t>A23 : The account category is not configured to support persons</w:t>
            </w:r>
          </w:p>
          <w:p w:rsidR="00980032" w:rsidRDefault="00980032" w:rsidP="00970393">
            <w:pPr>
              <w:pStyle w:val="Body"/>
              <w:numPr>
                <w:ilvl w:val="0"/>
                <w:numId w:val="92"/>
              </w:numPr>
              <w:rPr>
                <w:rFonts w:cs="Arial"/>
                <w:color w:val="FF0000"/>
              </w:rPr>
            </w:pPr>
            <w:r w:rsidRPr="00CD3694">
              <w:rPr>
                <w:rFonts w:cs="Arial"/>
                <w:color w:val="FF0000"/>
              </w:rPr>
              <w:t>Redirect to N2</w:t>
            </w:r>
          </w:p>
          <w:p w:rsidR="00980032" w:rsidRPr="00930E27" w:rsidRDefault="00980032" w:rsidP="001A4A0A">
            <w:pPr>
              <w:widowControl w:val="0"/>
              <w:autoSpaceDE w:val="0"/>
              <w:autoSpaceDN w:val="0"/>
              <w:adjustRightInd w:val="0"/>
              <w:spacing w:line="267" w:lineRule="exact"/>
              <w:ind w:left="34"/>
              <w:rPr>
                <w:color w:val="FF0000"/>
              </w:rPr>
            </w:pPr>
            <w:r w:rsidRPr="00930E27">
              <w:rPr>
                <w:color w:val="FF0000"/>
              </w:rPr>
              <w:t>A24: User has selected the option to create an account only (no subscriber)</w:t>
            </w:r>
          </w:p>
          <w:p w:rsidR="00980032" w:rsidRPr="00930E27" w:rsidRDefault="00980032" w:rsidP="005E61D6">
            <w:pPr>
              <w:widowControl w:val="0"/>
              <w:numPr>
                <w:ilvl w:val="0"/>
                <w:numId w:val="119"/>
              </w:numPr>
              <w:autoSpaceDE w:val="0"/>
              <w:autoSpaceDN w:val="0"/>
              <w:adjustRightInd w:val="0"/>
              <w:spacing w:line="267" w:lineRule="exact"/>
              <w:rPr>
                <w:color w:val="FF0000"/>
              </w:rPr>
            </w:pPr>
            <w:r w:rsidRPr="00930E27">
              <w:rPr>
                <w:color w:val="FF0000"/>
              </w:rPr>
              <w:t>Application displays an option to confirm the account creation</w:t>
            </w:r>
          </w:p>
          <w:p w:rsidR="00980032" w:rsidRDefault="00980032" w:rsidP="005E61D6">
            <w:pPr>
              <w:widowControl w:val="0"/>
              <w:numPr>
                <w:ilvl w:val="0"/>
                <w:numId w:val="119"/>
              </w:numPr>
              <w:autoSpaceDE w:val="0"/>
              <w:autoSpaceDN w:val="0"/>
              <w:adjustRightInd w:val="0"/>
              <w:spacing w:line="267" w:lineRule="exact"/>
              <w:rPr>
                <w:color w:val="FF0000"/>
              </w:rPr>
            </w:pPr>
            <w:r>
              <w:rPr>
                <w:color w:val="FF0000"/>
              </w:rPr>
              <w:t>A</w:t>
            </w:r>
            <w:r w:rsidRPr="00930E27">
              <w:rPr>
                <w:color w:val="FF0000"/>
              </w:rPr>
              <w:t>pplication sends the order to the back office system</w:t>
            </w:r>
          </w:p>
          <w:p w:rsidR="00980032" w:rsidRPr="00930E27" w:rsidRDefault="00980032" w:rsidP="005E61D6">
            <w:pPr>
              <w:widowControl w:val="0"/>
              <w:numPr>
                <w:ilvl w:val="0"/>
                <w:numId w:val="119"/>
              </w:numPr>
              <w:autoSpaceDE w:val="0"/>
              <w:autoSpaceDN w:val="0"/>
              <w:adjustRightInd w:val="0"/>
              <w:spacing w:line="267" w:lineRule="exact"/>
              <w:rPr>
                <w:color w:val="FF0000"/>
              </w:rPr>
            </w:pPr>
            <w:r>
              <w:rPr>
                <w:color w:val="FF0000"/>
              </w:rPr>
              <w:t>Application displays order number to user</w:t>
            </w:r>
          </w:p>
        </w:tc>
      </w:tr>
    </w:tbl>
    <w:p w:rsidR="00980032" w:rsidRPr="006115FA" w:rsidRDefault="00980032" w:rsidP="00980032">
      <w:pPr>
        <w:pStyle w:val="Body"/>
        <w:ind w:left="0"/>
      </w:pPr>
    </w:p>
    <w:p w:rsidR="00980032" w:rsidRDefault="00980032" w:rsidP="00980032">
      <w:pPr>
        <w:pStyle w:val="Heading4"/>
      </w:pPr>
      <w:bookmarkStart w:id="511" w:name="_Toc364961240"/>
      <w:r>
        <w:t>NCA0020 - Capture administrative data (Modified)</w:t>
      </w:r>
      <w:bookmarkEnd w:id="511"/>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Capture administrative data</w:t>
            </w:r>
            <w:r w:rsidRPr="00E442E7">
              <w:t xml:space="preserve"> </w:t>
            </w:r>
          </w:p>
        </w:tc>
        <w:tc>
          <w:tcPr>
            <w:tcW w:w="3596" w:type="dxa"/>
            <w:shd w:val="clear" w:color="auto" w:fill="E6E6E6"/>
          </w:tcPr>
          <w:p w:rsidR="00980032" w:rsidRPr="00E442E7" w:rsidRDefault="00980032" w:rsidP="001A4A0A">
            <w:pPr>
              <w:pStyle w:val="TableHeading"/>
            </w:pPr>
            <w:r>
              <w:t>NCA0020</w:t>
            </w:r>
            <w:r w:rsidRPr="00E442E7">
              <w:t xml:space="preserve"> </w:t>
            </w:r>
          </w:p>
        </w:tc>
      </w:tr>
      <w:tr w:rsidR="00980032" w:rsidRPr="00E442E7" w:rsidTr="001A4A0A">
        <w:tc>
          <w:tcPr>
            <w:tcW w:w="2268" w:type="dxa"/>
          </w:tcPr>
          <w:p w:rsidR="00980032" w:rsidRPr="00E442E7" w:rsidRDefault="00980032" w:rsidP="001A4A0A">
            <w:r w:rsidRPr="00E442E7">
              <w:t>Primary actors</w:t>
            </w:r>
          </w:p>
        </w:tc>
        <w:tc>
          <w:tcPr>
            <w:tcW w:w="6908" w:type="dxa"/>
            <w:gridSpan w:val="2"/>
          </w:tcPr>
          <w:p w:rsidR="00980032" w:rsidRDefault="00980032" w:rsidP="001A4A0A">
            <w:pPr>
              <w:pStyle w:val="BodyText"/>
            </w:pPr>
            <w:r>
              <w:t>Dealer user</w:t>
            </w:r>
          </w:p>
          <w:p w:rsidR="00980032" w:rsidRDefault="00980032" w:rsidP="001A4A0A">
            <w:pPr>
              <w:pStyle w:val="BodyText"/>
            </w:pPr>
            <w:r>
              <w:t>CSR user</w:t>
            </w:r>
          </w:p>
          <w:p w:rsidR="00980032" w:rsidRPr="00E442E7" w:rsidRDefault="00980032" w:rsidP="001A4A0A">
            <w:pPr>
              <w:pStyle w:val="BodyText"/>
            </w:pPr>
            <w:r>
              <w:t>Business User</w:t>
            </w:r>
          </w:p>
        </w:tc>
      </w:tr>
      <w:tr w:rsidR="00980032" w:rsidRPr="00E442E7" w:rsidTr="001A4A0A">
        <w:tc>
          <w:tcPr>
            <w:tcW w:w="2268" w:type="dxa"/>
          </w:tcPr>
          <w:p w:rsidR="00980032" w:rsidRPr="00E442E7" w:rsidRDefault="00980032" w:rsidP="001A4A0A">
            <w:r w:rsidRPr="00E442E7">
              <w:t>Summary Goal</w:t>
            </w:r>
          </w:p>
        </w:tc>
        <w:tc>
          <w:tcPr>
            <w:tcW w:w="6908" w:type="dxa"/>
            <w:gridSpan w:val="2"/>
          </w:tcPr>
          <w:p w:rsidR="00980032" w:rsidRPr="00E442E7" w:rsidRDefault="00980032" w:rsidP="001A4A0A">
            <w:pPr>
              <w:pStyle w:val="BodyText"/>
            </w:pPr>
            <w:r>
              <w:t xml:space="preserve">This use case allows a user capturing customer information and administrative information, reviewing all information to get customer acceptance. </w:t>
            </w:r>
          </w:p>
        </w:tc>
      </w:tr>
      <w:tr w:rsidR="00980032" w:rsidRPr="00E442E7" w:rsidTr="001A4A0A">
        <w:trPr>
          <w:trHeight w:val="176"/>
        </w:trPr>
        <w:tc>
          <w:tcPr>
            <w:tcW w:w="2268" w:type="dxa"/>
          </w:tcPr>
          <w:p w:rsidR="00980032" w:rsidRPr="00E442E7" w:rsidRDefault="00980032" w:rsidP="001A4A0A">
            <w:r w:rsidRPr="00E442E7">
              <w:t>Pre-conditions</w:t>
            </w:r>
          </w:p>
        </w:tc>
        <w:tc>
          <w:tcPr>
            <w:tcW w:w="6908" w:type="dxa"/>
            <w:gridSpan w:val="2"/>
          </w:tcPr>
          <w:p w:rsidR="00980032" w:rsidRPr="00E442E7" w:rsidRDefault="00980032" w:rsidP="001A4A0A">
            <w:pPr>
              <w:pStyle w:val="BodyText"/>
            </w:pPr>
            <w:r>
              <w:t>User has already specified the customer type he wants to create</w:t>
            </w:r>
          </w:p>
        </w:tc>
      </w:tr>
      <w:tr w:rsidR="00980032" w:rsidRPr="00E442E7" w:rsidTr="001A4A0A">
        <w:trPr>
          <w:trHeight w:val="176"/>
        </w:trPr>
        <w:tc>
          <w:tcPr>
            <w:tcW w:w="2268" w:type="dxa"/>
          </w:tcPr>
          <w:p w:rsidR="00980032" w:rsidRPr="00E442E7" w:rsidRDefault="00980032" w:rsidP="001A4A0A">
            <w:r w:rsidRPr="00E442E7">
              <w:t>Trigger</w:t>
            </w:r>
          </w:p>
        </w:tc>
        <w:tc>
          <w:tcPr>
            <w:tcW w:w="6908" w:type="dxa"/>
            <w:gridSpan w:val="2"/>
          </w:tcPr>
          <w:p w:rsidR="00980032" w:rsidRPr="00E442E7" w:rsidRDefault="00980032" w:rsidP="001A4A0A">
            <w:pPr>
              <w:pStyle w:val="BodyText"/>
            </w:pPr>
            <w:r>
              <w:t>User has selected one new customer option</w:t>
            </w:r>
          </w:p>
        </w:tc>
      </w:tr>
      <w:tr w:rsidR="00980032" w:rsidRPr="00E442E7" w:rsidTr="001A4A0A">
        <w:trPr>
          <w:trHeight w:val="176"/>
        </w:trPr>
        <w:tc>
          <w:tcPr>
            <w:tcW w:w="2268" w:type="dxa"/>
          </w:tcPr>
          <w:p w:rsidR="00980032" w:rsidRPr="00E442E7" w:rsidRDefault="00980032" w:rsidP="001A4A0A">
            <w:r w:rsidRPr="00E442E7">
              <w:t>Minimum guarantees</w:t>
            </w:r>
          </w:p>
        </w:tc>
        <w:tc>
          <w:tcPr>
            <w:tcW w:w="6908" w:type="dxa"/>
            <w:gridSpan w:val="2"/>
          </w:tcPr>
          <w:p w:rsidR="00980032" w:rsidRPr="006D15FA" w:rsidRDefault="00980032" w:rsidP="001A4A0A">
            <w:pPr>
              <w:pStyle w:val="BodyText"/>
            </w:pPr>
            <w:r>
              <w:t>User can’t process new customer acquisition without customer acceptance</w:t>
            </w:r>
          </w:p>
        </w:tc>
      </w:tr>
      <w:tr w:rsidR="00980032" w:rsidRPr="00E442E7" w:rsidTr="001A4A0A">
        <w:trPr>
          <w:trHeight w:val="176"/>
        </w:trPr>
        <w:tc>
          <w:tcPr>
            <w:tcW w:w="2268" w:type="dxa"/>
          </w:tcPr>
          <w:p w:rsidR="00980032" w:rsidRPr="00E442E7" w:rsidRDefault="00980032" w:rsidP="001A4A0A">
            <w:r w:rsidRPr="00E442E7">
              <w:t>Success guarantees:</w:t>
            </w:r>
          </w:p>
        </w:tc>
        <w:tc>
          <w:tcPr>
            <w:tcW w:w="6908" w:type="dxa"/>
            <w:gridSpan w:val="2"/>
          </w:tcPr>
          <w:p w:rsidR="00980032" w:rsidRPr="006D15FA" w:rsidRDefault="00980032" w:rsidP="001A4A0A">
            <w:pPr>
              <w:pStyle w:val="BodyText"/>
            </w:pPr>
            <w:r>
              <w:t>Customer information and billing account information has been set for the new customer</w:t>
            </w:r>
          </w:p>
        </w:tc>
      </w:tr>
      <w:tr w:rsidR="00980032" w:rsidRPr="00E442E7" w:rsidTr="001A4A0A">
        <w:trPr>
          <w:trHeight w:val="176"/>
        </w:trPr>
        <w:tc>
          <w:tcPr>
            <w:tcW w:w="2268" w:type="dxa"/>
          </w:tcPr>
          <w:p w:rsidR="00980032" w:rsidRPr="00E442E7" w:rsidRDefault="00980032" w:rsidP="001A4A0A">
            <w:r w:rsidRPr="00E442E7">
              <w:t>Normal Flow:</w:t>
            </w:r>
          </w:p>
        </w:tc>
        <w:tc>
          <w:tcPr>
            <w:tcW w:w="6908" w:type="dxa"/>
            <w:gridSpan w:val="2"/>
          </w:tcPr>
          <w:p w:rsidR="00980032" w:rsidRDefault="00980032" w:rsidP="00970393">
            <w:pPr>
              <w:pStyle w:val="ListNumberUC"/>
              <w:numPr>
                <w:ilvl w:val="0"/>
                <w:numId w:val="83"/>
              </w:numPr>
            </w:pPr>
            <w:r>
              <w:t>User sets the customer identity</w:t>
            </w:r>
            <w:r w:rsidRPr="00052864">
              <w:rPr>
                <w:color w:val="FF0000"/>
              </w:rPr>
              <w:t>(A5)</w:t>
            </w:r>
          </w:p>
          <w:p w:rsidR="00980032" w:rsidRDefault="00980032" w:rsidP="00970393">
            <w:pPr>
              <w:pStyle w:val="ListNumberUC"/>
              <w:numPr>
                <w:ilvl w:val="0"/>
                <w:numId w:val="83"/>
              </w:numPr>
            </w:pPr>
            <w:r>
              <w:t>User sets the phone &amp; email</w:t>
            </w:r>
          </w:p>
          <w:p w:rsidR="00980032" w:rsidRDefault="00980032" w:rsidP="00970393">
            <w:pPr>
              <w:pStyle w:val="ListNumberUC"/>
              <w:numPr>
                <w:ilvl w:val="0"/>
                <w:numId w:val="83"/>
              </w:numPr>
            </w:pPr>
            <w:r>
              <w:t>User sets the customer address (A4)</w:t>
            </w:r>
          </w:p>
          <w:p w:rsidR="00980032" w:rsidRDefault="00980032" w:rsidP="00970393">
            <w:pPr>
              <w:pStyle w:val="ListNumberUC"/>
              <w:numPr>
                <w:ilvl w:val="0"/>
                <w:numId w:val="83"/>
              </w:numPr>
            </w:pPr>
            <w:r>
              <w:t>The application requests additional administrative information</w:t>
            </w:r>
          </w:p>
          <w:p w:rsidR="00980032" w:rsidRDefault="00980032" w:rsidP="00970393">
            <w:pPr>
              <w:pStyle w:val="ListNumberUC"/>
              <w:numPr>
                <w:ilvl w:val="0"/>
                <w:numId w:val="83"/>
              </w:numPr>
            </w:pPr>
            <w:r>
              <w:t>User set additional administrative information</w:t>
            </w:r>
          </w:p>
          <w:p w:rsidR="00980032" w:rsidRDefault="00980032" w:rsidP="00970393">
            <w:pPr>
              <w:pStyle w:val="ListNumberUC"/>
              <w:numPr>
                <w:ilvl w:val="0"/>
                <w:numId w:val="83"/>
              </w:numPr>
            </w:pPr>
            <w:r>
              <w:t>The application validates all information set (A1)</w:t>
            </w:r>
          </w:p>
          <w:p w:rsidR="00980032" w:rsidRDefault="00980032" w:rsidP="00970393">
            <w:pPr>
              <w:pStyle w:val="ListNumberUC"/>
              <w:numPr>
                <w:ilvl w:val="0"/>
                <w:numId w:val="83"/>
              </w:numPr>
            </w:pPr>
            <w:r>
              <w:t>The application redirects user to set billing account information</w:t>
            </w:r>
          </w:p>
          <w:p w:rsidR="00980032" w:rsidRDefault="00980032" w:rsidP="00970393">
            <w:pPr>
              <w:pStyle w:val="ListNumberUC"/>
              <w:numPr>
                <w:ilvl w:val="0"/>
                <w:numId w:val="83"/>
              </w:numPr>
            </w:pPr>
            <w:r>
              <w:t>User set billing account information (refer to use case capture billing account information)</w:t>
            </w:r>
          </w:p>
          <w:p w:rsidR="00980032" w:rsidRPr="00930E27" w:rsidRDefault="00980032" w:rsidP="00970393">
            <w:pPr>
              <w:pStyle w:val="ListNumberUC"/>
              <w:numPr>
                <w:ilvl w:val="0"/>
                <w:numId w:val="83"/>
              </w:numPr>
              <w:rPr>
                <w:strike/>
                <w:color w:val="FF0000"/>
              </w:rPr>
            </w:pPr>
            <w:r w:rsidRPr="00930E27">
              <w:rPr>
                <w:strike/>
                <w:color w:val="FF0000"/>
              </w:rPr>
              <w:t>The application displays all information set for review</w:t>
            </w:r>
          </w:p>
          <w:p w:rsidR="00980032" w:rsidRPr="006D15FA" w:rsidRDefault="00980032" w:rsidP="00970393">
            <w:pPr>
              <w:pStyle w:val="ListNumberUC"/>
              <w:numPr>
                <w:ilvl w:val="0"/>
                <w:numId w:val="83"/>
              </w:numPr>
            </w:pPr>
            <w:r>
              <w:t>Use case ends (A2)</w:t>
            </w:r>
          </w:p>
        </w:tc>
      </w:tr>
      <w:tr w:rsidR="00980032" w:rsidRPr="00E442E7" w:rsidTr="001A4A0A">
        <w:trPr>
          <w:trHeight w:val="176"/>
        </w:trPr>
        <w:tc>
          <w:tcPr>
            <w:tcW w:w="2268" w:type="dxa"/>
          </w:tcPr>
          <w:p w:rsidR="00980032" w:rsidRPr="00E442E7" w:rsidRDefault="00980032" w:rsidP="001A4A0A">
            <w:r w:rsidRPr="00E442E7">
              <w:t>Alternative Flows:</w:t>
            </w:r>
          </w:p>
        </w:tc>
        <w:tc>
          <w:tcPr>
            <w:tcW w:w="6908" w:type="dxa"/>
            <w:gridSpan w:val="2"/>
          </w:tcPr>
          <w:p w:rsidR="00980032" w:rsidRDefault="00980032" w:rsidP="001A4A0A">
            <w:pPr>
              <w:pStyle w:val="Body"/>
              <w:ind w:left="0"/>
            </w:pPr>
            <w:r>
              <w:t>A1: Information set by the user are not correct or not complete</w:t>
            </w:r>
          </w:p>
          <w:p w:rsidR="00980032" w:rsidRDefault="00980032" w:rsidP="00970393">
            <w:pPr>
              <w:pStyle w:val="Body"/>
              <w:numPr>
                <w:ilvl w:val="0"/>
                <w:numId w:val="79"/>
              </w:numPr>
            </w:pPr>
            <w:r>
              <w:t>The application request again to set information and highlights mistakes</w:t>
            </w:r>
          </w:p>
          <w:p w:rsidR="00980032" w:rsidRDefault="00980032" w:rsidP="00970393">
            <w:pPr>
              <w:pStyle w:val="Body"/>
              <w:numPr>
                <w:ilvl w:val="0"/>
                <w:numId w:val="79"/>
              </w:numPr>
            </w:pPr>
            <w:r>
              <w:t>User corrects set information</w:t>
            </w:r>
          </w:p>
          <w:p w:rsidR="00980032" w:rsidRDefault="00980032" w:rsidP="001A4A0A">
            <w:pPr>
              <w:pStyle w:val="Body"/>
              <w:ind w:left="0"/>
            </w:pPr>
            <w:r>
              <w:t>A2: Application is configured to request acceptance of terms and conditions:</w:t>
            </w:r>
          </w:p>
          <w:p w:rsidR="00980032" w:rsidRDefault="00980032" w:rsidP="00970393">
            <w:pPr>
              <w:pStyle w:val="Body"/>
              <w:numPr>
                <w:ilvl w:val="0"/>
                <w:numId w:val="81"/>
              </w:numPr>
            </w:pPr>
            <w:r>
              <w:t>The application requests for acceptance of terms and conditions and return policy</w:t>
            </w:r>
          </w:p>
          <w:p w:rsidR="00980032" w:rsidRDefault="00980032" w:rsidP="00970393">
            <w:pPr>
              <w:pStyle w:val="Body"/>
              <w:numPr>
                <w:ilvl w:val="0"/>
                <w:numId w:val="81"/>
              </w:numPr>
            </w:pPr>
            <w:r>
              <w:t>User accepts and continue (A3)</w:t>
            </w:r>
          </w:p>
          <w:p w:rsidR="00980032" w:rsidRDefault="00980032" w:rsidP="001A4A0A">
            <w:pPr>
              <w:pStyle w:val="Body"/>
              <w:ind w:left="0"/>
            </w:pPr>
            <w:r>
              <w:t>A3: User has not validated terms and conditions and return policy</w:t>
            </w:r>
          </w:p>
          <w:p w:rsidR="00980032" w:rsidRDefault="00980032" w:rsidP="00970393">
            <w:pPr>
              <w:pStyle w:val="Body"/>
              <w:numPr>
                <w:ilvl w:val="0"/>
                <w:numId w:val="80"/>
              </w:numPr>
            </w:pPr>
            <w:r>
              <w:t>The application displays an error message to inform user he must accept terms and condition and return policy to continue</w:t>
            </w:r>
          </w:p>
          <w:p w:rsidR="00980032" w:rsidRDefault="00980032" w:rsidP="00970393">
            <w:pPr>
              <w:pStyle w:val="Body"/>
              <w:numPr>
                <w:ilvl w:val="0"/>
                <w:numId w:val="80"/>
              </w:numPr>
            </w:pPr>
            <w:r>
              <w:t>User accepts and continues</w:t>
            </w:r>
          </w:p>
          <w:p w:rsidR="00980032" w:rsidRDefault="00980032" w:rsidP="00970393">
            <w:pPr>
              <w:pStyle w:val="Body"/>
              <w:numPr>
                <w:ilvl w:val="0"/>
                <w:numId w:val="80"/>
              </w:numPr>
            </w:pPr>
            <w:r>
              <w:t>Next step are similar to nominal case</w:t>
            </w:r>
          </w:p>
          <w:p w:rsidR="00980032" w:rsidRDefault="00980032" w:rsidP="001A4A0A">
            <w:pPr>
              <w:pStyle w:val="Body"/>
              <w:ind w:left="0"/>
            </w:pPr>
            <w:r>
              <w:t>A4: User selects the option to search an address, instead of entering it</w:t>
            </w:r>
          </w:p>
          <w:p w:rsidR="00980032" w:rsidRDefault="00980032" w:rsidP="00970393">
            <w:pPr>
              <w:pStyle w:val="Body"/>
              <w:numPr>
                <w:ilvl w:val="0"/>
                <w:numId w:val="82"/>
              </w:numPr>
            </w:pPr>
            <w:r>
              <w:t>User selects an address in the referential. Refer to use case ‘Search and select address in referential’</w:t>
            </w:r>
          </w:p>
          <w:p w:rsidR="00980032" w:rsidRDefault="00980032" w:rsidP="00970393">
            <w:pPr>
              <w:pStyle w:val="Body"/>
              <w:numPr>
                <w:ilvl w:val="0"/>
                <w:numId w:val="82"/>
              </w:numPr>
            </w:pPr>
            <w:r>
              <w:t>Next step are similar to nominal case</w:t>
            </w:r>
          </w:p>
          <w:p w:rsidR="00980032" w:rsidRDefault="00980032" w:rsidP="001A4A0A">
            <w:pPr>
              <w:pStyle w:val="Body"/>
              <w:ind w:left="0"/>
              <w:rPr>
                <w:color w:val="FF0000"/>
              </w:rPr>
            </w:pPr>
            <w:r w:rsidRPr="00052864">
              <w:rPr>
                <w:color w:val="FF0000"/>
              </w:rPr>
              <w:t xml:space="preserve">A5 : </w:t>
            </w:r>
            <w:r>
              <w:rPr>
                <w:color w:val="FF0000"/>
              </w:rPr>
              <w:t>Account category support Person Management</w:t>
            </w:r>
          </w:p>
          <w:p w:rsidR="00980032" w:rsidRDefault="00980032" w:rsidP="00970393">
            <w:pPr>
              <w:pStyle w:val="Body"/>
              <w:numPr>
                <w:ilvl w:val="0"/>
                <w:numId w:val="84"/>
              </w:numPr>
              <w:rPr>
                <w:color w:val="FF0000"/>
              </w:rPr>
            </w:pPr>
            <w:r>
              <w:rPr>
                <w:color w:val="FF0000"/>
              </w:rPr>
              <w:t xml:space="preserve">Application displays Person creation area according to use case </w:t>
            </w:r>
            <w:r w:rsidRPr="00052864">
              <w:rPr>
                <w:color w:val="FF0000"/>
              </w:rPr>
              <w:t>NPA0010 - Add persona</w:t>
            </w:r>
          </w:p>
          <w:p w:rsidR="00980032" w:rsidRDefault="00980032" w:rsidP="00970393">
            <w:pPr>
              <w:pStyle w:val="Body"/>
              <w:numPr>
                <w:ilvl w:val="0"/>
                <w:numId w:val="84"/>
              </w:numPr>
              <w:rPr>
                <w:color w:val="FF0000"/>
              </w:rPr>
            </w:pPr>
            <w:r>
              <w:rPr>
                <w:color w:val="FF0000"/>
              </w:rPr>
              <w:t>Application proposes to the use the customer address as billing address</w:t>
            </w:r>
          </w:p>
          <w:p w:rsidR="00980032" w:rsidRDefault="00980032" w:rsidP="00970393">
            <w:pPr>
              <w:pStyle w:val="Body"/>
              <w:numPr>
                <w:ilvl w:val="0"/>
                <w:numId w:val="84"/>
              </w:numPr>
              <w:rPr>
                <w:color w:val="FF0000"/>
              </w:rPr>
            </w:pPr>
            <w:r>
              <w:rPr>
                <w:color w:val="FF0000"/>
              </w:rPr>
              <w:t>The user accept</w:t>
            </w:r>
          </w:p>
          <w:p w:rsidR="00980032" w:rsidRDefault="00980032" w:rsidP="00970393">
            <w:pPr>
              <w:pStyle w:val="Body"/>
              <w:numPr>
                <w:ilvl w:val="0"/>
                <w:numId w:val="84"/>
              </w:numPr>
              <w:rPr>
                <w:color w:val="FF0000"/>
              </w:rPr>
            </w:pPr>
            <w:r>
              <w:rPr>
                <w:color w:val="FF0000"/>
              </w:rPr>
              <w:t>The application links the customer address to the billing(A6)</w:t>
            </w:r>
          </w:p>
          <w:p w:rsidR="00980032" w:rsidRPr="00052864" w:rsidRDefault="00980032" w:rsidP="00970393">
            <w:pPr>
              <w:pStyle w:val="Body"/>
              <w:numPr>
                <w:ilvl w:val="0"/>
                <w:numId w:val="84"/>
              </w:numPr>
              <w:rPr>
                <w:color w:val="FF0000"/>
              </w:rPr>
            </w:pPr>
            <w:r w:rsidRPr="00052864">
              <w:rPr>
                <w:color w:val="FF0000"/>
              </w:rPr>
              <w:t>Redirect the user to N7</w:t>
            </w:r>
          </w:p>
          <w:p w:rsidR="00980032" w:rsidRDefault="00980032" w:rsidP="001A4A0A">
            <w:pPr>
              <w:pStyle w:val="Body"/>
              <w:ind w:left="0"/>
              <w:rPr>
                <w:color w:val="FF0000"/>
              </w:rPr>
            </w:pPr>
            <w:r>
              <w:rPr>
                <w:color w:val="FF0000"/>
              </w:rPr>
              <w:t>A6 : The user wanted to create a billing address different from the billing address</w:t>
            </w:r>
          </w:p>
          <w:p w:rsidR="00980032" w:rsidRDefault="00980032" w:rsidP="00970393">
            <w:pPr>
              <w:pStyle w:val="Body"/>
              <w:numPr>
                <w:ilvl w:val="0"/>
                <w:numId w:val="85"/>
              </w:numPr>
              <w:rPr>
                <w:color w:val="FF0000"/>
              </w:rPr>
            </w:pPr>
            <w:r>
              <w:rPr>
                <w:color w:val="FF0000"/>
              </w:rPr>
              <w:t>The application displays the fields to allow the user to set the billing address including Title, first Name, Last Name</w:t>
            </w:r>
          </w:p>
          <w:p w:rsidR="00980032" w:rsidRDefault="00980032" w:rsidP="00970393">
            <w:pPr>
              <w:pStyle w:val="Body"/>
              <w:numPr>
                <w:ilvl w:val="0"/>
                <w:numId w:val="85"/>
              </w:numPr>
              <w:rPr>
                <w:color w:val="FF0000"/>
              </w:rPr>
            </w:pPr>
            <w:r>
              <w:rPr>
                <w:color w:val="FF0000"/>
              </w:rPr>
              <w:t xml:space="preserve">The user set the different information </w:t>
            </w:r>
          </w:p>
          <w:p w:rsidR="00980032" w:rsidRPr="00052864" w:rsidRDefault="00980032" w:rsidP="00970393">
            <w:pPr>
              <w:pStyle w:val="Body"/>
              <w:numPr>
                <w:ilvl w:val="0"/>
                <w:numId w:val="85"/>
              </w:numPr>
              <w:rPr>
                <w:color w:val="FF0000"/>
              </w:rPr>
            </w:pPr>
            <w:r>
              <w:rPr>
                <w:color w:val="FF0000"/>
              </w:rPr>
              <w:t>Redirect the user to N7</w:t>
            </w:r>
          </w:p>
        </w:tc>
      </w:tr>
    </w:tbl>
    <w:p w:rsidR="00980032" w:rsidRDefault="00980032" w:rsidP="00980032">
      <w:pPr>
        <w:pStyle w:val="Body"/>
        <w:ind w:left="0"/>
      </w:pPr>
    </w:p>
    <w:p w:rsidR="00980032" w:rsidRDefault="00980032" w:rsidP="00980032">
      <w:pPr>
        <w:pStyle w:val="Heading4"/>
      </w:pPr>
      <w:bookmarkStart w:id="512" w:name="_Toc364961241"/>
      <w:r w:rsidRPr="00C84AAB">
        <w:t>NSA0025</w:t>
      </w:r>
      <w:r>
        <w:t xml:space="preserve"> </w:t>
      </w:r>
      <w:r w:rsidRPr="00C84AAB">
        <w:t>-</w:t>
      </w:r>
      <w:r>
        <w:t xml:space="preserve"> </w:t>
      </w:r>
      <w:r w:rsidRPr="00C84AAB">
        <w:t xml:space="preserve">Update administrative data </w:t>
      </w:r>
      <w:r>
        <w:t>(Modified)</w:t>
      </w:r>
      <w:bookmarkEnd w:id="512"/>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Capture administrative data</w:t>
            </w:r>
            <w:r w:rsidRPr="00E442E7">
              <w:t xml:space="preserve"> </w:t>
            </w:r>
          </w:p>
        </w:tc>
        <w:tc>
          <w:tcPr>
            <w:tcW w:w="3596" w:type="dxa"/>
            <w:shd w:val="clear" w:color="auto" w:fill="E6E6E6"/>
          </w:tcPr>
          <w:p w:rsidR="00980032" w:rsidRPr="00E442E7" w:rsidRDefault="00980032" w:rsidP="001A4A0A">
            <w:pPr>
              <w:pStyle w:val="TableHeading"/>
            </w:pPr>
            <w:r>
              <w:t>NCA0020</w:t>
            </w:r>
            <w:r w:rsidRPr="00E442E7">
              <w:t xml:space="preserve"> </w:t>
            </w:r>
          </w:p>
        </w:tc>
      </w:tr>
      <w:tr w:rsidR="00980032" w:rsidRPr="00E442E7" w:rsidTr="001A4A0A">
        <w:tc>
          <w:tcPr>
            <w:tcW w:w="2268" w:type="dxa"/>
          </w:tcPr>
          <w:p w:rsidR="00980032" w:rsidRPr="00E442E7" w:rsidRDefault="00980032" w:rsidP="001A4A0A">
            <w:r w:rsidRPr="00E442E7">
              <w:t>Primary actors</w:t>
            </w:r>
          </w:p>
        </w:tc>
        <w:tc>
          <w:tcPr>
            <w:tcW w:w="6908" w:type="dxa"/>
            <w:gridSpan w:val="2"/>
          </w:tcPr>
          <w:p w:rsidR="00980032" w:rsidRPr="00C84AAB" w:rsidRDefault="00980032" w:rsidP="001A4A0A">
            <w:pPr>
              <w:pStyle w:val="BodyText"/>
              <w:rPr>
                <w:rFonts w:cs="Arial"/>
                <w:color w:val="FF0000"/>
              </w:rPr>
            </w:pPr>
            <w:r w:rsidRPr="00C84AAB">
              <w:rPr>
                <w:rFonts w:cs="Arial"/>
                <w:color w:val="FF0000"/>
              </w:rPr>
              <w:t>Dealer user</w:t>
            </w:r>
          </w:p>
          <w:p w:rsidR="00980032" w:rsidRPr="00C84AAB" w:rsidRDefault="00980032" w:rsidP="001A4A0A">
            <w:pPr>
              <w:pStyle w:val="BodyText"/>
              <w:rPr>
                <w:rFonts w:cs="Arial"/>
              </w:rPr>
            </w:pPr>
            <w:r w:rsidRPr="00C84AAB">
              <w:rPr>
                <w:rFonts w:cs="Arial"/>
              </w:rPr>
              <w:t>CSR user</w:t>
            </w:r>
          </w:p>
        </w:tc>
      </w:tr>
      <w:tr w:rsidR="00980032" w:rsidRPr="00E442E7" w:rsidTr="001A4A0A">
        <w:tc>
          <w:tcPr>
            <w:tcW w:w="2268" w:type="dxa"/>
          </w:tcPr>
          <w:p w:rsidR="00980032" w:rsidRPr="00E442E7" w:rsidRDefault="00980032" w:rsidP="001A4A0A">
            <w:r w:rsidRPr="00E442E7">
              <w:t>Summary Goal</w:t>
            </w:r>
          </w:p>
        </w:tc>
        <w:tc>
          <w:tcPr>
            <w:tcW w:w="6908" w:type="dxa"/>
            <w:gridSpan w:val="2"/>
          </w:tcPr>
          <w:p w:rsidR="00980032" w:rsidRPr="00C84AAB" w:rsidRDefault="00980032" w:rsidP="001A4A0A">
            <w:pPr>
              <w:pStyle w:val="BodyText"/>
              <w:rPr>
                <w:rFonts w:cs="Arial"/>
              </w:rPr>
            </w:pPr>
            <w:r w:rsidRPr="00C84AAB">
              <w:rPr>
                <w:rFonts w:cs="Arial"/>
                <w:spacing w:val="1"/>
              </w:rPr>
              <w:t>T</w:t>
            </w:r>
            <w:r w:rsidRPr="00C84AAB">
              <w:rPr>
                <w:rFonts w:cs="Arial"/>
              </w:rPr>
              <w:t>his</w:t>
            </w:r>
            <w:r w:rsidRPr="00C84AAB">
              <w:rPr>
                <w:rFonts w:cs="Arial"/>
                <w:spacing w:val="-5"/>
              </w:rPr>
              <w:t xml:space="preserve"> </w:t>
            </w:r>
            <w:r w:rsidRPr="00C84AAB">
              <w:rPr>
                <w:rFonts w:cs="Arial"/>
                <w:spacing w:val="1"/>
              </w:rPr>
              <w:t>u</w:t>
            </w:r>
            <w:r w:rsidRPr="00C84AAB">
              <w:rPr>
                <w:rFonts w:cs="Arial"/>
              </w:rPr>
              <w:t>se</w:t>
            </w:r>
            <w:r w:rsidRPr="00C84AAB">
              <w:rPr>
                <w:rFonts w:cs="Arial"/>
                <w:spacing w:val="-2"/>
              </w:rPr>
              <w:t xml:space="preserve"> </w:t>
            </w:r>
            <w:r w:rsidRPr="00C84AAB">
              <w:rPr>
                <w:rFonts w:cs="Arial"/>
              </w:rPr>
              <w:t>case</w:t>
            </w:r>
            <w:r w:rsidRPr="00C84AAB">
              <w:rPr>
                <w:rFonts w:cs="Arial"/>
                <w:spacing w:val="-3"/>
              </w:rPr>
              <w:t xml:space="preserve"> </w:t>
            </w:r>
            <w:r w:rsidRPr="00C84AAB">
              <w:rPr>
                <w:rFonts w:cs="Arial"/>
              </w:rPr>
              <w:t>allows</w:t>
            </w:r>
            <w:r w:rsidRPr="00C84AAB">
              <w:rPr>
                <w:rFonts w:cs="Arial"/>
                <w:spacing w:val="-5"/>
              </w:rPr>
              <w:t xml:space="preserve"> </w:t>
            </w:r>
            <w:r w:rsidRPr="00C84AAB">
              <w:rPr>
                <w:rFonts w:cs="Arial"/>
              </w:rPr>
              <w:t>a</w:t>
            </w:r>
            <w:r w:rsidRPr="00C84AAB">
              <w:rPr>
                <w:rFonts w:cs="Arial"/>
                <w:spacing w:val="-2"/>
              </w:rPr>
              <w:t xml:space="preserve"> </w:t>
            </w:r>
            <w:r w:rsidRPr="00C84AAB">
              <w:rPr>
                <w:rFonts w:cs="Arial"/>
                <w:spacing w:val="1"/>
              </w:rPr>
              <w:t>us</w:t>
            </w:r>
            <w:r w:rsidRPr="00C84AAB">
              <w:rPr>
                <w:rFonts w:cs="Arial"/>
              </w:rPr>
              <w:t>er</w:t>
            </w:r>
            <w:r w:rsidRPr="00C84AAB">
              <w:rPr>
                <w:rFonts w:cs="Arial"/>
                <w:spacing w:val="-4"/>
              </w:rPr>
              <w:t xml:space="preserve"> </w:t>
            </w:r>
            <w:r w:rsidRPr="00C84AAB">
              <w:rPr>
                <w:rFonts w:cs="Arial"/>
              </w:rPr>
              <w:t>viewing</w:t>
            </w:r>
            <w:r w:rsidRPr="00C84AAB">
              <w:rPr>
                <w:rFonts w:cs="Arial"/>
                <w:spacing w:val="-6"/>
              </w:rPr>
              <w:t xml:space="preserve"> </w:t>
            </w:r>
            <w:r w:rsidRPr="00C84AAB">
              <w:rPr>
                <w:rFonts w:cs="Arial"/>
              </w:rPr>
              <w:t>cur</w:t>
            </w:r>
            <w:r w:rsidRPr="00C84AAB">
              <w:rPr>
                <w:rFonts w:cs="Arial"/>
                <w:spacing w:val="-3"/>
              </w:rPr>
              <w:t>r</w:t>
            </w:r>
            <w:r w:rsidRPr="00C84AAB">
              <w:rPr>
                <w:rFonts w:cs="Arial"/>
              </w:rPr>
              <w:t>ent</w:t>
            </w:r>
            <w:r w:rsidRPr="00C84AAB">
              <w:rPr>
                <w:rFonts w:cs="Arial"/>
                <w:spacing w:val="-7"/>
              </w:rPr>
              <w:t xml:space="preserve"> </w:t>
            </w:r>
            <w:r w:rsidRPr="00C84AAB">
              <w:rPr>
                <w:rFonts w:cs="Arial"/>
                <w:spacing w:val="1"/>
              </w:rPr>
              <w:t>ad</w:t>
            </w:r>
            <w:r w:rsidRPr="00C84AAB">
              <w:rPr>
                <w:rFonts w:cs="Arial"/>
              </w:rPr>
              <w:t>ministr</w:t>
            </w:r>
            <w:r w:rsidRPr="00C84AAB">
              <w:rPr>
                <w:rFonts w:cs="Arial"/>
                <w:spacing w:val="1"/>
              </w:rPr>
              <w:t>a</w:t>
            </w:r>
            <w:r w:rsidRPr="00C84AAB">
              <w:rPr>
                <w:rFonts w:cs="Arial"/>
              </w:rPr>
              <w:t>tive</w:t>
            </w:r>
            <w:r w:rsidRPr="00C84AAB">
              <w:rPr>
                <w:rFonts w:cs="Arial"/>
                <w:spacing w:val="-12"/>
              </w:rPr>
              <w:t xml:space="preserve"> </w:t>
            </w:r>
            <w:r w:rsidRPr="00C84AAB">
              <w:rPr>
                <w:rFonts w:cs="Arial"/>
              </w:rPr>
              <w:t>data</w:t>
            </w:r>
            <w:r w:rsidRPr="00C84AAB">
              <w:rPr>
                <w:rFonts w:cs="Arial"/>
                <w:spacing w:val="-4"/>
              </w:rPr>
              <w:t xml:space="preserve"> </w:t>
            </w:r>
            <w:r w:rsidRPr="00C84AAB">
              <w:rPr>
                <w:rFonts w:cs="Arial"/>
              </w:rPr>
              <w:t xml:space="preserve">set </w:t>
            </w:r>
            <w:r w:rsidRPr="00C84AAB">
              <w:rPr>
                <w:rFonts w:cs="Arial"/>
                <w:spacing w:val="1"/>
              </w:rPr>
              <w:t>a</w:t>
            </w:r>
            <w:r w:rsidRPr="00C84AAB">
              <w:rPr>
                <w:rFonts w:cs="Arial"/>
              </w:rPr>
              <w:t>nd</w:t>
            </w:r>
            <w:r w:rsidRPr="00C84AAB">
              <w:rPr>
                <w:rFonts w:cs="Arial"/>
                <w:spacing w:val="-3"/>
              </w:rPr>
              <w:t xml:space="preserve"> </w:t>
            </w:r>
            <w:r w:rsidRPr="00C84AAB">
              <w:rPr>
                <w:rFonts w:cs="Arial"/>
                <w:spacing w:val="1"/>
              </w:rPr>
              <w:t>u</w:t>
            </w:r>
            <w:r w:rsidRPr="00C84AAB">
              <w:rPr>
                <w:rFonts w:cs="Arial"/>
              </w:rPr>
              <w:t>pd</w:t>
            </w:r>
            <w:r w:rsidRPr="00C84AAB">
              <w:rPr>
                <w:rFonts w:cs="Arial"/>
                <w:spacing w:val="1"/>
              </w:rPr>
              <w:t>a</w:t>
            </w:r>
            <w:r w:rsidRPr="00C84AAB">
              <w:rPr>
                <w:rFonts w:cs="Arial"/>
              </w:rPr>
              <w:t>t</w:t>
            </w:r>
            <w:r w:rsidRPr="00C84AAB">
              <w:rPr>
                <w:rFonts w:cs="Arial"/>
                <w:spacing w:val="1"/>
              </w:rPr>
              <w:t>i</w:t>
            </w:r>
            <w:r w:rsidRPr="00C84AAB">
              <w:rPr>
                <w:rFonts w:cs="Arial"/>
              </w:rPr>
              <w:t>ng</w:t>
            </w:r>
            <w:r w:rsidRPr="00C84AAB">
              <w:rPr>
                <w:rFonts w:cs="Arial"/>
                <w:spacing w:val="-7"/>
              </w:rPr>
              <w:t xml:space="preserve"> </w:t>
            </w:r>
            <w:r w:rsidRPr="00C84AAB">
              <w:rPr>
                <w:rFonts w:cs="Arial"/>
              </w:rPr>
              <w:t>th</w:t>
            </w:r>
            <w:r w:rsidRPr="00C84AAB">
              <w:rPr>
                <w:rFonts w:cs="Arial"/>
                <w:spacing w:val="1"/>
              </w:rPr>
              <w:t>e</w:t>
            </w:r>
            <w:r w:rsidRPr="00C84AAB">
              <w:rPr>
                <w:rFonts w:cs="Arial"/>
              </w:rPr>
              <w:t>m</w:t>
            </w:r>
          </w:p>
        </w:tc>
      </w:tr>
      <w:tr w:rsidR="00980032" w:rsidRPr="00E442E7" w:rsidTr="001A4A0A">
        <w:trPr>
          <w:trHeight w:val="176"/>
        </w:trPr>
        <w:tc>
          <w:tcPr>
            <w:tcW w:w="2268" w:type="dxa"/>
          </w:tcPr>
          <w:p w:rsidR="00980032" w:rsidRPr="00E442E7" w:rsidRDefault="00980032" w:rsidP="001A4A0A">
            <w:r w:rsidRPr="00E442E7">
              <w:t>Pre-conditions</w:t>
            </w:r>
          </w:p>
        </w:tc>
        <w:tc>
          <w:tcPr>
            <w:tcW w:w="6908" w:type="dxa"/>
            <w:gridSpan w:val="2"/>
          </w:tcPr>
          <w:p w:rsidR="00980032" w:rsidRPr="00C84AAB" w:rsidRDefault="00980032" w:rsidP="001A4A0A">
            <w:pPr>
              <w:widowControl w:val="0"/>
              <w:autoSpaceDE w:val="0"/>
              <w:autoSpaceDN w:val="0"/>
              <w:adjustRightInd w:val="0"/>
              <w:spacing w:line="268" w:lineRule="exact"/>
              <w:rPr>
                <w:rFonts w:cs="Arial"/>
                <w:color w:val="F55B13"/>
                <w:spacing w:val="39"/>
                <w:sz w:val="16"/>
                <w:szCs w:val="16"/>
              </w:rPr>
            </w:pPr>
            <w:r w:rsidRPr="00C84AAB">
              <w:rPr>
                <w:rFonts w:cs="Arial"/>
                <w:spacing w:val="1"/>
                <w:position w:val="1"/>
              </w:rPr>
              <w:t>U</w:t>
            </w:r>
            <w:r w:rsidRPr="00C84AAB">
              <w:rPr>
                <w:rFonts w:cs="Arial"/>
                <w:position w:val="1"/>
              </w:rPr>
              <w:t>ser</w:t>
            </w:r>
            <w:r w:rsidRPr="00C84AAB">
              <w:rPr>
                <w:rFonts w:cs="Arial"/>
                <w:spacing w:val="-3"/>
                <w:position w:val="1"/>
              </w:rPr>
              <w:t xml:space="preserve"> </w:t>
            </w:r>
            <w:r w:rsidRPr="00C84AAB">
              <w:rPr>
                <w:rFonts w:cs="Arial"/>
                <w:position w:val="1"/>
              </w:rPr>
              <w:t>is either:</w:t>
            </w:r>
          </w:p>
          <w:p w:rsidR="00980032" w:rsidRPr="00C84AAB" w:rsidRDefault="00980032" w:rsidP="00970393">
            <w:pPr>
              <w:widowControl w:val="0"/>
              <w:numPr>
                <w:ilvl w:val="0"/>
                <w:numId w:val="73"/>
              </w:numPr>
              <w:autoSpaceDE w:val="0"/>
              <w:autoSpaceDN w:val="0"/>
              <w:adjustRightInd w:val="0"/>
              <w:spacing w:line="268" w:lineRule="exact"/>
              <w:ind w:left="-4" w:firstLine="0"/>
              <w:rPr>
                <w:rFonts w:cs="Arial"/>
              </w:rPr>
            </w:pPr>
            <w:r w:rsidRPr="00C84AAB">
              <w:rPr>
                <w:rFonts w:cs="Arial"/>
                <w:color w:val="000000"/>
              </w:rPr>
              <w:t>Adding</w:t>
            </w:r>
            <w:r w:rsidRPr="00C84AAB">
              <w:rPr>
                <w:rFonts w:cs="Arial"/>
                <w:color w:val="000000"/>
                <w:spacing w:val="-6"/>
              </w:rPr>
              <w:t xml:space="preserve"> </w:t>
            </w:r>
            <w:r w:rsidRPr="00C84AAB">
              <w:rPr>
                <w:rFonts w:cs="Arial"/>
                <w:color w:val="000000"/>
              </w:rPr>
              <w:t>a new</w:t>
            </w:r>
            <w:r w:rsidRPr="00C84AAB">
              <w:rPr>
                <w:rFonts w:cs="Arial"/>
                <w:color w:val="000000"/>
                <w:spacing w:val="-4"/>
              </w:rPr>
              <w:t xml:space="preserve"> </w:t>
            </w:r>
            <w:r w:rsidRPr="00C84AAB">
              <w:rPr>
                <w:rFonts w:cs="Arial"/>
                <w:color w:val="000000"/>
              </w:rPr>
              <w:t>subscrib</w:t>
            </w:r>
            <w:r w:rsidRPr="00C84AAB">
              <w:rPr>
                <w:rFonts w:cs="Arial"/>
                <w:color w:val="000000"/>
                <w:spacing w:val="-1"/>
              </w:rPr>
              <w:t>e</w:t>
            </w:r>
            <w:r w:rsidRPr="00C84AAB">
              <w:rPr>
                <w:rFonts w:cs="Arial"/>
                <w:color w:val="000000"/>
              </w:rPr>
              <w:t>r</w:t>
            </w:r>
            <w:r w:rsidRPr="00C84AAB">
              <w:rPr>
                <w:rFonts w:cs="Arial"/>
                <w:color w:val="000000"/>
                <w:spacing w:val="-8"/>
              </w:rPr>
              <w:t xml:space="preserve"> </w:t>
            </w:r>
            <w:r w:rsidRPr="00C84AAB">
              <w:rPr>
                <w:rFonts w:cs="Arial"/>
                <w:color w:val="000000"/>
              </w:rPr>
              <w:t>on</w:t>
            </w:r>
            <w:r w:rsidRPr="00C84AAB">
              <w:rPr>
                <w:rFonts w:cs="Arial"/>
                <w:color w:val="000000"/>
                <w:spacing w:val="-2"/>
              </w:rPr>
              <w:t xml:space="preserve"> </w:t>
            </w:r>
            <w:r w:rsidRPr="00C84AAB">
              <w:rPr>
                <w:rFonts w:cs="Arial"/>
                <w:color w:val="000000"/>
              </w:rPr>
              <w:t>an</w:t>
            </w:r>
            <w:r w:rsidRPr="00C84AAB">
              <w:rPr>
                <w:rFonts w:cs="Arial"/>
                <w:color w:val="000000"/>
                <w:spacing w:val="-2"/>
              </w:rPr>
              <w:t xml:space="preserve"> </w:t>
            </w:r>
            <w:r w:rsidRPr="00C84AAB">
              <w:rPr>
                <w:rFonts w:cs="Arial"/>
                <w:color w:val="000000"/>
              </w:rPr>
              <w:t>existing</w:t>
            </w:r>
            <w:r w:rsidRPr="00C84AAB">
              <w:rPr>
                <w:rFonts w:cs="Arial"/>
                <w:color w:val="000000"/>
                <w:spacing w:val="-6"/>
              </w:rPr>
              <w:t xml:space="preserve"> </w:t>
            </w:r>
            <w:r w:rsidRPr="00C84AAB">
              <w:rPr>
                <w:rFonts w:cs="Arial"/>
                <w:color w:val="000000"/>
              </w:rPr>
              <w:t>account</w:t>
            </w:r>
          </w:p>
          <w:p w:rsidR="00980032" w:rsidRPr="00C84AAB" w:rsidRDefault="00980032" w:rsidP="00970393">
            <w:pPr>
              <w:pStyle w:val="BodyText"/>
              <w:numPr>
                <w:ilvl w:val="0"/>
                <w:numId w:val="73"/>
              </w:numPr>
              <w:ind w:left="-4" w:firstLine="0"/>
              <w:rPr>
                <w:rFonts w:cs="Arial"/>
              </w:rPr>
            </w:pPr>
            <w:r w:rsidRPr="00C84AAB">
              <w:rPr>
                <w:rFonts w:cs="Arial"/>
                <w:color w:val="000000"/>
                <w:spacing w:val="1"/>
              </w:rPr>
              <w:t>M</w:t>
            </w:r>
            <w:r w:rsidRPr="00C84AAB">
              <w:rPr>
                <w:rFonts w:cs="Arial"/>
                <w:color w:val="000000"/>
              </w:rPr>
              <w:t>igrating</w:t>
            </w:r>
            <w:r w:rsidRPr="00C84AAB">
              <w:rPr>
                <w:rFonts w:cs="Arial"/>
                <w:color w:val="000000"/>
                <w:spacing w:val="-8"/>
              </w:rPr>
              <w:t xml:space="preserve"> </w:t>
            </w:r>
            <w:r w:rsidRPr="00C84AAB">
              <w:rPr>
                <w:rFonts w:cs="Arial"/>
                <w:color w:val="000000"/>
              </w:rPr>
              <w:t>a p</w:t>
            </w:r>
            <w:r w:rsidRPr="00C84AAB">
              <w:rPr>
                <w:rFonts w:cs="Arial"/>
                <w:color w:val="000000"/>
                <w:spacing w:val="-3"/>
              </w:rPr>
              <w:t>r</w:t>
            </w:r>
            <w:r w:rsidRPr="00C84AAB">
              <w:rPr>
                <w:rFonts w:cs="Arial"/>
                <w:color w:val="000000"/>
              </w:rPr>
              <w:t>epaid</w:t>
            </w:r>
            <w:r w:rsidRPr="00C84AAB">
              <w:rPr>
                <w:rFonts w:cs="Arial"/>
                <w:color w:val="000000"/>
                <w:spacing w:val="-6"/>
              </w:rPr>
              <w:t xml:space="preserve"> </w:t>
            </w:r>
            <w:r w:rsidRPr="00C84AAB">
              <w:rPr>
                <w:rFonts w:cs="Arial"/>
                <w:color w:val="000000"/>
              </w:rPr>
              <w:t>to</w:t>
            </w:r>
            <w:r w:rsidRPr="00C84AAB">
              <w:rPr>
                <w:rFonts w:cs="Arial"/>
                <w:color w:val="000000"/>
                <w:spacing w:val="-1"/>
              </w:rPr>
              <w:t xml:space="preserve"> </w:t>
            </w:r>
            <w:r w:rsidRPr="00C84AAB">
              <w:rPr>
                <w:rFonts w:cs="Arial"/>
                <w:color w:val="000000"/>
              </w:rPr>
              <w:t>postpaid</w:t>
            </w:r>
            <w:r w:rsidRPr="00C84AAB">
              <w:rPr>
                <w:rFonts w:cs="Arial"/>
                <w:color w:val="000000"/>
                <w:spacing w:val="-9"/>
              </w:rPr>
              <w:t xml:space="preserve"> </w:t>
            </w:r>
            <w:r w:rsidRPr="00C84AAB">
              <w:rPr>
                <w:rFonts w:cs="Arial"/>
                <w:color w:val="000000"/>
              </w:rPr>
              <w:t>subscriber</w:t>
            </w:r>
          </w:p>
        </w:tc>
      </w:tr>
      <w:tr w:rsidR="00980032" w:rsidRPr="00E442E7" w:rsidTr="001A4A0A">
        <w:trPr>
          <w:trHeight w:val="176"/>
        </w:trPr>
        <w:tc>
          <w:tcPr>
            <w:tcW w:w="2268" w:type="dxa"/>
          </w:tcPr>
          <w:p w:rsidR="00980032" w:rsidRPr="00E442E7" w:rsidRDefault="00980032" w:rsidP="001A4A0A">
            <w:r w:rsidRPr="00E442E7">
              <w:t>Trigger</w:t>
            </w:r>
          </w:p>
        </w:tc>
        <w:tc>
          <w:tcPr>
            <w:tcW w:w="6908" w:type="dxa"/>
            <w:gridSpan w:val="2"/>
          </w:tcPr>
          <w:p w:rsidR="00980032" w:rsidRPr="00C84AAB" w:rsidRDefault="00980032" w:rsidP="001A4A0A">
            <w:pPr>
              <w:pStyle w:val="BodyText"/>
              <w:rPr>
                <w:rFonts w:cs="Arial"/>
              </w:rPr>
            </w:pPr>
            <w:r w:rsidRPr="00C84AAB">
              <w:rPr>
                <w:rFonts w:cs="Arial"/>
                <w:spacing w:val="1"/>
              </w:rPr>
              <w:t>Us</w:t>
            </w:r>
            <w:r w:rsidRPr="00C84AAB">
              <w:rPr>
                <w:rFonts w:cs="Arial"/>
                <w:spacing w:val="-1"/>
              </w:rPr>
              <w:t>e</w:t>
            </w:r>
            <w:r w:rsidRPr="00C84AAB">
              <w:rPr>
                <w:rFonts w:cs="Arial"/>
              </w:rPr>
              <w:t>r</w:t>
            </w:r>
            <w:r w:rsidRPr="00C84AAB">
              <w:rPr>
                <w:rFonts w:cs="Arial"/>
                <w:spacing w:val="-3"/>
              </w:rPr>
              <w:t xml:space="preserve"> </w:t>
            </w:r>
            <w:r w:rsidRPr="00C84AAB">
              <w:rPr>
                <w:rFonts w:cs="Arial"/>
                <w:spacing w:val="1"/>
              </w:rPr>
              <w:t>ha</w:t>
            </w:r>
            <w:r w:rsidRPr="00C84AAB">
              <w:rPr>
                <w:rFonts w:cs="Arial"/>
              </w:rPr>
              <w:t>s</w:t>
            </w:r>
            <w:r w:rsidRPr="00C84AAB">
              <w:rPr>
                <w:rFonts w:cs="Arial"/>
                <w:spacing w:val="-3"/>
              </w:rPr>
              <w:t xml:space="preserve"> </w:t>
            </w:r>
            <w:r w:rsidRPr="00C84AAB">
              <w:rPr>
                <w:rFonts w:cs="Arial"/>
                <w:spacing w:val="1"/>
              </w:rPr>
              <w:t>se</w:t>
            </w:r>
            <w:r w:rsidRPr="00C84AAB">
              <w:rPr>
                <w:rFonts w:cs="Arial"/>
              </w:rPr>
              <w:t>l</w:t>
            </w:r>
            <w:r w:rsidRPr="00C84AAB">
              <w:rPr>
                <w:rFonts w:cs="Arial"/>
                <w:spacing w:val="1"/>
              </w:rPr>
              <w:t>ecte</w:t>
            </w:r>
            <w:r w:rsidRPr="00C84AAB">
              <w:rPr>
                <w:rFonts w:cs="Arial"/>
              </w:rPr>
              <w:t>d</w:t>
            </w:r>
            <w:r w:rsidRPr="00C84AAB">
              <w:rPr>
                <w:rFonts w:cs="Arial"/>
                <w:spacing w:val="-6"/>
              </w:rPr>
              <w:t xml:space="preserve"> </w:t>
            </w:r>
            <w:r w:rsidRPr="00C84AAB">
              <w:rPr>
                <w:rFonts w:cs="Arial"/>
                <w:spacing w:val="1"/>
              </w:rPr>
              <w:t>th</w:t>
            </w:r>
            <w:r w:rsidRPr="00C84AAB">
              <w:rPr>
                <w:rFonts w:cs="Arial"/>
              </w:rPr>
              <w:t>e</w:t>
            </w:r>
            <w:r w:rsidRPr="00C84AAB">
              <w:rPr>
                <w:rFonts w:cs="Arial"/>
                <w:spacing w:val="-3"/>
              </w:rPr>
              <w:t xml:space="preserve"> </w:t>
            </w:r>
            <w:r w:rsidRPr="00C84AAB">
              <w:rPr>
                <w:rFonts w:cs="Arial"/>
                <w:spacing w:val="1"/>
              </w:rPr>
              <w:t>opt</w:t>
            </w:r>
            <w:r w:rsidRPr="00C84AAB">
              <w:rPr>
                <w:rFonts w:cs="Arial"/>
              </w:rPr>
              <w:t>i</w:t>
            </w:r>
            <w:r w:rsidRPr="00C84AAB">
              <w:rPr>
                <w:rFonts w:cs="Arial"/>
                <w:spacing w:val="1"/>
              </w:rPr>
              <w:t>o</w:t>
            </w:r>
            <w:r w:rsidRPr="00C84AAB">
              <w:rPr>
                <w:rFonts w:cs="Arial"/>
              </w:rPr>
              <w:t>n</w:t>
            </w:r>
            <w:r w:rsidRPr="00C84AAB">
              <w:rPr>
                <w:rFonts w:cs="Arial"/>
                <w:spacing w:val="-5"/>
              </w:rPr>
              <w:t xml:space="preserve"> </w:t>
            </w:r>
            <w:r w:rsidRPr="00C84AAB">
              <w:rPr>
                <w:rFonts w:cs="Arial"/>
                <w:spacing w:val="1"/>
              </w:rPr>
              <w:t>t</w:t>
            </w:r>
            <w:r w:rsidRPr="00C84AAB">
              <w:rPr>
                <w:rFonts w:cs="Arial"/>
              </w:rPr>
              <w:t>o</w:t>
            </w:r>
            <w:r w:rsidRPr="00C84AAB">
              <w:rPr>
                <w:rFonts w:cs="Arial"/>
                <w:spacing w:val="-3"/>
              </w:rPr>
              <w:t xml:space="preserve"> </w:t>
            </w:r>
            <w:r w:rsidRPr="00C84AAB">
              <w:rPr>
                <w:rFonts w:cs="Arial"/>
              </w:rPr>
              <w:t>upda</w:t>
            </w:r>
            <w:r w:rsidRPr="00C84AAB">
              <w:rPr>
                <w:rFonts w:cs="Arial"/>
                <w:spacing w:val="1"/>
              </w:rPr>
              <w:t>t</w:t>
            </w:r>
            <w:r w:rsidRPr="00C84AAB">
              <w:rPr>
                <w:rFonts w:cs="Arial"/>
              </w:rPr>
              <w:t>e</w:t>
            </w:r>
            <w:r w:rsidRPr="00C84AAB">
              <w:rPr>
                <w:rFonts w:cs="Arial"/>
                <w:spacing w:val="-6"/>
              </w:rPr>
              <w:t xml:space="preserve"> </w:t>
            </w:r>
            <w:r w:rsidRPr="00C84AAB">
              <w:rPr>
                <w:rFonts w:cs="Arial"/>
              </w:rPr>
              <w:t>administrative</w:t>
            </w:r>
            <w:r w:rsidRPr="00C84AAB">
              <w:rPr>
                <w:rFonts w:cs="Arial"/>
                <w:spacing w:val="-14"/>
              </w:rPr>
              <w:t xml:space="preserve"> </w:t>
            </w:r>
            <w:r w:rsidRPr="00C84AAB">
              <w:rPr>
                <w:rFonts w:cs="Arial"/>
              </w:rPr>
              <w:t>da</w:t>
            </w:r>
            <w:r w:rsidRPr="00C84AAB">
              <w:rPr>
                <w:rFonts w:cs="Arial"/>
                <w:spacing w:val="1"/>
              </w:rPr>
              <w:t>t</w:t>
            </w:r>
            <w:r w:rsidRPr="00C84AAB">
              <w:rPr>
                <w:rFonts w:cs="Arial"/>
              </w:rPr>
              <w:t>a</w:t>
            </w:r>
            <w:r w:rsidRPr="00C84AAB">
              <w:rPr>
                <w:rFonts w:cs="Arial"/>
                <w:spacing w:val="-4"/>
              </w:rPr>
              <w:t xml:space="preserve"> </w:t>
            </w:r>
            <w:r w:rsidRPr="00C84AAB">
              <w:rPr>
                <w:rFonts w:cs="Arial"/>
              </w:rPr>
              <w:t>for</w:t>
            </w:r>
            <w:r w:rsidRPr="00C84AAB">
              <w:rPr>
                <w:rFonts w:cs="Arial"/>
                <w:spacing w:val="-2"/>
              </w:rPr>
              <w:t xml:space="preserve"> </w:t>
            </w:r>
            <w:r w:rsidRPr="00C84AAB">
              <w:rPr>
                <w:rFonts w:cs="Arial"/>
              </w:rPr>
              <w:t>a an existing</w:t>
            </w:r>
            <w:r w:rsidRPr="00C84AAB">
              <w:rPr>
                <w:rFonts w:cs="Arial"/>
                <w:spacing w:val="-7"/>
              </w:rPr>
              <w:t xml:space="preserve"> </w:t>
            </w:r>
            <w:r w:rsidRPr="00C84AAB">
              <w:rPr>
                <w:rFonts w:cs="Arial"/>
              </w:rPr>
              <w:t>acc</w:t>
            </w:r>
            <w:r w:rsidRPr="00C84AAB">
              <w:rPr>
                <w:rFonts w:cs="Arial"/>
                <w:spacing w:val="-1"/>
              </w:rPr>
              <w:t>o</w:t>
            </w:r>
            <w:r w:rsidRPr="00C84AAB">
              <w:rPr>
                <w:rFonts w:cs="Arial"/>
              </w:rPr>
              <w:t>unt</w:t>
            </w:r>
          </w:p>
        </w:tc>
      </w:tr>
      <w:tr w:rsidR="00980032" w:rsidRPr="00E442E7" w:rsidTr="001A4A0A">
        <w:trPr>
          <w:trHeight w:val="176"/>
        </w:trPr>
        <w:tc>
          <w:tcPr>
            <w:tcW w:w="2268" w:type="dxa"/>
          </w:tcPr>
          <w:p w:rsidR="00980032" w:rsidRPr="00E442E7" w:rsidRDefault="00980032" w:rsidP="001A4A0A">
            <w:r w:rsidRPr="00E442E7">
              <w:t>Minimum guarantees</w:t>
            </w:r>
          </w:p>
        </w:tc>
        <w:tc>
          <w:tcPr>
            <w:tcW w:w="6908" w:type="dxa"/>
            <w:gridSpan w:val="2"/>
          </w:tcPr>
          <w:p w:rsidR="00980032" w:rsidRPr="00C84AAB" w:rsidRDefault="00980032" w:rsidP="001A4A0A">
            <w:pPr>
              <w:pStyle w:val="BodyText"/>
              <w:rPr>
                <w:rFonts w:cs="Arial"/>
              </w:rPr>
            </w:pPr>
          </w:p>
        </w:tc>
      </w:tr>
      <w:tr w:rsidR="00980032" w:rsidRPr="00E442E7" w:rsidTr="001A4A0A">
        <w:trPr>
          <w:trHeight w:val="176"/>
        </w:trPr>
        <w:tc>
          <w:tcPr>
            <w:tcW w:w="2268" w:type="dxa"/>
          </w:tcPr>
          <w:p w:rsidR="00980032" w:rsidRPr="00E442E7" w:rsidRDefault="00980032" w:rsidP="001A4A0A">
            <w:r w:rsidRPr="00E442E7">
              <w:t>Success guarantees:</w:t>
            </w:r>
          </w:p>
        </w:tc>
        <w:tc>
          <w:tcPr>
            <w:tcW w:w="6908" w:type="dxa"/>
            <w:gridSpan w:val="2"/>
          </w:tcPr>
          <w:p w:rsidR="00980032" w:rsidRPr="00C84AAB" w:rsidRDefault="00980032" w:rsidP="001A4A0A">
            <w:pPr>
              <w:pStyle w:val="BodyText"/>
              <w:rPr>
                <w:rFonts w:cs="Arial"/>
              </w:rPr>
            </w:pPr>
            <w:r w:rsidRPr="00C84AAB">
              <w:rPr>
                <w:rFonts w:cs="Arial"/>
                <w:spacing w:val="1"/>
                <w:position w:val="1"/>
              </w:rPr>
              <w:t>A</w:t>
            </w:r>
            <w:r w:rsidRPr="00C84AAB">
              <w:rPr>
                <w:rFonts w:cs="Arial"/>
                <w:position w:val="1"/>
              </w:rPr>
              <w:t>dminis</w:t>
            </w:r>
            <w:r w:rsidRPr="00C84AAB">
              <w:rPr>
                <w:rFonts w:cs="Arial"/>
                <w:spacing w:val="1"/>
                <w:position w:val="1"/>
              </w:rPr>
              <w:t>tr</w:t>
            </w:r>
            <w:r w:rsidRPr="00C84AAB">
              <w:rPr>
                <w:rFonts w:cs="Arial"/>
                <w:position w:val="1"/>
              </w:rPr>
              <w:t>ative</w:t>
            </w:r>
            <w:r w:rsidRPr="00C84AAB">
              <w:rPr>
                <w:rFonts w:cs="Arial"/>
                <w:spacing w:val="-14"/>
                <w:position w:val="1"/>
              </w:rPr>
              <w:t xml:space="preserve"> </w:t>
            </w:r>
            <w:r w:rsidRPr="00C84AAB">
              <w:rPr>
                <w:rFonts w:cs="Arial"/>
                <w:position w:val="1"/>
              </w:rPr>
              <w:t>da</w:t>
            </w:r>
            <w:r w:rsidRPr="00C84AAB">
              <w:rPr>
                <w:rFonts w:cs="Arial"/>
                <w:spacing w:val="1"/>
                <w:position w:val="1"/>
              </w:rPr>
              <w:t>t</w:t>
            </w:r>
            <w:r w:rsidRPr="00C84AAB">
              <w:rPr>
                <w:rFonts w:cs="Arial"/>
                <w:position w:val="1"/>
              </w:rPr>
              <w:t>a</w:t>
            </w:r>
            <w:r w:rsidRPr="00C84AAB">
              <w:rPr>
                <w:rFonts w:cs="Arial"/>
                <w:spacing w:val="-5"/>
                <w:position w:val="1"/>
              </w:rPr>
              <w:t xml:space="preserve"> </w:t>
            </w:r>
            <w:r w:rsidRPr="00C84AAB">
              <w:rPr>
                <w:rFonts w:cs="Arial"/>
                <w:spacing w:val="1"/>
                <w:position w:val="1"/>
              </w:rPr>
              <w:t>a</w:t>
            </w:r>
            <w:r w:rsidRPr="00C84AAB">
              <w:rPr>
                <w:rFonts w:cs="Arial"/>
                <w:spacing w:val="-3"/>
                <w:position w:val="1"/>
              </w:rPr>
              <w:t>r</w:t>
            </w:r>
            <w:r w:rsidRPr="00C84AAB">
              <w:rPr>
                <w:rFonts w:cs="Arial"/>
                <w:position w:val="1"/>
              </w:rPr>
              <w:t>e</w:t>
            </w:r>
            <w:r w:rsidRPr="00C84AAB">
              <w:rPr>
                <w:rFonts w:cs="Arial"/>
                <w:spacing w:val="-2"/>
                <w:position w:val="1"/>
              </w:rPr>
              <w:t xml:space="preserve"> </w:t>
            </w:r>
            <w:r w:rsidRPr="00C84AAB">
              <w:rPr>
                <w:rFonts w:cs="Arial"/>
                <w:position w:val="1"/>
              </w:rPr>
              <w:t>set</w:t>
            </w:r>
          </w:p>
        </w:tc>
      </w:tr>
      <w:tr w:rsidR="00980032" w:rsidRPr="00E442E7" w:rsidTr="001A4A0A">
        <w:trPr>
          <w:trHeight w:val="176"/>
        </w:trPr>
        <w:tc>
          <w:tcPr>
            <w:tcW w:w="2268" w:type="dxa"/>
          </w:tcPr>
          <w:p w:rsidR="00980032" w:rsidRPr="00E442E7" w:rsidRDefault="00980032" w:rsidP="001A4A0A">
            <w:r w:rsidRPr="00E442E7">
              <w:t>Normal Flow:</w:t>
            </w:r>
          </w:p>
        </w:tc>
        <w:tc>
          <w:tcPr>
            <w:tcW w:w="6908" w:type="dxa"/>
            <w:gridSpan w:val="2"/>
          </w:tcPr>
          <w:p w:rsidR="00980032" w:rsidRDefault="00980032" w:rsidP="00970393">
            <w:pPr>
              <w:pStyle w:val="ListNumberUC"/>
              <w:numPr>
                <w:ilvl w:val="0"/>
                <w:numId w:val="86"/>
              </w:numPr>
              <w:tabs>
                <w:tab w:val="clear" w:pos="648"/>
                <w:tab w:val="num" w:pos="279"/>
              </w:tabs>
              <w:ind w:left="279" w:hanging="283"/>
              <w:rPr>
                <w:rFonts w:cs="Arial"/>
              </w:rPr>
            </w:pPr>
            <w:r w:rsidRPr="00C84AAB">
              <w:rPr>
                <w:rFonts w:cs="Arial"/>
              </w:rPr>
              <w:t>C</w:t>
            </w:r>
            <w:r w:rsidRPr="00C84AAB">
              <w:rPr>
                <w:rFonts w:cs="Arial"/>
                <w:spacing w:val="1"/>
              </w:rPr>
              <w:t>S</w:t>
            </w:r>
            <w:r w:rsidRPr="00C84AAB">
              <w:rPr>
                <w:rFonts w:cs="Arial"/>
              </w:rPr>
              <w:t>R</w:t>
            </w:r>
            <w:r w:rsidRPr="00C84AAB">
              <w:rPr>
                <w:rFonts w:cs="Arial"/>
                <w:spacing w:val="-3"/>
              </w:rPr>
              <w:t xml:space="preserve"> </w:t>
            </w:r>
            <w:r w:rsidRPr="00C84AAB">
              <w:rPr>
                <w:rFonts w:cs="Arial"/>
              </w:rPr>
              <w:t>Port</w:t>
            </w:r>
            <w:r w:rsidRPr="00C84AAB">
              <w:rPr>
                <w:rFonts w:cs="Arial"/>
                <w:spacing w:val="1"/>
              </w:rPr>
              <w:t>a</w:t>
            </w:r>
            <w:r w:rsidRPr="00C84AAB">
              <w:rPr>
                <w:rFonts w:cs="Arial"/>
              </w:rPr>
              <w:t>l</w:t>
            </w:r>
            <w:r w:rsidRPr="00C84AAB">
              <w:rPr>
                <w:rFonts w:cs="Arial"/>
                <w:spacing w:val="-5"/>
              </w:rPr>
              <w:t xml:space="preserve"> </w:t>
            </w:r>
            <w:r w:rsidRPr="00C84AAB">
              <w:rPr>
                <w:rFonts w:cs="Arial"/>
              </w:rPr>
              <w:t>app</w:t>
            </w:r>
            <w:r w:rsidRPr="00C84AAB">
              <w:rPr>
                <w:rFonts w:cs="Arial"/>
                <w:spacing w:val="1"/>
              </w:rPr>
              <w:t>l</w:t>
            </w:r>
            <w:r w:rsidRPr="00C84AAB">
              <w:rPr>
                <w:rFonts w:cs="Arial"/>
              </w:rPr>
              <w:t>ic</w:t>
            </w:r>
            <w:r w:rsidRPr="00C84AAB">
              <w:rPr>
                <w:rFonts w:cs="Arial"/>
                <w:spacing w:val="1"/>
              </w:rPr>
              <w:t>a</w:t>
            </w:r>
            <w:r w:rsidRPr="00C84AAB">
              <w:rPr>
                <w:rFonts w:cs="Arial"/>
              </w:rPr>
              <w:t>tion</w:t>
            </w:r>
            <w:r w:rsidRPr="00C84AAB">
              <w:rPr>
                <w:rFonts w:cs="Arial"/>
                <w:spacing w:val="-9"/>
              </w:rPr>
              <w:t xml:space="preserve"> </w:t>
            </w:r>
            <w:r w:rsidRPr="00C84AAB">
              <w:rPr>
                <w:rFonts w:cs="Arial"/>
                <w:spacing w:val="1"/>
              </w:rPr>
              <w:t>d</w:t>
            </w:r>
            <w:r w:rsidRPr="00C84AAB">
              <w:rPr>
                <w:rFonts w:cs="Arial"/>
              </w:rPr>
              <w:t>i</w:t>
            </w:r>
            <w:r w:rsidRPr="00C84AAB">
              <w:rPr>
                <w:rFonts w:cs="Arial"/>
                <w:spacing w:val="1"/>
              </w:rPr>
              <w:t>s</w:t>
            </w:r>
            <w:r w:rsidRPr="00C84AAB">
              <w:rPr>
                <w:rFonts w:cs="Arial"/>
              </w:rPr>
              <w:t>pl</w:t>
            </w:r>
            <w:r w:rsidRPr="00C84AAB">
              <w:rPr>
                <w:rFonts w:cs="Arial"/>
                <w:spacing w:val="1"/>
              </w:rPr>
              <w:t>a</w:t>
            </w:r>
            <w:r w:rsidRPr="00C84AAB">
              <w:rPr>
                <w:rFonts w:cs="Arial"/>
              </w:rPr>
              <w:t>ys</w:t>
            </w:r>
            <w:r w:rsidRPr="00C84AAB">
              <w:rPr>
                <w:rFonts w:cs="Arial"/>
                <w:spacing w:val="-6"/>
              </w:rPr>
              <w:t xml:space="preserve"> </w:t>
            </w:r>
            <w:r w:rsidRPr="00C84AAB">
              <w:rPr>
                <w:rFonts w:cs="Arial"/>
              </w:rPr>
              <w:t>cur</w:t>
            </w:r>
            <w:r w:rsidRPr="00C84AAB">
              <w:rPr>
                <w:rFonts w:cs="Arial"/>
                <w:spacing w:val="-3"/>
              </w:rPr>
              <w:t>r</w:t>
            </w:r>
            <w:r w:rsidRPr="00C84AAB">
              <w:rPr>
                <w:rFonts w:cs="Arial"/>
              </w:rPr>
              <w:t>ent</w:t>
            </w:r>
            <w:r w:rsidRPr="00C84AAB">
              <w:rPr>
                <w:rFonts w:cs="Arial"/>
                <w:spacing w:val="-6"/>
              </w:rPr>
              <w:t xml:space="preserve"> </w:t>
            </w:r>
            <w:r w:rsidRPr="00C84AAB">
              <w:rPr>
                <w:rFonts w:cs="Arial"/>
                <w:spacing w:val="1"/>
              </w:rPr>
              <w:t>a</w:t>
            </w:r>
            <w:r w:rsidRPr="00C84AAB">
              <w:rPr>
                <w:rFonts w:cs="Arial"/>
                <w:spacing w:val="-1"/>
              </w:rPr>
              <w:t>d</w:t>
            </w:r>
            <w:r w:rsidRPr="00C84AAB">
              <w:rPr>
                <w:rFonts w:cs="Arial"/>
              </w:rPr>
              <w:t>m</w:t>
            </w:r>
            <w:r w:rsidRPr="00C84AAB">
              <w:rPr>
                <w:rFonts w:cs="Arial"/>
                <w:spacing w:val="1"/>
              </w:rPr>
              <w:t>i</w:t>
            </w:r>
            <w:r w:rsidRPr="00C84AAB">
              <w:rPr>
                <w:rFonts w:cs="Arial"/>
              </w:rPr>
              <w:t>ni</w:t>
            </w:r>
            <w:r w:rsidRPr="00C84AAB">
              <w:rPr>
                <w:rFonts w:cs="Arial"/>
                <w:spacing w:val="1"/>
              </w:rPr>
              <w:t>s</w:t>
            </w:r>
            <w:r w:rsidRPr="00C84AAB">
              <w:rPr>
                <w:rFonts w:cs="Arial"/>
              </w:rPr>
              <w:t>tra</w:t>
            </w:r>
            <w:r w:rsidRPr="00C84AAB">
              <w:rPr>
                <w:rFonts w:cs="Arial"/>
                <w:spacing w:val="1"/>
              </w:rPr>
              <w:t>t</w:t>
            </w:r>
            <w:r w:rsidRPr="00C84AAB">
              <w:rPr>
                <w:rFonts w:cs="Arial"/>
              </w:rPr>
              <w:t>ive</w:t>
            </w:r>
            <w:r w:rsidRPr="00C84AAB">
              <w:rPr>
                <w:rFonts w:cs="Arial"/>
                <w:spacing w:val="-12"/>
              </w:rPr>
              <w:t xml:space="preserve"> </w:t>
            </w:r>
            <w:r w:rsidRPr="00C84AAB">
              <w:rPr>
                <w:rFonts w:cs="Arial"/>
              </w:rPr>
              <w:t>d</w:t>
            </w:r>
            <w:r w:rsidRPr="00C84AAB">
              <w:rPr>
                <w:rFonts w:cs="Arial"/>
                <w:spacing w:val="1"/>
              </w:rPr>
              <w:t>a</w:t>
            </w:r>
            <w:r w:rsidRPr="00C84AAB">
              <w:rPr>
                <w:rFonts w:cs="Arial"/>
              </w:rPr>
              <w:t>ta method</w:t>
            </w:r>
            <w:r w:rsidRPr="00C84AAB">
              <w:rPr>
                <w:rFonts w:cs="Arial"/>
                <w:spacing w:val="-6"/>
              </w:rPr>
              <w:t xml:space="preserve"> </w:t>
            </w:r>
            <w:r w:rsidRPr="00C84AAB">
              <w:rPr>
                <w:rFonts w:cs="Arial"/>
              </w:rPr>
              <w:t>and</w:t>
            </w:r>
            <w:r w:rsidRPr="00C84AAB">
              <w:rPr>
                <w:rFonts w:cs="Arial"/>
                <w:spacing w:val="-3"/>
              </w:rPr>
              <w:t xml:space="preserve"> r</w:t>
            </w:r>
            <w:r w:rsidRPr="00C84AAB">
              <w:rPr>
                <w:rFonts w:cs="Arial"/>
                <w:spacing w:val="1"/>
              </w:rPr>
              <w:t>e</w:t>
            </w:r>
            <w:r w:rsidRPr="00C84AAB">
              <w:rPr>
                <w:rFonts w:cs="Arial"/>
              </w:rPr>
              <w:t>lev</w:t>
            </w:r>
            <w:r w:rsidRPr="00C84AAB">
              <w:rPr>
                <w:rFonts w:cs="Arial"/>
                <w:spacing w:val="1"/>
              </w:rPr>
              <w:t>a</w:t>
            </w:r>
            <w:r w:rsidRPr="00C84AAB">
              <w:rPr>
                <w:rFonts w:cs="Arial"/>
              </w:rPr>
              <w:t>nt</w:t>
            </w:r>
            <w:r w:rsidRPr="00C84AAB">
              <w:rPr>
                <w:rFonts w:cs="Arial"/>
                <w:spacing w:val="-6"/>
              </w:rPr>
              <w:t xml:space="preserve"> </w:t>
            </w:r>
            <w:r w:rsidRPr="00C84AAB">
              <w:rPr>
                <w:rFonts w:cs="Arial"/>
              </w:rPr>
              <w:t>parameters</w:t>
            </w:r>
            <w:r w:rsidRPr="00C84AAB">
              <w:rPr>
                <w:rFonts w:cs="Arial"/>
                <w:spacing w:val="-10"/>
              </w:rPr>
              <w:t xml:space="preserve"> </w:t>
            </w:r>
            <w:r w:rsidRPr="00C84AAB">
              <w:rPr>
                <w:rFonts w:cs="Arial"/>
              </w:rPr>
              <w:t>with</w:t>
            </w:r>
            <w:r w:rsidRPr="00C84AAB">
              <w:rPr>
                <w:rFonts w:cs="Arial"/>
                <w:spacing w:val="-4"/>
              </w:rPr>
              <w:t xml:space="preserve"> </w:t>
            </w:r>
            <w:r w:rsidRPr="00C84AAB">
              <w:rPr>
                <w:rFonts w:cs="Arial"/>
                <w:spacing w:val="1"/>
              </w:rPr>
              <w:t>v</w:t>
            </w:r>
            <w:r w:rsidRPr="00C84AAB">
              <w:rPr>
                <w:rFonts w:cs="Arial"/>
              </w:rPr>
              <w:t>al</w:t>
            </w:r>
            <w:r w:rsidRPr="00C84AAB">
              <w:rPr>
                <w:rFonts w:cs="Arial"/>
                <w:spacing w:val="1"/>
              </w:rPr>
              <w:t>u</w:t>
            </w:r>
            <w:r w:rsidRPr="00C84AAB">
              <w:rPr>
                <w:rFonts w:cs="Arial"/>
              </w:rPr>
              <w:t>es</w:t>
            </w:r>
            <w:r w:rsidRPr="00C84AAB">
              <w:rPr>
                <w:rFonts w:cs="Arial"/>
                <w:spacing w:val="-5"/>
              </w:rPr>
              <w:t xml:space="preserve"> </w:t>
            </w:r>
            <w:r w:rsidRPr="00C84AAB">
              <w:rPr>
                <w:rFonts w:cs="Arial"/>
              </w:rPr>
              <w:t>if</w:t>
            </w:r>
            <w:r w:rsidRPr="00C84AAB">
              <w:rPr>
                <w:rFonts w:cs="Arial"/>
                <w:spacing w:val="-1"/>
              </w:rPr>
              <w:t xml:space="preserve"> </w:t>
            </w:r>
            <w:r w:rsidRPr="00C84AAB">
              <w:rPr>
                <w:rFonts w:cs="Arial"/>
                <w:spacing w:val="1"/>
              </w:rPr>
              <w:t>a</w:t>
            </w:r>
            <w:r w:rsidRPr="00C84AAB">
              <w:rPr>
                <w:rFonts w:cs="Arial"/>
              </w:rPr>
              <w:t>l</w:t>
            </w:r>
            <w:r w:rsidRPr="00C84AAB">
              <w:rPr>
                <w:rFonts w:cs="Arial"/>
                <w:spacing w:val="-3"/>
              </w:rPr>
              <w:t>r</w:t>
            </w:r>
            <w:r w:rsidRPr="00C84AAB">
              <w:rPr>
                <w:rFonts w:cs="Arial"/>
                <w:spacing w:val="1"/>
              </w:rPr>
              <w:t>e</w:t>
            </w:r>
            <w:r w:rsidRPr="00C84AAB">
              <w:rPr>
                <w:rFonts w:cs="Arial"/>
              </w:rPr>
              <w:t>ady</w:t>
            </w:r>
            <w:r w:rsidRPr="00C84AAB">
              <w:rPr>
                <w:rFonts w:cs="Arial"/>
                <w:spacing w:val="-7"/>
              </w:rPr>
              <w:t xml:space="preserve"> </w:t>
            </w:r>
            <w:r w:rsidRPr="00C84AAB">
              <w:rPr>
                <w:rFonts w:cs="Arial"/>
              </w:rPr>
              <w:t>set</w:t>
            </w:r>
          </w:p>
          <w:p w:rsidR="00980032" w:rsidRDefault="00980032" w:rsidP="00970393">
            <w:pPr>
              <w:pStyle w:val="ListNumberUC"/>
              <w:numPr>
                <w:ilvl w:val="0"/>
                <w:numId w:val="86"/>
              </w:numPr>
              <w:tabs>
                <w:tab w:val="clear" w:pos="648"/>
                <w:tab w:val="num" w:pos="279"/>
              </w:tabs>
              <w:ind w:left="279" w:hanging="283"/>
              <w:rPr>
                <w:rFonts w:cs="Arial"/>
              </w:rPr>
            </w:pPr>
            <w:r w:rsidRPr="00C84AAB">
              <w:rPr>
                <w:rFonts w:cs="Arial"/>
                <w:spacing w:val="1"/>
              </w:rPr>
              <w:t>U</w:t>
            </w:r>
            <w:r w:rsidRPr="00C84AAB">
              <w:rPr>
                <w:rFonts w:cs="Arial"/>
              </w:rPr>
              <w:t>ser</w:t>
            </w:r>
            <w:r w:rsidRPr="00C84AAB">
              <w:rPr>
                <w:rFonts w:cs="Arial"/>
                <w:spacing w:val="-3"/>
              </w:rPr>
              <w:t xml:space="preserve"> </w:t>
            </w:r>
            <w:r w:rsidRPr="00C84AAB">
              <w:rPr>
                <w:rFonts w:cs="Arial"/>
              </w:rPr>
              <w:t>upda</w:t>
            </w:r>
            <w:r w:rsidRPr="00C84AAB">
              <w:rPr>
                <w:rFonts w:cs="Arial"/>
                <w:spacing w:val="1"/>
              </w:rPr>
              <w:t>t</w:t>
            </w:r>
            <w:r w:rsidRPr="00C84AAB">
              <w:rPr>
                <w:rFonts w:cs="Arial"/>
                <w:spacing w:val="-1"/>
              </w:rPr>
              <w:t>e</w:t>
            </w:r>
            <w:r w:rsidRPr="00C84AAB">
              <w:rPr>
                <w:rFonts w:cs="Arial"/>
              </w:rPr>
              <w:t>s</w:t>
            </w:r>
            <w:r w:rsidRPr="00C84AAB">
              <w:rPr>
                <w:rFonts w:cs="Arial"/>
                <w:spacing w:val="-6"/>
              </w:rPr>
              <w:t xml:space="preserve"> </w:t>
            </w:r>
            <w:r w:rsidRPr="00C84AAB">
              <w:rPr>
                <w:rFonts w:cs="Arial"/>
              </w:rPr>
              <w:t>adminis</w:t>
            </w:r>
            <w:r w:rsidRPr="00C84AAB">
              <w:rPr>
                <w:rFonts w:cs="Arial"/>
                <w:spacing w:val="1"/>
              </w:rPr>
              <w:t>t</w:t>
            </w:r>
            <w:r w:rsidRPr="00C84AAB">
              <w:rPr>
                <w:rFonts w:cs="Arial"/>
              </w:rPr>
              <w:t>rative</w:t>
            </w:r>
            <w:r w:rsidRPr="00C84AAB">
              <w:rPr>
                <w:rFonts w:cs="Arial"/>
                <w:spacing w:val="-13"/>
              </w:rPr>
              <w:t xml:space="preserve"> </w:t>
            </w:r>
            <w:r w:rsidRPr="00C84AAB">
              <w:rPr>
                <w:rFonts w:cs="Arial"/>
              </w:rPr>
              <w:t>d</w:t>
            </w:r>
            <w:r w:rsidRPr="00C84AAB">
              <w:rPr>
                <w:rFonts w:cs="Arial"/>
                <w:spacing w:val="1"/>
              </w:rPr>
              <w:t>a</w:t>
            </w:r>
            <w:r w:rsidRPr="00C84AAB">
              <w:rPr>
                <w:rFonts w:cs="Arial"/>
              </w:rPr>
              <w:t>ta</w:t>
            </w:r>
            <w:r w:rsidRPr="00C84AAB">
              <w:rPr>
                <w:rFonts w:cs="Arial"/>
                <w:spacing w:val="-4"/>
              </w:rPr>
              <w:t xml:space="preserve"> </w:t>
            </w:r>
            <w:r w:rsidRPr="00C84AAB">
              <w:rPr>
                <w:rFonts w:cs="Arial"/>
              </w:rPr>
              <w:t>(includi</w:t>
            </w:r>
            <w:r w:rsidRPr="00C84AAB">
              <w:rPr>
                <w:rFonts w:cs="Arial"/>
                <w:spacing w:val="-1"/>
              </w:rPr>
              <w:t>n</w:t>
            </w:r>
            <w:r w:rsidRPr="00C84AAB">
              <w:rPr>
                <w:rFonts w:cs="Arial"/>
              </w:rPr>
              <w:t>g</w:t>
            </w:r>
            <w:r w:rsidRPr="00C84AAB">
              <w:rPr>
                <w:rFonts w:cs="Arial"/>
                <w:spacing w:val="-8"/>
              </w:rPr>
              <w:t xml:space="preserve"> </w:t>
            </w:r>
            <w:r w:rsidRPr="00C84AAB">
              <w:rPr>
                <w:rFonts w:cs="Arial"/>
              </w:rPr>
              <w:t>account</w:t>
            </w:r>
            <w:r w:rsidRPr="00C84AAB">
              <w:rPr>
                <w:rFonts w:cs="Arial"/>
                <w:spacing w:val="-7"/>
              </w:rPr>
              <w:t xml:space="preserve"> </w:t>
            </w:r>
            <w:r w:rsidRPr="00C84AAB">
              <w:rPr>
                <w:rFonts w:cs="Arial"/>
              </w:rPr>
              <w:t xml:space="preserve">contact </w:t>
            </w:r>
            <w:r w:rsidRPr="00C84AAB">
              <w:rPr>
                <w:rFonts w:cs="Arial"/>
                <w:spacing w:val="1"/>
              </w:rPr>
              <w:t>a</w:t>
            </w:r>
            <w:r w:rsidRPr="00C84AAB">
              <w:rPr>
                <w:rFonts w:cs="Arial"/>
              </w:rPr>
              <w:t>nd</w:t>
            </w:r>
            <w:r w:rsidRPr="00C84AAB">
              <w:rPr>
                <w:rFonts w:cs="Arial"/>
                <w:spacing w:val="-2"/>
              </w:rPr>
              <w:t xml:space="preserve"> </w:t>
            </w:r>
            <w:r w:rsidRPr="00C84AAB">
              <w:rPr>
                <w:rFonts w:cs="Arial"/>
              </w:rPr>
              <w:t>add</w:t>
            </w:r>
            <w:r w:rsidRPr="00C84AAB">
              <w:rPr>
                <w:rFonts w:cs="Arial"/>
                <w:spacing w:val="-3"/>
              </w:rPr>
              <w:t>r</w:t>
            </w:r>
            <w:r w:rsidRPr="00C84AAB">
              <w:rPr>
                <w:rFonts w:cs="Arial"/>
              </w:rPr>
              <w:t>ess)</w:t>
            </w:r>
            <w:r w:rsidRPr="00C84AAB">
              <w:rPr>
                <w:rFonts w:cs="Arial"/>
                <w:spacing w:val="-7"/>
              </w:rPr>
              <w:t xml:space="preserve"> </w:t>
            </w:r>
            <w:r w:rsidRPr="00C84AAB">
              <w:rPr>
                <w:rFonts w:cs="Arial"/>
              </w:rPr>
              <w:t>and</w:t>
            </w:r>
            <w:r w:rsidRPr="00C84AAB">
              <w:rPr>
                <w:rFonts w:cs="Arial"/>
                <w:spacing w:val="-4"/>
              </w:rPr>
              <w:t xml:space="preserve"> </w:t>
            </w:r>
            <w:r w:rsidRPr="00C84AAB">
              <w:rPr>
                <w:rFonts w:cs="Arial"/>
                <w:spacing w:val="-3"/>
              </w:rPr>
              <w:t>r</w:t>
            </w:r>
            <w:r w:rsidRPr="00C84AAB">
              <w:rPr>
                <w:rFonts w:cs="Arial"/>
                <w:spacing w:val="1"/>
              </w:rPr>
              <w:t>e</w:t>
            </w:r>
            <w:r w:rsidRPr="00C84AAB">
              <w:rPr>
                <w:rFonts w:cs="Arial"/>
              </w:rPr>
              <w:t>lev</w:t>
            </w:r>
            <w:r w:rsidRPr="00C84AAB">
              <w:rPr>
                <w:rFonts w:cs="Arial"/>
                <w:spacing w:val="1"/>
              </w:rPr>
              <w:t>a</w:t>
            </w:r>
            <w:r w:rsidRPr="00C84AAB">
              <w:rPr>
                <w:rFonts w:cs="Arial"/>
              </w:rPr>
              <w:t>nt</w:t>
            </w:r>
            <w:r w:rsidRPr="00C84AAB">
              <w:rPr>
                <w:rFonts w:cs="Arial"/>
                <w:spacing w:val="-6"/>
              </w:rPr>
              <w:t xml:space="preserve"> </w:t>
            </w:r>
            <w:r w:rsidRPr="00C84AAB">
              <w:rPr>
                <w:rFonts w:cs="Arial"/>
              </w:rPr>
              <w:t>parameters</w:t>
            </w:r>
            <w:r w:rsidRPr="00C84AAB">
              <w:rPr>
                <w:rFonts w:cs="Arial"/>
                <w:spacing w:val="-11"/>
              </w:rPr>
              <w:t xml:space="preserve"> </w:t>
            </w:r>
            <w:r w:rsidRPr="00C84AAB">
              <w:rPr>
                <w:rFonts w:cs="Arial"/>
              </w:rPr>
              <w:t>he</w:t>
            </w:r>
            <w:r w:rsidRPr="00C84AAB">
              <w:rPr>
                <w:rFonts w:cs="Arial"/>
                <w:spacing w:val="-1"/>
              </w:rPr>
              <w:t xml:space="preserve"> </w:t>
            </w:r>
            <w:r w:rsidRPr="00C84AAB">
              <w:rPr>
                <w:rFonts w:cs="Arial"/>
              </w:rPr>
              <w:t>is</w:t>
            </w:r>
            <w:r w:rsidRPr="00C84AAB">
              <w:rPr>
                <w:rFonts w:cs="Arial"/>
                <w:spacing w:val="-2"/>
              </w:rPr>
              <w:t xml:space="preserve"> </w:t>
            </w:r>
            <w:r w:rsidRPr="00C84AAB">
              <w:rPr>
                <w:rFonts w:cs="Arial"/>
                <w:spacing w:val="1"/>
              </w:rPr>
              <w:t>a</w:t>
            </w:r>
            <w:r w:rsidRPr="00C84AAB">
              <w:rPr>
                <w:rFonts w:cs="Arial"/>
              </w:rPr>
              <w:t>uthorized</w:t>
            </w:r>
            <w:r w:rsidRPr="00C84AAB">
              <w:rPr>
                <w:rFonts w:cs="Arial"/>
                <w:spacing w:val="-9"/>
              </w:rPr>
              <w:t xml:space="preserve"> </w:t>
            </w:r>
            <w:r w:rsidRPr="00C84AAB">
              <w:rPr>
                <w:rFonts w:cs="Arial"/>
              </w:rPr>
              <w:t>to modify</w:t>
            </w:r>
            <w:r w:rsidRPr="00C84AAB">
              <w:rPr>
                <w:rFonts w:cs="Arial"/>
                <w:spacing w:val="-7"/>
              </w:rPr>
              <w:t xml:space="preserve"> </w:t>
            </w:r>
            <w:r w:rsidRPr="00C84AAB">
              <w:rPr>
                <w:rFonts w:cs="Arial"/>
              </w:rPr>
              <w:t>of</w:t>
            </w:r>
            <w:r w:rsidRPr="00C84AAB">
              <w:rPr>
                <w:rFonts w:cs="Arial"/>
                <w:spacing w:val="-2"/>
              </w:rPr>
              <w:t xml:space="preserve"> </w:t>
            </w:r>
            <w:r w:rsidRPr="00C84AAB">
              <w:rPr>
                <w:rFonts w:cs="Arial"/>
                <w:spacing w:val="1"/>
              </w:rPr>
              <w:t>t</w:t>
            </w:r>
            <w:r w:rsidRPr="00C84AAB">
              <w:rPr>
                <w:rFonts w:cs="Arial"/>
              </w:rPr>
              <w:t>he</w:t>
            </w:r>
            <w:r w:rsidRPr="00C84AAB">
              <w:rPr>
                <w:rFonts w:cs="Arial"/>
                <w:spacing w:val="-2"/>
              </w:rPr>
              <w:t xml:space="preserve"> </w:t>
            </w:r>
            <w:r w:rsidRPr="00C84AAB">
              <w:rPr>
                <w:rFonts w:cs="Arial"/>
              </w:rPr>
              <w:t>cur</w:t>
            </w:r>
            <w:r w:rsidRPr="00C84AAB">
              <w:rPr>
                <w:rFonts w:cs="Arial"/>
                <w:spacing w:val="-3"/>
              </w:rPr>
              <w:t>r</w:t>
            </w:r>
            <w:r w:rsidRPr="00C84AAB">
              <w:rPr>
                <w:rFonts w:cs="Arial"/>
              </w:rPr>
              <w:t>ent</w:t>
            </w:r>
            <w:r w:rsidRPr="00C84AAB">
              <w:rPr>
                <w:rFonts w:cs="Arial"/>
                <w:spacing w:val="-5"/>
              </w:rPr>
              <w:t xml:space="preserve"> </w:t>
            </w:r>
            <w:r w:rsidRPr="00C84AAB">
              <w:rPr>
                <w:rFonts w:cs="Arial"/>
              </w:rPr>
              <w:t>existing</w:t>
            </w:r>
            <w:r w:rsidRPr="00C84AAB">
              <w:rPr>
                <w:rFonts w:cs="Arial"/>
                <w:spacing w:val="-6"/>
              </w:rPr>
              <w:t xml:space="preserve"> </w:t>
            </w:r>
            <w:r w:rsidRPr="00C84AAB">
              <w:rPr>
                <w:rFonts w:cs="Arial"/>
              </w:rPr>
              <w:t>account</w:t>
            </w:r>
            <w:r w:rsidRPr="00C84AAB">
              <w:rPr>
                <w:rFonts w:cs="Arial"/>
                <w:spacing w:val="-6"/>
              </w:rPr>
              <w:t xml:space="preserve"> </w:t>
            </w:r>
            <w:r w:rsidRPr="00C84AAB">
              <w:rPr>
                <w:rFonts w:cs="Arial"/>
              </w:rPr>
              <w:t>(A</w:t>
            </w:r>
            <w:r w:rsidRPr="00C84AAB">
              <w:rPr>
                <w:rFonts w:cs="Arial"/>
                <w:spacing w:val="1"/>
              </w:rPr>
              <w:t>2</w:t>
            </w:r>
            <w:r w:rsidRPr="00C84AAB">
              <w:rPr>
                <w:rFonts w:cs="Arial"/>
              </w:rPr>
              <w:t>)</w:t>
            </w:r>
          </w:p>
          <w:p w:rsidR="00980032" w:rsidRPr="008E38F3" w:rsidRDefault="00980032" w:rsidP="00970393">
            <w:pPr>
              <w:pStyle w:val="ListNumberUC"/>
              <w:numPr>
                <w:ilvl w:val="0"/>
                <w:numId w:val="86"/>
              </w:numPr>
              <w:tabs>
                <w:tab w:val="clear" w:pos="648"/>
                <w:tab w:val="num" w:pos="279"/>
              </w:tabs>
              <w:ind w:left="279" w:hanging="283"/>
              <w:rPr>
                <w:rFonts w:cs="Arial"/>
              </w:rPr>
            </w:pPr>
            <w:r>
              <w:rPr>
                <w:rFonts w:cs="Arial"/>
                <w:color w:val="FF0000"/>
              </w:rPr>
              <w:t>Account Owner Person legal address is linked to the account billing address(A3)</w:t>
            </w:r>
          </w:p>
          <w:p w:rsidR="00980032" w:rsidRPr="008E38F3" w:rsidRDefault="00980032" w:rsidP="00970393">
            <w:pPr>
              <w:pStyle w:val="ListNumberUC"/>
              <w:numPr>
                <w:ilvl w:val="0"/>
                <w:numId w:val="86"/>
              </w:numPr>
              <w:tabs>
                <w:tab w:val="clear" w:pos="648"/>
                <w:tab w:val="num" w:pos="279"/>
              </w:tabs>
              <w:ind w:left="279" w:hanging="283"/>
              <w:rPr>
                <w:rFonts w:cs="Arial"/>
              </w:rPr>
            </w:pPr>
            <w:r>
              <w:rPr>
                <w:rFonts w:cs="Arial"/>
                <w:color w:val="FF0000"/>
              </w:rPr>
              <w:t>The application indicates to the user the fact that modifying the billing address will break the link between the account owner and the billing address</w:t>
            </w:r>
          </w:p>
          <w:p w:rsidR="00980032" w:rsidRPr="008E38F3" w:rsidRDefault="00980032" w:rsidP="00970393">
            <w:pPr>
              <w:pStyle w:val="ListNumberUC"/>
              <w:numPr>
                <w:ilvl w:val="0"/>
                <w:numId w:val="86"/>
              </w:numPr>
              <w:tabs>
                <w:tab w:val="clear" w:pos="648"/>
                <w:tab w:val="num" w:pos="279"/>
              </w:tabs>
              <w:ind w:left="279" w:hanging="283"/>
              <w:rPr>
                <w:rFonts w:cs="Arial"/>
              </w:rPr>
            </w:pPr>
            <w:r>
              <w:rPr>
                <w:rFonts w:cs="Arial"/>
                <w:color w:val="FF0000"/>
              </w:rPr>
              <w:t>The user confirms(A4)</w:t>
            </w:r>
          </w:p>
          <w:p w:rsidR="00980032" w:rsidRDefault="00980032" w:rsidP="00970393">
            <w:pPr>
              <w:pStyle w:val="ListNumberUC"/>
              <w:numPr>
                <w:ilvl w:val="0"/>
                <w:numId w:val="86"/>
              </w:numPr>
              <w:tabs>
                <w:tab w:val="clear" w:pos="648"/>
                <w:tab w:val="num" w:pos="279"/>
              </w:tabs>
              <w:ind w:left="279" w:hanging="283"/>
              <w:rPr>
                <w:rFonts w:cs="Arial"/>
                <w:color w:val="FF0000"/>
              </w:rPr>
            </w:pPr>
            <w:r w:rsidRPr="008E38F3">
              <w:rPr>
                <w:rFonts w:cs="Arial"/>
                <w:color w:val="FF0000"/>
              </w:rPr>
              <w:t>The application breaks the link between the account owner persona and the billing account</w:t>
            </w:r>
          </w:p>
          <w:p w:rsidR="00980032" w:rsidRPr="008E38F3" w:rsidRDefault="00980032" w:rsidP="00970393">
            <w:pPr>
              <w:pStyle w:val="ListNumberUC"/>
              <w:numPr>
                <w:ilvl w:val="0"/>
                <w:numId w:val="86"/>
              </w:numPr>
              <w:tabs>
                <w:tab w:val="clear" w:pos="648"/>
                <w:tab w:val="num" w:pos="279"/>
              </w:tabs>
              <w:ind w:left="279" w:hanging="283"/>
              <w:rPr>
                <w:rFonts w:cs="Arial"/>
              </w:rPr>
            </w:pPr>
            <w:r w:rsidRPr="008E38F3">
              <w:rPr>
                <w:rFonts w:cs="Arial"/>
              </w:rPr>
              <w:t>C</w:t>
            </w:r>
            <w:r w:rsidRPr="008E38F3">
              <w:rPr>
                <w:rFonts w:cs="Arial"/>
                <w:spacing w:val="1"/>
              </w:rPr>
              <w:t>S</w:t>
            </w:r>
            <w:r w:rsidRPr="008E38F3">
              <w:rPr>
                <w:rFonts w:cs="Arial"/>
              </w:rPr>
              <w:t>R</w:t>
            </w:r>
            <w:r w:rsidRPr="008E38F3">
              <w:rPr>
                <w:rFonts w:cs="Arial"/>
                <w:spacing w:val="-3"/>
              </w:rPr>
              <w:t xml:space="preserve"> </w:t>
            </w:r>
            <w:r w:rsidRPr="008E38F3">
              <w:rPr>
                <w:rFonts w:cs="Arial"/>
              </w:rPr>
              <w:t>Port</w:t>
            </w:r>
            <w:r w:rsidRPr="008E38F3">
              <w:rPr>
                <w:rFonts w:cs="Arial"/>
                <w:spacing w:val="1"/>
              </w:rPr>
              <w:t>a</w:t>
            </w:r>
            <w:r w:rsidRPr="008E38F3">
              <w:rPr>
                <w:rFonts w:cs="Arial"/>
              </w:rPr>
              <w:t>l</w:t>
            </w:r>
            <w:r w:rsidRPr="008E38F3">
              <w:rPr>
                <w:rFonts w:cs="Arial"/>
                <w:spacing w:val="-5"/>
              </w:rPr>
              <w:t xml:space="preserve"> </w:t>
            </w:r>
            <w:r w:rsidRPr="008E38F3">
              <w:rPr>
                <w:rFonts w:cs="Arial"/>
              </w:rPr>
              <w:t>app</w:t>
            </w:r>
            <w:r w:rsidRPr="008E38F3">
              <w:rPr>
                <w:rFonts w:cs="Arial"/>
                <w:spacing w:val="1"/>
              </w:rPr>
              <w:t>l</w:t>
            </w:r>
            <w:r w:rsidRPr="008E38F3">
              <w:rPr>
                <w:rFonts w:cs="Arial"/>
              </w:rPr>
              <w:t>ic</w:t>
            </w:r>
            <w:r w:rsidRPr="008E38F3">
              <w:rPr>
                <w:rFonts w:cs="Arial"/>
                <w:spacing w:val="1"/>
              </w:rPr>
              <w:t>a</w:t>
            </w:r>
            <w:r w:rsidRPr="008E38F3">
              <w:rPr>
                <w:rFonts w:cs="Arial"/>
              </w:rPr>
              <w:t>tion</w:t>
            </w:r>
            <w:r w:rsidRPr="008E38F3">
              <w:rPr>
                <w:rFonts w:cs="Arial"/>
                <w:spacing w:val="-9"/>
              </w:rPr>
              <w:t xml:space="preserve"> </w:t>
            </w:r>
            <w:r w:rsidRPr="008E38F3">
              <w:rPr>
                <w:rFonts w:cs="Arial"/>
              </w:rPr>
              <w:t>va</w:t>
            </w:r>
            <w:r w:rsidRPr="008E38F3">
              <w:rPr>
                <w:rFonts w:cs="Arial"/>
                <w:spacing w:val="1"/>
              </w:rPr>
              <w:t>l</w:t>
            </w:r>
            <w:r w:rsidRPr="008E38F3">
              <w:rPr>
                <w:rFonts w:cs="Arial"/>
              </w:rPr>
              <w:t>i</w:t>
            </w:r>
            <w:r w:rsidRPr="008E38F3">
              <w:rPr>
                <w:rFonts w:cs="Arial"/>
                <w:spacing w:val="1"/>
              </w:rPr>
              <w:t>d</w:t>
            </w:r>
            <w:r w:rsidRPr="008E38F3">
              <w:rPr>
                <w:rFonts w:cs="Arial"/>
              </w:rPr>
              <w:t>a</w:t>
            </w:r>
            <w:r w:rsidRPr="008E38F3">
              <w:rPr>
                <w:rFonts w:cs="Arial"/>
                <w:spacing w:val="1"/>
              </w:rPr>
              <w:t>t</w:t>
            </w:r>
            <w:r w:rsidRPr="008E38F3">
              <w:rPr>
                <w:rFonts w:cs="Arial"/>
                <w:spacing w:val="-1"/>
              </w:rPr>
              <w:t>e</w:t>
            </w:r>
            <w:r w:rsidRPr="008E38F3">
              <w:rPr>
                <w:rFonts w:cs="Arial"/>
              </w:rPr>
              <w:t>s</w:t>
            </w:r>
            <w:r w:rsidRPr="008E38F3">
              <w:rPr>
                <w:rFonts w:cs="Arial"/>
                <w:spacing w:val="-7"/>
              </w:rPr>
              <w:t xml:space="preserve"> </w:t>
            </w:r>
            <w:r w:rsidRPr="008E38F3">
              <w:rPr>
                <w:rFonts w:cs="Arial"/>
              </w:rPr>
              <w:t>in</w:t>
            </w:r>
            <w:r w:rsidRPr="008E38F3">
              <w:rPr>
                <w:rFonts w:cs="Arial"/>
                <w:spacing w:val="1"/>
              </w:rPr>
              <w:t>f</w:t>
            </w:r>
            <w:r w:rsidRPr="008E38F3">
              <w:rPr>
                <w:rFonts w:cs="Arial"/>
              </w:rPr>
              <w:t>orm</w:t>
            </w:r>
            <w:r w:rsidRPr="008E38F3">
              <w:rPr>
                <w:rFonts w:cs="Arial"/>
                <w:spacing w:val="1"/>
              </w:rPr>
              <w:t>a</w:t>
            </w:r>
            <w:r w:rsidRPr="008E38F3">
              <w:rPr>
                <w:rFonts w:cs="Arial"/>
              </w:rPr>
              <w:t>t</w:t>
            </w:r>
            <w:r w:rsidRPr="008E38F3">
              <w:rPr>
                <w:rFonts w:cs="Arial"/>
                <w:spacing w:val="1"/>
              </w:rPr>
              <w:t>i</w:t>
            </w:r>
            <w:r w:rsidRPr="008E38F3">
              <w:rPr>
                <w:rFonts w:cs="Arial"/>
                <w:spacing w:val="-1"/>
              </w:rPr>
              <w:t>o</w:t>
            </w:r>
            <w:r w:rsidRPr="008E38F3">
              <w:rPr>
                <w:rFonts w:cs="Arial"/>
              </w:rPr>
              <w:t>n</w:t>
            </w:r>
            <w:r w:rsidRPr="008E38F3">
              <w:rPr>
                <w:rFonts w:cs="Arial"/>
                <w:spacing w:val="-10"/>
              </w:rPr>
              <w:t xml:space="preserve"> </w:t>
            </w:r>
            <w:r w:rsidRPr="008E38F3">
              <w:rPr>
                <w:rFonts w:cs="Arial"/>
                <w:spacing w:val="1"/>
              </w:rPr>
              <w:t>s</w:t>
            </w:r>
            <w:r w:rsidRPr="008E38F3">
              <w:rPr>
                <w:rFonts w:cs="Arial"/>
                <w:spacing w:val="-1"/>
              </w:rPr>
              <w:t>e</w:t>
            </w:r>
            <w:r w:rsidRPr="008E38F3">
              <w:rPr>
                <w:rFonts w:cs="Arial"/>
              </w:rPr>
              <w:t>t</w:t>
            </w:r>
            <w:r w:rsidRPr="008E38F3">
              <w:rPr>
                <w:rFonts w:cs="Arial"/>
                <w:spacing w:val="-2"/>
              </w:rPr>
              <w:t xml:space="preserve"> </w:t>
            </w:r>
            <w:r w:rsidRPr="008E38F3">
              <w:rPr>
                <w:rFonts w:cs="Arial"/>
                <w:spacing w:val="1"/>
              </w:rPr>
              <w:t>(A</w:t>
            </w:r>
            <w:r w:rsidRPr="008E38F3">
              <w:rPr>
                <w:rFonts w:cs="Arial"/>
              </w:rPr>
              <w:t>1)</w:t>
            </w:r>
          </w:p>
          <w:p w:rsidR="00980032" w:rsidRPr="00C84AAB" w:rsidRDefault="00980032" w:rsidP="00970393">
            <w:pPr>
              <w:pStyle w:val="ListNumberUC"/>
              <w:numPr>
                <w:ilvl w:val="0"/>
                <w:numId w:val="86"/>
              </w:numPr>
              <w:tabs>
                <w:tab w:val="clear" w:pos="648"/>
                <w:tab w:val="num" w:pos="279"/>
              </w:tabs>
              <w:ind w:left="279" w:hanging="283"/>
              <w:rPr>
                <w:rFonts w:cs="Arial"/>
              </w:rPr>
            </w:pPr>
            <w:r w:rsidRPr="00C84AAB">
              <w:rPr>
                <w:rFonts w:cs="Arial"/>
                <w:spacing w:val="1"/>
              </w:rPr>
              <w:t>CS</w:t>
            </w:r>
            <w:r w:rsidRPr="00C84AAB">
              <w:rPr>
                <w:rFonts w:cs="Arial"/>
              </w:rPr>
              <w:t>R</w:t>
            </w:r>
            <w:r w:rsidRPr="00C84AAB">
              <w:rPr>
                <w:rFonts w:cs="Arial"/>
                <w:spacing w:val="-9"/>
              </w:rPr>
              <w:t xml:space="preserve"> </w:t>
            </w:r>
            <w:r w:rsidRPr="00C84AAB">
              <w:rPr>
                <w:rFonts w:cs="Arial"/>
              </w:rPr>
              <w:t>Po</w:t>
            </w:r>
            <w:r w:rsidRPr="00C84AAB">
              <w:rPr>
                <w:rFonts w:cs="Arial"/>
                <w:spacing w:val="1"/>
              </w:rPr>
              <w:t>r</w:t>
            </w:r>
            <w:r w:rsidRPr="00C84AAB">
              <w:rPr>
                <w:rFonts w:cs="Arial"/>
              </w:rPr>
              <w:t>t</w:t>
            </w:r>
            <w:r w:rsidRPr="00C84AAB">
              <w:rPr>
                <w:rFonts w:cs="Arial"/>
                <w:spacing w:val="1"/>
              </w:rPr>
              <w:t>a</w:t>
            </w:r>
            <w:r w:rsidRPr="00C84AAB">
              <w:rPr>
                <w:rFonts w:cs="Arial"/>
              </w:rPr>
              <w:t>l</w:t>
            </w:r>
            <w:r w:rsidRPr="00C84AAB">
              <w:rPr>
                <w:rFonts w:cs="Arial"/>
                <w:spacing w:val="-11"/>
              </w:rPr>
              <w:t xml:space="preserve"> </w:t>
            </w:r>
            <w:r w:rsidRPr="00C84AAB">
              <w:rPr>
                <w:rFonts w:cs="Arial"/>
              </w:rPr>
              <w:t>a</w:t>
            </w:r>
            <w:r w:rsidRPr="00C84AAB">
              <w:rPr>
                <w:rFonts w:cs="Arial"/>
                <w:spacing w:val="1"/>
              </w:rPr>
              <w:t>ppl</w:t>
            </w:r>
            <w:r w:rsidRPr="00C84AAB">
              <w:rPr>
                <w:rFonts w:cs="Arial"/>
              </w:rPr>
              <w:t>ic</w:t>
            </w:r>
            <w:r w:rsidRPr="00C84AAB">
              <w:rPr>
                <w:rFonts w:cs="Arial"/>
                <w:spacing w:val="1"/>
              </w:rPr>
              <w:t>a</w:t>
            </w:r>
            <w:r w:rsidRPr="00C84AAB">
              <w:rPr>
                <w:rFonts w:cs="Arial"/>
              </w:rPr>
              <w:t>tion</w:t>
            </w:r>
            <w:r w:rsidRPr="00C84AAB">
              <w:rPr>
                <w:rFonts w:cs="Arial"/>
                <w:spacing w:val="-15"/>
              </w:rPr>
              <w:t xml:space="preserve"> </w:t>
            </w:r>
            <w:r w:rsidRPr="00C84AAB">
              <w:rPr>
                <w:rFonts w:cs="Arial"/>
                <w:spacing w:val="1"/>
              </w:rPr>
              <w:t>up</w:t>
            </w:r>
            <w:r w:rsidRPr="00C84AAB">
              <w:rPr>
                <w:rFonts w:cs="Arial"/>
                <w:spacing w:val="-1"/>
              </w:rPr>
              <w:t>d</w:t>
            </w:r>
            <w:r w:rsidRPr="00C84AAB">
              <w:rPr>
                <w:rFonts w:cs="Arial"/>
                <w:spacing w:val="1"/>
              </w:rPr>
              <w:t>a</w:t>
            </w:r>
            <w:r w:rsidRPr="00C84AAB">
              <w:rPr>
                <w:rFonts w:cs="Arial"/>
              </w:rPr>
              <w:t>t</w:t>
            </w:r>
            <w:r w:rsidRPr="00C84AAB">
              <w:rPr>
                <w:rFonts w:cs="Arial"/>
                <w:spacing w:val="1"/>
              </w:rPr>
              <w:t>e</w:t>
            </w:r>
            <w:r w:rsidRPr="00C84AAB">
              <w:rPr>
                <w:rFonts w:cs="Arial"/>
              </w:rPr>
              <w:t>s</w:t>
            </w:r>
            <w:r w:rsidRPr="00C84AAB">
              <w:rPr>
                <w:rFonts w:cs="Arial"/>
                <w:spacing w:val="-13"/>
              </w:rPr>
              <w:t xml:space="preserve"> </w:t>
            </w:r>
            <w:r w:rsidRPr="00C84AAB">
              <w:rPr>
                <w:rFonts w:cs="Arial"/>
              </w:rPr>
              <w:t>new</w:t>
            </w:r>
            <w:r w:rsidRPr="00C84AAB">
              <w:rPr>
                <w:rFonts w:cs="Arial"/>
                <w:spacing w:val="-9"/>
              </w:rPr>
              <w:t xml:space="preserve"> </w:t>
            </w:r>
            <w:r w:rsidRPr="00C84AAB">
              <w:rPr>
                <w:rFonts w:cs="Arial"/>
              </w:rPr>
              <w:t>adminis</w:t>
            </w:r>
            <w:r w:rsidRPr="00C84AAB">
              <w:rPr>
                <w:rFonts w:cs="Arial"/>
                <w:spacing w:val="1"/>
              </w:rPr>
              <w:t>t</w:t>
            </w:r>
            <w:r w:rsidRPr="00C84AAB">
              <w:rPr>
                <w:rFonts w:cs="Arial"/>
              </w:rPr>
              <w:t>r</w:t>
            </w:r>
            <w:r w:rsidRPr="00C84AAB">
              <w:rPr>
                <w:rFonts w:cs="Arial"/>
                <w:spacing w:val="1"/>
              </w:rPr>
              <w:t>a</w:t>
            </w:r>
            <w:r w:rsidRPr="00C84AAB">
              <w:rPr>
                <w:rFonts w:cs="Arial"/>
              </w:rPr>
              <w:t>ti</w:t>
            </w:r>
            <w:r w:rsidRPr="00C84AAB">
              <w:rPr>
                <w:rFonts w:cs="Arial"/>
                <w:spacing w:val="1"/>
              </w:rPr>
              <w:t>v</w:t>
            </w:r>
            <w:r w:rsidRPr="00C84AAB">
              <w:rPr>
                <w:rFonts w:cs="Arial"/>
              </w:rPr>
              <w:t>e</w:t>
            </w:r>
            <w:r w:rsidRPr="00C84AAB">
              <w:rPr>
                <w:rFonts w:cs="Arial"/>
                <w:spacing w:val="-19"/>
              </w:rPr>
              <w:t xml:space="preserve"> </w:t>
            </w:r>
            <w:r w:rsidRPr="00C84AAB">
              <w:rPr>
                <w:rFonts w:cs="Arial"/>
              </w:rPr>
              <w:t>data</w:t>
            </w:r>
            <w:r w:rsidRPr="00C84AAB">
              <w:rPr>
                <w:rFonts w:cs="Arial"/>
                <w:spacing w:val="-10"/>
              </w:rPr>
              <w:t xml:space="preserve"> </w:t>
            </w:r>
            <w:r w:rsidRPr="00C84AAB">
              <w:rPr>
                <w:rFonts w:cs="Arial"/>
              </w:rPr>
              <w:t>on</w:t>
            </w:r>
            <w:r w:rsidRPr="00C84AAB">
              <w:rPr>
                <w:rFonts w:cs="Arial"/>
                <w:spacing w:val="-7"/>
              </w:rPr>
              <w:t xml:space="preserve"> </w:t>
            </w:r>
            <w:r w:rsidRPr="00C84AAB">
              <w:rPr>
                <w:rFonts w:cs="Arial"/>
              </w:rPr>
              <w:t>the existing</w:t>
            </w:r>
            <w:r w:rsidRPr="00C84AAB">
              <w:rPr>
                <w:rFonts w:cs="Arial"/>
                <w:spacing w:val="-6"/>
              </w:rPr>
              <w:t xml:space="preserve"> </w:t>
            </w:r>
            <w:r w:rsidRPr="00C84AAB">
              <w:rPr>
                <w:rFonts w:cs="Arial"/>
              </w:rPr>
              <w:t>acco</w:t>
            </w:r>
            <w:r w:rsidRPr="00C84AAB">
              <w:rPr>
                <w:rFonts w:cs="Arial"/>
                <w:spacing w:val="1"/>
              </w:rPr>
              <w:t>u</w:t>
            </w:r>
            <w:r w:rsidRPr="00C84AAB">
              <w:rPr>
                <w:rFonts w:cs="Arial"/>
              </w:rPr>
              <w:t>nt.</w:t>
            </w:r>
          </w:p>
        </w:tc>
      </w:tr>
      <w:tr w:rsidR="00980032" w:rsidRPr="00E442E7" w:rsidTr="001A4A0A">
        <w:trPr>
          <w:trHeight w:val="176"/>
        </w:trPr>
        <w:tc>
          <w:tcPr>
            <w:tcW w:w="2268" w:type="dxa"/>
          </w:tcPr>
          <w:p w:rsidR="00980032" w:rsidRPr="00E442E7" w:rsidRDefault="00980032" w:rsidP="001A4A0A">
            <w:r w:rsidRPr="00E442E7">
              <w:t>Alternative Flows:</w:t>
            </w:r>
          </w:p>
        </w:tc>
        <w:tc>
          <w:tcPr>
            <w:tcW w:w="6908" w:type="dxa"/>
            <w:gridSpan w:val="2"/>
          </w:tcPr>
          <w:p w:rsidR="00980032" w:rsidRPr="00C84AAB" w:rsidRDefault="00980032" w:rsidP="001A4A0A">
            <w:pPr>
              <w:widowControl w:val="0"/>
              <w:autoSpaceDE w:val="0"/>
              <w:autoSpaceDN w:val="0"/>
              <w:adjustRightInd w:val="0"/>
              <w:spacing w:line="268" w:lineRule="exact"/>
              <w:rPr>
                <w:rFonts w:cs="Arial"/>
              </w:rPr>
            </w:pPr>
            <w:r w:rsidRPr="00C84AAB">
              <w:rPr>
                <w:rFonts w:cs="Arial"/>
                <w:spacing w:val="1"/>
                <w:position w:val="1"/>
              </w:rPr>
              <w:t>A</w:t>
            </w:r>
            <w:r w:rsidRPr="00C84AAB">
              <w:rPr>
                <w:rFonts w:cs="Arial"/>
                <w:position w:val="1"/>
              </w:rPr>
              <w:t>1:</w:t>
            </w:r>
            <w:r w:rsidRPr="00C84AAB">
              <w:rPr>
                <w:rFonts w:cs="Arial"/>
                <w:spacing w:val="-2"/>
                <w:position w:val="1"/>
              </w:rPr>
              <w:t xml:space="preserve"> </w:t>
            </w:r>
            <w:r w:rsidRPr="00C84AAB">
              <w:rPr>
                <w:rFonts w:cs="Arial"/>
                <w:position w:val="1"/>
              </w:rPr>
              <w:t>U</w:t>
            </w:r>
            <w:r w:rsidRPr="00C84AAB">
              <w:rPr>
                <w:rFonts w:cs="Arial"/>
                <w:spacing w:val="1"/>
                <w:position w:val="1"/>
              </w:rPr>
              <w:t>se</w:t>
            </w:r>
            <w:r w:rsidRPr="00C84AAB">
              <w:rPr>
                <w:rFonts w:cs="Arial"/>
                <w:position w:val="1"/>
              </w:rPr>
              <w:t>r</w:t>
            </w:r>
            <w:r w:rsidRPr="00C84AAB">
              <w:rPr>
                <w:rFonts w:cs="Arial"/>
                <w:spacing w:val="-4"/>
                <w:position w:val="1"/>
              </w:rPr>
              <w:t xml:space="preserve"> </w:t>
            </w:r>
            <w:r w:rsidRPr="00C84AAB">
              <w:rPr>
                <w:rFonts w:cs="Arial"/>
                <w:spacing w:val="1"/>
                <w:position w:val="1"/>
              </w:rPr>
              <w:t>h</w:t>
            </w:r>
            <w:r w:rsidRPr="00C84AAB">
              <w:rPr>
                <w:rFonts w:cs="Arial"/>
                <w:position w:val="1"/>
              </w:rPr>
              <w:t>as</w:t>
            </w:r>
            <w:r w:rsidRPr="00C84AAB">
              <w:rPr>
                <w:rFonts w:cs="Arial"/>
                <w:spacing w:val="-2"/>
                <w:position w:val="1"/>
              </w:rPr>
              <w:t xml:space="preserve"> </w:t>
            </w:r>
            <w:r w:rsidRPr="00C84AAB">
              <w:rPr>
                <w:rFonts w:cs="Arial"/>
                <w:spacing w:val="1"/>
                <w:position w:val="1"/>
              </w:rPr>
              <w:t>no</w:t>
            </w:r>
            <w:r w:rsidRPr="00C84AAB">
              <w:rPr>
                <w:rFonts w:cs="Arial"/>
                <w:position w:val="1"/>
              </w:rPr>
              <w:t>t</w:t>
            </w:r>
            <w:r w:rsidRPr="00C84AAB">
              <w:rPr>
                <w:rFonts w:cs="Arial"/>
                <w:spacing w:val="-4"/>
                <w:position w:val="1"/>
              </w:rPr>
              <w:t xml:space="preserve"> </w:t>
            </w:r>
            <w:r w:rsidRPr="00C84AAB">
              <w:rPr>
                <w:rFonts w:cs="Arial"/>
                <w:position w:val="1"/>
              </w:rPr>
              <w:t>set</w:t>
            </w:r>
            <w:r w:rsidRPr="00C84AAB">
              <w:rPr>
                <w:rFonts w:cs="Arial"/>
                <w:spacing w:val="-1"/>
                <w:position w:val="1"/>
              </w:rPr>
              <w:t xml:space="preserve"> </w:t>
            </w:r>
            <w:r w:rsidRPr="00C84AAB">
              <w:rPr>
                <w:rFonts w:cs="Arial"/>
                <w:position w:val="1"/>
              </w:rPr>
              <w:t>cor</w:t>
            </w:r>
            <w:r w:rsidRPr="00C84AAB">
              <w:rPr>
                <w:rFonts w:cs="Arial"/>
                <w:spacing w:val="-4"/>
                <w:position w:val="1"/>
              </w:rPr>
              <w:t>r</w:t>
            </w:r>
            <w:r w:rsidRPr="00C84AAB">
              <w:rPr>
                <w:rFonts w:cs="Arial"/>
                <w:position w:val="1"/>
              </w:rPr>
              <w:t>ectly</w:t>
            </w:r>
            <w:r w:rsidRPr="00C84AAB">
              <w:rPr>
                <w:rFonts w:cs="Arial"/>
                <w:spacing w:val="-8"/>
                <w:position w:val="1"/>
              </w:rPr>
              <w:t xml:space="preserve"> </w:t>
            </w:r>
            <w:r w:rsidRPr="00C84AAB">
              <w:rPr>
                <w:rFonts w:cs="Arial"/>
                <w:spacing w:val="-3"/>
                <w:position w:val="1"/>
              </w:rPr>
              <w:t>r</w:t>
            </w:r>
            <w:r w:rsidRPr="00C84AAB">
              <w:rPr>
                <w:rFonts w:cs="Arial"/>
                <w:spacing w:val="1"/>
                <w:position w:val="1"/>
              </w:rPr>
              <w:t>e</w:t>
            </w:r>
            <w:r w:rsidRPr="00C84AAB">
              <w:rPr>
                <w:rFonts w:cs="Arial"/>
                <w:position w:val="1"/>
              </w:rPr>
              <w:t>quested</w:t>
            </w:r>
            <w:r w:rsidRPr="00C84AAB">
              <w:rPr>
                <w:rFonts w:cs="Arial"/>
                <w:spacing w:val="-9"/>
                <w:position w:val="1"/>
              </w:rPr>
              <w:t xml:space="preserve"> </w:t>
            </w:r>
            <w:r w:rsidRPr="00C84AAB">
              <w:rPr>
                <w:rFonts w:cs="Arial"/>
                <w:position w:val="1"/>
              </w:rPr>
              <w:t>informa</w:t>
            </w:r>
            <w:r w:rsidRPr="00C84AAB">
              <w:rPr>
                <w:rFonts w:cs="Arial"/>
                <w:spacing w:val="1"/>
                <w:position w:val="1"/>
              </w:rPr>
              <w:t>t</w:t>
            </w:r>
            <w:r w:rsidRPr="00C84AAB">
              <w:rPr>
                <w:rFonts w:cs="Arial"/>
                <w:position w:val="1"/>
              </w:rPr>
              <w:t>ion</w:t>
            </w:r>
          </w:p>
          <w:p w:rsidR="00980032" w:rsidRPr="00C84AAB" w:rsidRDefault="00980032" w:rsidP="00970393">
            <w:pPr>
              <w:widowControl w:val="0"/>
              <w:numPr>
                <w:ilvl w:val="0"/>
                <w:numId w:val="87"/>
              </w:numPr>
              <w:autoSpaceDE w:val="0"/>
              <w:autoSpaceDN w:val="0"/>
              <w:adjustRightInd w:val="0"/>
              <w:spacing w:before="48" w:line="240" w:lineRule="exact"/>
              <w:ind w:right="962"/>
              <w:rPr>
                <w:rFonts w:cs="Arial"/>
              </w:rPr>
            </w:pPr>
            <w:r w:rsidRPr="00C84AAB">
              <w:rPr>
                <w:rFonts w:cs="Arial"/>
                <w:spacing w:val="1"/>
              </w:rPr>
              <w:t>CS</w:t>
            </w:r>
            <w:r w:rsidRPr="00C84AAB">
              <w:rPr>
                <w:rFonts w:cs="Arial"/>
              </w:rPr>
              <w:t>R</w:t>
            </w:r>
            <w:r w:rsidRPr="00C84AAB">
              <w:rPr>
                <w:rFonts w:cs="Arial"/>
                <w:spacing w:val="-3"/>
              </w:rPr>
              <w:t xml:space="preserve"> </w:t>
            </w:r>
            <w:r w:rsidRPr="00C84AAB">
              <w:rPr>
                <w:rFonts w:cs="Arial"/>
              </w:rPr>
              <w:t>Po</w:t>
            </w:r>
            <w:r w:rsidRPr="00C84AAB">
              <w:rPr>
                <w:rFonts w:cs="Arial"/>
                <w:spacing w:val="1"/>
              </w:rPr>
              <w:t>r</w:t>
            </w:r>
            <w:r w:rsidRPr="00C84AAB">
              <w:rPr>
                <w:rFonts w:cs="Arial"/>
              </w:rPr>
              <w:t>t</w:t>
            </w:r>
            <w:r w:rsidRPr="00C84AAB">
              <w:rPr>
                <w:rFonts w:cs="Arial"/>
                <w:spacing w:val="1"/>
              </w:rPr>
              <w:t>a</w:t>
            </w:r>
            <w:r w:rsidRPr="00C84AAB">
              <w:rPr>
                <w:rFonts w:cs="Arial"/>
              </w:rPr>
              <w:t>l</w:t>
            </w:r>
            <w:r w:rsidRPr="00C84AAB">
              <w:rPr>
                <w:rFonts w:cs="Arial"/>
                <w:spacing w:val="-5"/>
              </w:rPr>
              <w:t xml:space="preserve"> </w:t>
            </w:r>
            <w:r w:rsidRPr="00C84AAB">
              <w:rPr>
                <w:rFonts w:cs="Arial"/>
              </w:rPr>
              <w:t>a</w:t>
            </w:r>
            <w:r w:rsidRPr="00C84AAB">
              <w:rPr>
                <w:rFonts w:cs="Arial"/>
                <w:spacing w:val="1"/>
              </w:rPr>
              <w:t>ppl</w:t>
            </w:r>
            <w:r w:rsidRPr="00C84AAB">
              <w:rPr>
                <w:rFonts w:cs="Arial"/>
              </w:rPr>
              <w:t>ic</w:t>
            </w:r>
            <w:r w:rsidRPr="00C84AAB">
              <w:rPr>
                <w:rFonts w:cs="Arial"/>
                <w:spacing w:val="1"/>
              </w:rPr>
              <w:t>a</w:t>
            </w:r>
            <w:r w:rsidRPr="00C84AAB">
              <w:rPr>
                <w:rFonts w:cs="Arial"/>
              </w:rPr>
              <w:t>tion</w:t>
            </w:r>
            <w:r w:rsidRPr="00C84AAB">
              <w:rPr>
                <w:rFonts w:cs="Arial"/>
                <w:spacing w:val="-9"/>
              </w:rPr>
              <w:t xml:space="preserve"> </w:t>
            </w:r>
            <w:r w:rsidRPr="00C84AAB">
              <w:rPr>
                <w:rFonts w:cs="Arial"/>
                <w:spacing w:val="-3"/>
              </w:rPr>
              <w:t>r</w:t>
            </w:r>
            <w:r w:rsidRPr="00C84AAB">
              <w:rPr>
                <w:rFonts w:cs="Arial"/>
                <w:spacing w:val="-1"/>
              </w:rPr>
              <w:t>e</w:t>
            </w:r>
            <w:r w:rsidRPr="00C84AAB">
              <w:rPr>
                <w:rFonts w:cs="Arial"/>
                <w:spacing w:val="1"/>
              </w:rPr>
              <w:t>q</w:t>
            </w:r>
            <w:r w:rsidRPr="00C84AAB">
              <w:rPr>
                <w:rFonts w:cs="Arial"/>
                <w:spacing w:val="-1"/>
              </w:rPr>
              <w:t>u</w:t>
            </w:r>
            <w:r w:rsidRPr="00C84AAB">
              <w:rPr>
                <w:rFonts w:cs="Arial"/>
              </w:rPr>
              <w:t>ests</w:t>
            </w:r>
            <w:r w:rsidRPr="00C84AAB">
              <w:rPr>
                <w:rFonts w:cs="Arial"/>
                <w:spacing w:val="-7"/>
              </w:rPr>
              <w:t xml:space="preserve"> </w:t>
            </w:r>
            <w:r w:rsidRPr="00C84AAB">
              <w:rPr>
                <w:rFonts w:cs="Arial"/>
              </w:rPr>
              <w:t>t</w:t>
            </w:r>
            <w:r w:rsidRPr="00C84AAB">
              <w:rPr>
                <w:rFonts w:cs="Arial"/>
                <w:spacing w:val="-1"/>
              </w:rPr>
              <w:t>h</w:t>
            </w:r>
            <w:r w:rsidRPr="00C84AAB">
              <w:rPr>
                <w:rFonts w:cs="Arial"/>
              </w:rPr>
              <w:t>e</w:t>
            </w:r>
            <w:r w:rsidRPr="00C84AAB">
              <w:rPr>
                <w:rFonts w:cs="Arial"/>
                <w:spacing w:val="-2"/>
              </w:rPr>
              <w:t xml:space="preserve"> </w:t>
            </w:r>
            <w:r w:rsidRPr="00C84AAB">
              <w:rPr>
                <w:rFonts w:cs="Arial"/>
              </w:rPr>
              <w:t>user</w:t>
            </w:r>
            <w:r w:rsidRPr="00C84AAB">
              <w:rPr>
                <w:rFonts w:cs="Arial"/>
                <w:spacing w:val="-4"/>
              </w:rPr>
              <w:t xml:space="preserve"> </w:t>
            </w:r>
            <w:r w:rsidRPr="00C84AAB">
              <w:rPr>
                <w:rFonts w:cs="Arial"/>
              </w:rPr>
              <w:t>to</w:t>
            </w:r>
            <w:r w:rsidRPr="00C84AAB">
              <w:rPr>
                <w:rFonts w:cs="Arial"/>
                <w:spacing w:val="-2"/>
              </w:rPr>
              <w:t xml:space="preserve"> </w:t>
            </w:r>
            <w:r w:rsidRPr="00C84AAB">
              <w:rPr>
                <w:rFonts w:cs="Arial"/>
              </w:rPr>
              <w:t>set</w:t>
            </w:r>
            <w:r w:rsidRPr="00C84AAB">
              <w:rPr>
                <w:rFonts w:cs="Arial"/>
                <w:spacing w:val="-1"/>
              </w:rPr>
              <w:t xml:space="preserve"> </w:t>
            </w:r>
            <w:r w:rsidRPr="00C84AAB">
              <w:rPr>
                <w:rFonts w:cs="Arial"/>
              </w:rPr>
              <w:t xml:space="preserve">again </w:t>
            </w:r>
            <w:r w:rsidRPr="00C84AAB">
              <w:rPr>
                <w:rFonts w:cs="Arial"/>
                <w:spacing w:val="1"/>
              </w:rPr>
              <w:t>in</w:t>
            </w:r>
            <w:r w:rsidRPr="00C84AAB">
              <w:rPr>
                <w:rFonts w:cs="Arial"/>
              </w:rPr>
              <w:t>fo</w:t>
            </w:r>
            <w:r w:rsidRPr="00C84AAB">
              <w:rPr>
                <w:rFonts w:cs="Arial"/>
                <w:spacing w:val="1"/>
              </w:rPr>
              <w:t>rmat</w:t>
            </w:r>
            <w:r w:rsidRPr="00C84AAB">
              <w:rPr>
                <w:rFonts w:cs="Arial"/>
              </w:rPr>
              <w:t>ion</w:t>
            </w:r>
            <w:r w:rsidRPr="00C84AAB">
              <w:rPr>
                <w:rFonts w:cs="Arial"/>
                <w:spacing w:val="-10"/>
              </w:rPr>
              <w:t xml:space="preserve"> </w:t>
            </w:r>
            <w:r w:rsidRPr="00C84AAB">
              <w:rPr>
                <w:rFonts w:cs="Arial"/>
                <w:spacing w:val="1"/>
              </w:rPr>
              <w:t>an</w:t>
            </w:r>
            <w:r w:rsidRPr="00C84AAB">
              <w:rPr>
                <w:rFonts w:cs="Arial"/>
              </w:rPr>
              <w:t>d</w:t>
            </w:r>
            <w:r w:rsidRPr="00C84AAB">
              <w:rPr>
                <w:rFonts w:cs="Arial"/>
                <w:spacing w:val="-3"/>
              </w:rPr>
              <w:t xml:space="preserve"> </w:t>
            </w:r>
            <w:r w:rsidRPr="00C84AAB">
              <w:rPr>
                <w:rFonts w:cs="Arial"/>
                <w:spacing w:val="1"/>
              </w:rPr>
              <w:t>hi</w:t>
            </w:r>
            <w:r w:rsidRPr="00C84AAB">
              <w:rPr>
                <w:rFonts w:cs="Arial"/>
              </w:rPr>
              <w:t>gh</w:t>
            </w:r>
            <w:r w:rsidRPr="00C84AAB">
              <w:rPr>
                <w:rFonts w:cs="Arial"/>
                <w:spacing w:val="1"/>
              </w:rPr>
              <w:t>l</w:t>
            </w:r>
            <w:r w:rsidRPr="00C84AAB">
              <w:rPr>
                <w:rFonts w:cs="Arial"/>
              </w:rPr>
              <w:t>i</w:t>
            </w:r>
            <w:r w:rsidRPr="00C84AAB">
              <w:rPr>
                <w:rFonts w:cs="Arial"/>
                <w:spacing w:val="1"/>
              </w:rPr>
              <w:t>ght</w:t>
            </w:r>
            <w:r w:rsidRPr="00C84AAB">
              <w:rPr>
                <w:rFonts w:cs="Arial"/>
              </w:rPr>
              <w:t>s</w:t>
            </w:r>
            <w:r w:rsidRPr="00C84AAB">
              <w:rPr>
                <w:rFonts w:cs="Arial"/>
                <w:spacing w:val="-9"/>
              </w:rPr>
              <w:t xml:space="preserve"> </w:t>
            </w:r>
            <w:r w:rsidRPr="00C84AAB">
              <w:rPr>
                <w:rFonts w:cs="Arial"/>
                <w:spacing w:val="1"/>
              </w:rPr>
              <w:t>mistakes</w:t>
            </w:r>
          </w:p>
          <w:p w:rsidR="00980032" w:rsidRPr="00C84AAB" w:rsidRDefault="00980032" w:rsidP="00970393">
            <w:pPr>
              <w:widowControl w:val="0"/>
              <w:numPr>
                <w:ilvl w:val="0"/>
                <w:numId w:val="87"/>
              </w:numPr>
              <w:autoSpaceDE w:val="0"/>
              <w:autoSpaceDN w:val="0"/>
              <w:adjustRightInd w:val="0"/>
              <w:spacing w:before="21"/>
              <w:rPr>
                <w:rFonts w:cs="Arial"/>
              </w:rPr>
            </w:pPr>
            <w:r w:rsidRPr="00C84AAB">
              <w:rPr>
                <w:rFonts w:cs="Arial"/>
                <w:spacing w:val="1"/>
              </w:rPr>
              <w:t>U</w:t>
            </w:r>
            <w:r w:rsidRPr="00C84AAB">
              <w:rPr>
                <w:rFonts w:cs="Arial"/>
              </w:rPr>
              <w:t>ser</w:t>
            </w:r>
            <w:r w:rsidRPr="00C84AAB">
              <w:rPr>
                <w:rFonts w:cs="Arial"/>
                <w:spacing w:val="-3"/>
              </w:rPr>
              <w:t xml:space="preserve"> </w:t>
            </w:r>
            <w:r w:rsidRPr="00C84AAB">
              <w:rPr>
                <w:rFonts w:cs="Arial"/>
              </w:rPr>
              <w:t>sets</w:t>
            </w:r>
            <w:r w:rsidRPr="00C84AAB">
              <w:rPr>
                <w:rFonts w:cs="Arial"/>
                <w:spacing w:val="-2"/>
              </w:rPr>
              <w:t xml:space="preserve"> </w:t>
            </w:r>
            <w:r w:rsidRPr="00C84AAB">
              <w:rPr>
                <w:rFonts w:cs="Arial"/>
                <w:spacing w:val="-3"/>
              </w:rPr>
              <w:t>r</w:t>
            </w:r>
            <w:r w:rsidRPr="00C84AAB">
              <w:rPr>
                <w:rFonts w:cs="Arial"/>
                <w:spacing w:val="-1"/>
              </w:rPr>
              <w:t>e</w:t>
            </w:r>
            <w:r w:rsidRPr="00C84AAB">
              <w:rPr>
                <w:rFonts w:cs="Arial"/>
                <w:spacing w:val="1"/>
              </w:rPr>
              <w:t>q</w:t>
            </w:r>
            <w:r w:rsidRPr="00C84AAB">
              <w:rPr>
                <w:rFonts w:cs="Arial"/>
              </w:rPr>
              <w:t>ues</w:t>
            </w:r>
            <w:r w:rsidRPr="00C84AAB">
              <w:rPr>
                <w:rFonts w:cs="Arial"/>
                <w:spacing w:val="1"/>
              </w:rPr>
              <w:t>te</w:t>
            </w:r>
            <w:r w:rsidRPr="00C84AAB">
              <w:rPr>
                <w:rFonts w:cs="Arial"/>
              </w:rPr>
              <w:t>d</w:t>
            </w:r>
            <w:r w:rsidRPr="00C84AAB">
              <w:rPr>
                <w:rFonts w:cs="Arial"/>
                <w:spacing w:val="-8"/>
              </w:rPr>
              <w:t xml:space="preserve"> </w:t>
            </w:r>
            <w:r w:rsidRPr="00C84AAB">
              <w:rPr>
                <w:rFonts w:cs="Arial"/>
              </w:rPr>
              <w:t>information</w:t>
            </w:r>
          </w:p>
          <w:p w:rsidR="00980032" w:rsidRPr="00282725" w:rsidRDefault="00980032" w:rsidP="001A4A0A">
            <w:pPr>
              <w:widowControl w:val="0"/>
              <w:autoSpaceDE w:val="0"/>
              <w:autoSpaceDN w:val="0"/>
              <w:adjustRightInd w:val="0"/>
              <w:spacing w:before="48" w:line="240" w:lineRule="exact"/>
              <w:ind w:right="52"/>
              <w:rPr>
                <w:rFonts w:cs="Arial"/>
                <w:color w:val="000000"/>
              </w:rPr>
            </w:pPr>
            <w:r w:rsidRPr="00C84AAB">
              <w:rPr>
                <w:rFonts w:cs="Arial"/>
                <w:spacing w:val="1"/>
              </w:rPr>
              <w:t>A2</w:t>
            </w:r>
            <w:r w:rsidRPr="00C84AAB">
              <w:rPr>
                <w:rFonts w:cs="Arial"/>
              </w:rPr>
              <w:t>:</w:t>
            </w:r>
            <w:r w:rsidRPr="00C84AAB">
              <w:rPr>
                <w:rFonts w:cs="Arial"/>
                <w:spacing w:val="-2"/>
              </w:rPr>
              <w:t xml:space="preserve"> </w:t>
            </w:r>
            <w:r w:rsidRPr="00282725">
              <w:rPr>
                <w:rFonts w:cs="Arial"/>
                <w:color w:val="000000"/>
              </w:rPr>
              <w:t>User has selected the option to search and select an address in a referential</w:t>
            </w:r>
          </w:p>
          <w:p w:rsidR="00980032" w:rsidRPr="00282725" w:rsidRDefault="00980032" w:rsidP="00970393">
            <w:pPr>
              <w:pStyle w:val="Body"/>
              <w:numPr>
                <w:ilvl w:val="0"/>
                <w:numId w:val="88"/>
              </w:numPr>
              <w:rPr>
                <w:rFonts w:cs="Arial"/>
                <w:color w:val="FF0000"/>
              </w:rPr>
            </w:pPr>
            <w:r w:rsidRPr="00282725">
              <w:rPr>
                <w:rFonts w:cs="Arial"/>
              </w:rPr>
              <w:t>U</w:t>
            </w:r>
            <w:r w:rsidRPr="00C84AAB">
              <w:rPr>
                <w:rFonts w:cs="Arial"/>
              </w:rPr>
              <w:t>ser</w:t>
            </w:r>
            <w:r w:rsidRPr="00C84AAB">
              <w:rPr>
                <w:rFonts w:cs="Arial"/>
                <w:spacing w:val="-3"/>
              </w:rPr>
              <w:t xml:space="preserve"> </w:t>
            </w:r>
            <w:r w:rsidRPr="00C84AAB">
              <w:rPr>
                <w:rFonts w:cs="Arial"/>
              </w:rPr>
              <w:t>upda</w:t>
            </w:r>
            <w:r w:rsidRPr="00C84AAB">
              <w:rPr>
                <w:rFonts w:cs="Arial"/>
                <w:spacing w:val="1"/>
              </w:rPr>
              <w:t>t</w:t>
            </w:r>
            <w:r w:rsidRPr="00C84AAB">
              <w:rPr>
                <w:rFonts w:cs="Arial"/>
                <w:spacing w:val="-1"/>
              </w:rPr>
              <w:t>e</w:t>
            </w:r>
            <w:r w:rsidRPr="00C84AAB">
              <w:rPr>
                <w:rFonts w:cs="Arial"/>
              </w:rPr>
              <w:t>s</w:t>
            </w:r>
            <w:r w:rsidRPr="00C84AAB">
              <w:rPr>
                <w:rFonts w:cs="Arial"/>
                <w:spacing w:val="-6"/>
              </w:rPr>
              <w:t xml:space="preserve"> </w:t>
            </w:r>
            <w:r w:rsidRPr="00C84AAB">
              <w:rPr>
                <w:rFonts w:cs="Arial"/>
              </w:rPr>
              <w:t>adminis</w:t>
            </w:r>
            <w:r w:rsidRPr="00C84AAB">
              <w:rPr>
                <w:rFonts w:cs="Arial"/>
                <w:spacing w:val="1"/>
              </w:rPr>
              <w:t>t</w:t>
            </w:r>
            <w:r w:rsidRPr="00C84AAB">
              <w:rPr>
                <w:rFonts w:cs="Arial"/>
              </w:rPr>
              <w:t>rative</w:t>
            </w:r>
            <w:r w:rsidRPr="00C84AAB">
              <w:rPr>
                <w:rFonts w:cs="Arial"/>
                <w:spacing w:val="-13"/>
              </w:rPr>
              <w:t xml:space="preserve"> </w:t>
            </w:r>
            <w:r w:rsidRPr="00C84AAB">
              <w:rPr>
                <w:rFonts w:cs="Arial"/>
              </w:rPr>
              <w:t>d</w:t>
            </w:r>
            <w:r w:rsidRPr="00C84AAB">
              <w:rPr>
                <w:rFonts w:cs="Arial"/>
                <w:spacing w:val="1"/>
              </w:rPr>
              <w:t>a</w:t>
            </w:r>
            <w:r w:rsidRPr="00C84AAB">
              <w:rPr>
                <w:rFonts w:cs="Arial"/>
              </w:rPr>
              <w:t>ta</w:t>
            </w:r>
            <w:r w:rsidRPr="00C84AAB">
              <w:rPr>
                <w:rFonts w:cs="Arial"/>
                <w:spacing w:val="-4"/>
              </w:rPr>
              <w:t xml:space="preserve"> </w:t>
            </w:r>
            <w:r w:rsidRPr="00C84AAB">
              <w:rPr>
                <w:rFonts w:cs="Arial"/>
              </w:rPr>
              <w:t>(includi</w:t>
            </w:r>
            <w:r w:rsidRPr="00C84AAB">
              <w:rPr>
                <w:rFonts w:cs="Arial"/>
                <w:spacing w:val="-1"/>
              </w:rPr>
              <w:t>n</w:t>
            </w:r>
            <w:r w:rsidRPr="00C84AAB">
              <w:rPr>
                <w:rFonts w:cs="Arial"/>
              </w:rPr>
              <w:t>g</w:t>
            </w:r>
            <w:r w:rsidRPr="00C84AAB">
              <w:rPr>
                <w:rFonts w:cs="Arial"/>
                <w:spacing w:val="-8"/>
              </w:rPr>
              <w:t xml:space="preserve"> </w:t>
            </w:r>
            <w:r w:rsidRPr="00C84AAB">
              <w:rPr>
                <w:rFonts w:cs="Arial"/>
              </w:rPr>
              <w:t>account</w:t>
            </w:r>
            <w:r w:rsidRPr="00C84AAB">
              <w:rPr>
                <w:rFonts w:cs="Arial"/>
                <w:spacing w:val="-7"/>
              </w:rPr>
              <w:t xml:space="preserve"> </w:t>
            </w:r>
            <w:r w:rsidRPr="00C84AAB">
              <w:rPr>
                <w:rFonts w:cs="Arial"/>
              </w:rPr>
              <w:t xml:space="preserve">contact </w:t>
            </w:r>
            <w:r w:rsidRPr="00C84AAB">
              <w:rPr>
                <w:rFonts w:cs="Arial"/>
                <w:spacing w:val="1"/>
              </w:rPr>
              <w:t>a</w:t>
            </w:r>
            <w:r w:rsidRPr="00C84AAB">
              <w:rPr>
                <w:rFonts w:cs="Arial"/>
              </w:rPr>
              <w:t>nd</w:t>
            </w:r>
            <w:r w:rsidRPr="00C84AAB">
              <w:rPr>
                <w:rFonts w:cs="Arial"/>
                <w:spacing w:val="-7"/>
              </w:rPr>
              <w:t xml:space="preserve"> </w:t>
            </w:r>
            <w:r w:rsidRPr="00C84AAB">
              <w:rPr>
                <w:rFonts w:cs="Arial"/>
              </w:rPr>
              <w:t>add</w:t>
            </w:r>
            <w:r w:rsidRPr="00C84AAB">
              <w:rPr>
                <w:rFonts w:cs="Arial"/>
                <w:spacing w:val="-4"/>
              </w:rPr>
              <w:t>r</w:t>
            </w:r>
            <w:r w:rsidRPr="00C84AAB">
              <w:rPr>
                <w:rFonts w:cs="Arial"/>
              </w:rPr>
              <w:t>ess</w:t>
            </w:r>
            <w:r w:rsidRPr="00C84AAB">
              <w:rPr>
                <w:rFonts w:cs="Arial"/>
                <w:spacing w:val="-11"/>
              </w:rPr>
              <w:t xml:space="preserve"> </w:t>
            </w:r>
            <w:r w:rsidRPr="00C84AAB">
              <w:rPr>
                <w:rFonts w:cs="Arial"/>
              </w:rPr>
              <w:t>selection</w:t>
            </w:r>
            <w:r w:rsidRPr="00C84AAB">
              <w:rPr>
                <w:rFonts w:cs="Arial"/>
                <w:spacing w:val="-12"/>
              </w:rPr>
              <w:t xml:space="preserve"> </w:t>
            </w:r>
            <w:r w:rsidRPr="00C84AAB">
              <w:rPr>
                <w:rFonts w:cs="Arial"/>
              </w:rPr>
              <w:t>thanks</w:t>
            </w:r>
            <w:r w:rsidRPr="00C84AAB">
              <w:rPr>
                <w:rFonts w:cs="Arial"/>
                <w:spacing w:val="-10"/>
              </w:rPr>
              <w:t xml:space="preserve"> </w:t>
            </w:r>
            <w:r w:rsidRPr="00C84AAB">
              <w:rPr>
                <w:rFonts w:cs="Arial"/>
              </w:rPr>
              <w:t>to</w:t>
            </w:r>
            <w:r w:rsidRPr="00C84AAB">
              <w:rPr>
                <w:rFonts w:cs="Arial"/>
                <w:spacing w:val="-6"/>
              </w:rPr>
              <w:t xml:space="preserve"> </w:t>
            </w:r>
            <w:r w:rsidRPr="00C84AAB">
              <w:rPr>
                <w:rFonts w:cs="Arial"/>
              </w:rPr>
              <w:t>the</w:t>
            </w:r>
            <w:r w:rsidRPr="00C84AAB">
              <w:rPr>
                <w:rFonts w:cs="Arial"/>
                <w:spacing w:val="-8"/>
              </w:rPr>
              <w:t xml:space="preserve"> </w:t>
            </w:r>
            <w:r w:rsidRPr="00C84AAB">
              <w:rPr>
                <w:rFonts w:cs="Arial"/>
              </w:rPr>
              <w:t>add</w:t>
            </w:r>
            <w:r w:rsidRPr="00C84AAB">
              <w:rPr>
                <w:rFonts w:cs="Arial"/>
                <w:spacing w:val="-3"/>
              </w:rPr>
              <w:t>r</w:t>
            </w:r>
            <w:r w:rsidRPr="00C84AAB">
              <w:rPr>
                <w:rFonts w:cs="Arial"/>
              </w:rPr>
              <w:t>ess</w:t>
            </w:r>
            <w:r w:rsidRPr="00C84AAB">
              <w:rPr>
                <w:rFonts w:cs="Arial"/>
                <w:spacing w:val="-12"/>
              </w:rPr>
              <w:t xml:space="preserve"> </w:t>
            </w:r>
            <w:r w:rsidRPr="00C84AAB">
              <w:rPr>
                <w:rFonts w:cs="Arial"/>
                <w:spacing w:val="-3"/>
              </w:rPr>
              <w:t>r</w:t>
            </w:r>
            <w:r w:rsidRPr="00C84AAB">
              <w:rPr>
                <w:rFonts w:cs="Arial"/>
                <w:spacing w:val="1"/>
              </w:rPr>
              <w:t>e</w:t>
            </w:r>
            <w:r w:rsidRPr="00C84AAB">
              <w:rPr>
                <w:rFonts w:cs="Arial"/>
              </w:rPr>
              <w:t>fe</w:t>
            </w:r>
            <w:r w:rsidRPr="00C84AAB">
              <w:rPr>
                <w:rFonts w:cs="Arial"/>
                <w:spacing w:val="-3"/>
              </w:rPr>
              <w:t>r</w:t>
            </w:r>
            <w:r w:rsidRPr="00C84AAB">
              <w:rPr>
                <w:rFonts w:cs="Arial"/>
                <w:spacing w:val="1"/>
              </w:rPr>
              <w:t>e</w:t>
            </w:r>
            <w:r w:rsidRPr="00C84AAB">
              <w:rPr>
                <w:rFonts w:cs="Arial"/>
              </w:rPr>
              <w:t>ntial.</w:t>
            </w:r>
            <w:r w:rsidRPr="00C84AAB">
              <w:rPr>
                <w:rFonts w:cs="Arial"/>
                <w:spacing w:val="-15"/>
              </w:rPr>
              <w:t xml:space="preserve"> </w:t>
            </w:r>
            <w:r w:rsidRPr="00C84AAB">
              <w:rPr>
                <w:rFonts w:cs="Arial"/>
                <w:spacing w:val="1"/>
              </w:rPr>
              <w:t>Re</w:t>
            </w:r>
            <w:r w:rsidRPr="00C84AAB">
              <w:rPr>
                <w:rFonts w:cs="Arial"/>
              </w:rPr>
              <w:t>fer</w:t>
            </w:r>
            <w:r w:rsidRPr="00C84AAB">
              <w:rPr>
                <w:rFonts w:cs="Arial"/>
                <w:spacing w:val="-10"/>
              </w:rPr>
              <w:t xml:space="preserve"> </w:t>
            </w:r>
            <w:r w:rsidRPr="00C84AAB">
              <w:rPr>
                <w:rFonts w:cs="Arial"/>
              </w:rPr>
              <w:t xml:space="preserve">to </w:t>
            </w:r>
            <w:r w:rsidRPr="00C84AAB">
              <w:rPr>
                <w:rFonts w:cs="Arial"/>
                <w:spacing w:val="1"/>
              </w:rPr>
              <w:t>u</w:t>
            </w:r>
            <w:r w:rsidRPr="00C84AAB">
              <w:rPr>
                <w:rFonts w:cs="Arial"/>
              </w:rPr>
              <w:t>se</w:t>
            </w:r>
            <w:r w:rsidRPr="00C84AAB">
              <w:rPr>
                <w:rFonts w:cs="Arial"/>
                <w:spacing w:val="-12"/>
              </w:rPr>
              <w:t xml:space="preserve"> </w:t>
            </w:r>
            <w:r w:rsidRPr="00C84AAB">
              <w:rPr>
                <w:rFonts w:cs="Arial"/>
                <w:spacing w:val="1"/>
              </w:rPr>
              <w:t>cas</w:t>
            </w:r>
            <w:r w:rsidRPr="00C84AAB">
              <w:rPr>
                <w:rFonts w:cs="Arial"/>
              </w:rPr>
              <w:t>e</w:t>
            </w:r>
            <w:r w:rsidRPr="00C84AAB">
              <w:rPr>
                <w:rFonts w:cs="Arial"/>
                <w:spacing w:val="-13"/>
              </w:rPr>
              <w:t xml:space="preserve"> </w:t>
            </w:r>
            <w:r w:rsidRPr="00C84AAB">
              <w:rPr>
                <w:rFonts w:cs="Arial"/>
                <w:spacing w:val="1"/>
              </w:rPr>
              <w:t>“S</w:t>
            </w:r>
            <w:r w:rsidRPr="00C84AAB">
              <w:rPr>
                <w:rFonts w:cs="Arial"/>
                <w:spacing w:val="-1"/>
              </w:rPr>
              <w:t>e</w:t>
            </w:r>
            <w:r w:rsidRPr="00C84AAB">
              <w:rPr>
                <w:rFonts w:cs="Arial"/>
                <w:spacing w:val="1"/>
              </w:rPr>
              <w:t>a</w:t>
            </w:r>
            <w:r w:rsidRPr="00C84AAB">
              <w:rPr>
                <w:rFonts w:cs="Arial"/>
                <w:spacing w:val="-4"/>
              </w:rPr>
              <w:t>r</w:t>
            </w:r>
            <w:r w:rsidRPr="00C84AAB">
              <w:rPr>
                <w:rFonts w:cs="Arial"/>
              </w:rPr>
              <w:t>ch</w:t>
            </w:r>
            <w:r w:rsidRPr="00C84AAB">
              <w:rPr>
                <w:rFonts w:cs="Arial"/>
                <w:spacing w:val="-16"/>
              </w:rPr>
              <w:t xml:space="preserve"> </w:t>
            </w:r>
            <w:r w:rsidRPr="00C84AAB">
              <w:rPr>
                <w:rFonts w:cs="Arial"/>
                <w:spacing w:val="1"/>
              </w:rPr>
              <w:t>an</w:t>
            </w:r>
            <w:r w:rsidRPr="00C84AAB">
              <w:rPr>
                <w:rFonts w:cs="Arial"/>
              </w:rPr>
              <w:t>d</w:t>
            </w:r>
            <w:r w:rsidRPr="00C84AAB">
              <w:rPr>
                <w:rFonts w:cs="Arial"/>
                <w:spacing w:val="-13"/>
              </w:rPr>
              <w:t xml:space="preserve"> </w:t>
            </w:r>
            <w:r w:rsidRPr="00C84AAB">
              <w:rPr>
                <w:rFonts w:cs="Arial"/>
                <w:spacing w:val="1"/>
              </w:rPr>
              <w:t>se</w:t>
            </w:r>
            <w:r w:rsidRPr="00C84AAB">
              <w:rPr>
                <w:rFonts w:cs="Arial"/>
              </w:rPr>
              <w:t>l</w:t>
            </w:r>
            <w:r w:rsidRPr="00C84AAB">
              <w:rPr>
                <w:rFonts w:cs="Arial"/>
                <w:spacing w:val="1"/>
              </w:rPr>
              <w:t>ec</w:t>
            </w:r>
            <w:r w:rsidRPr="00C84AAB">
              <w:rPr>
                <w:rFonts w:cs="Arial"/>
              </w:rPr>
              <w:t>t</w:t>
            </w:r>
            <w:r w:rsidRPr="00C84AAB">
              <w:rPr>
                <w:rFonts w:cs="Arial"/>
                <w:spacing w:val="-14"/>
              </w:rPr>
              <w:t xml:space="preserve"> </w:t>
            </w:r>
            <w:r w:rsidRPr="00C84AAB">
              <w:rPr>
                <w:rFonts w:cs="Arial"/>
                <w:spacing w:val="1"/>
              </w:rPr>
              <w:t>a</w:t>
            </w:r>
            <w:r w:rsidRPr="00C84AAB">
              <w:rPr>
                <w:rFonts w:cs="Arial"/>
                <w:spacing w:val="-1"/>
              </w:rPr>
              <w:t>d</w:t>
            </w:r>
            <w:r w:rsidRPr="00C84AAB">
              <w:rPr>
                <w:rFonts w:cs="Arial"/>
                <w:spacing w:val="1"/>
              </w:rPr>
              <w:t>d</w:t>
            </w:r>
            <w:r w:rsidRPr="00C84AAB">
              <w:rPr>
                <w:rFonts w:cs="Arial"/>
                <w:spacing w:val="-3"/>
              </w:rPr>
              <w:t>r</w:t>
            </w:r>
            <w:r w:rsidRPr="00C84AAB">
              <w:rPr>
                <w:rFonts w:cs="Arial"/>
                <w:spacing w:val="1"/>
              </w:rPr>
              <w:t>e</w:t>
            </w:r>
            <w:r w:rsidRPr="00C84AAB">
              <w:rPr>
                <w:rFonts w:cs="Arial"/>
              </w:rPr>
              <w:t>ss</w:t>
            </w:r>
            <w:r w:rsidRPr="00C84AAB">
              <w:rPr>
                <w:rFonts w:cs="Arial"/>
                <w:spacing w:val="-16"/>
              </w:rPr>
              <w:t xml:space="preserve"> </w:t>
            </w:r>
            <w:r w:rsidRPr="00C84AAB">
              <w:rPr>
                <w:rFonts w:cs="Arial"/>
                <w:spacing w:val="1"/>
              </w:rPr>
              <w:t>i</w:t>
            </w:r>
            <w:r w:rsidRPr="00C84AAB">
              <w:rPr>
                <w:rFonts w:cs="Arial"/>
              </w:rPr>
              <w:t>n</w:t>
            </w:r>
            <w:r w:rsidRPr="00C84AAB">
              <w:rPr>
                <w:rFonts w:cs="Arial"/>
                <w:spacing w:val="-12"/>
              </w:rPr>
              <w:t xml:space="preserve"> </w:t>
            </w:r>
            <w:r w:rsidRPr="00C84AAB">
              <w:rPr>
                <w:rFonts w:cs="Arial"/>
                <w:spacing w:val="-3"/>
                <w:w w:val="99"/>
              </w:rPr>
              <w:t>r</w:t>
            </w:r>
            <w:r w:rsidRPr="00C84AAB">
              <w:rPr>
                <w:rFonts w:cs="Arial"/>
                <w:spacing w:val="1"/>
                <w:w w:val="99"/>
              </w:rPr>
              <w:t>ef</w:t>
            </w:r>
            <w:r w:rsidRPr="00C84AAB">
              <w:rPr>
                <w:rFonts w:cs="Arial"/>
                <w:spacing w:val="-1"/>
                <w:w w:val="99"/>
              </w:rPr>
              <w:t>e</w:t>
            </w:r>
            <w:r w:rsidRPr="00C84AAB">
              <w:rPr>
                <w:rFonts w:cs="Arial"/>
                <w:spacing w:val="-3"/>
                <w:w w:val="99"/>
              </w:rPr>
              <w:t>r</w:t>
            </w:r>
            <w:r w:rsidRPr="00C84AAB">
              <w:rPr>
                <w:rFonts w:cs="Arial"/>
                <w:spacing w:val="1"/>
                <w:w w:val="99"/>
              </w:rPr>
              <w:t>entia</w:t>
            </w:r>
            <w:r w:rsidRPr="00C84AAB">
              <w:rPr>
                <w:rFonts w:cs="Arial"/>
                <w:w w:val="99"/>
              </w:rPr>
              <w:t>l</w:t>
            </w:r>
            <w:r w:rsidRPr="00C84AAB">
              <w:rPr>
                <w:rFonts w:cs="Arial"/>
                <w:spacing w:val="1"/>
                <w:w w:val="99"/>
              </w:rPr>
              <w:t>”</w:t>
            </w:r>
            <w:r w:rsidRPr="00C84AAB">
              <w:rPr>
                <w:rFonts w:cs="Arial"/>
                <w:w w:val="99"/>
              </w:rPr>
              <w:t>)</w:t>
            </w:r>
            <w:r w:rsidRPr="00C84AAB">
              <w:rPr>
                <w:rFonts w:cs="Arial"/>
                <w:spacing w:val="-9"/>
                <w:w w:val="99"/>
              </w:rPr>
              <w:t xml:space="preserve"> </w:t>
            </w:r>
            <w:r w:rsidRPr="00C84AAB">
              <w:rPr>
                <w:rFonts w:cs="Arial"/>
                <w:spacing w:val="1"/>
              </w:rPr>
              <w:t>a</w:t>
            </w:r>
            <w:r w:rsidRPr="00C84AAB">
              <w:rPr>
                <w:rFonts w:cs="Arial"/>
                <w:spacing w:val="-1"/>
              </w:rPr>
              <w:t>n</w:t>
            </w:r>
            <w:r w:rsidRPr="00C84AAB">
              <w:rPr>
                <w:rFonts w:cs="Arial"/>
              </w:rPr>
              <w:t>d</w:t>
            </w:r>
            <w:r w:rsidRPr="00C84AAB">
              <w:rPr>
                <w:rFonts w:cs="Arial"/>
                <w:spacing w:val="-12"/>
              </w:rPr>
              <w:t xml:space="preserve"> </w:t>
            </w:r>
            <w:r w:rsidRPr="00C84AAB">
              <w:rPr>
                <w:rFonts w:cs="Arial"/>
                <w:spacing w:val="-3"/>
              </w:rPr>
              <w:t>r</w:t>
            </w:r>
            <w:r w:rsidRPr="00C84AAB">
              <w:rPr>
                <w:rFonts w:cs="Arial"/>
                <w:spacing w:val="1"/>
              </w:rPr>
              <w:t>e</w:t>
            </w:r>
            <w:r w:rsidRPr="00C84AAB">
              <w:rPr>
                <w:rFonts w:cs="Arial"/>
              </w:rPr>
              <w:t>l</w:t>
            </w:r>
            <w:r w:rsidRPr="00C84AAB">
              <w:rPr>
                <w:rFonts w:cs="Arial"/>
                <w:spacing w:val="1"/>
              </w:rPr>
              <w:t>eva</w:t>
            </w:r>
            <w:r w:rsidRPr="00C84AAB">
              <w:rPr>
                <w:rFonts w:cs="Arial"/>
                <w:spacing w:val="-1"/>
              </w:rPr>
              <w:t>n</w:t>
            </w:r>
            <w:r w:rsidRPr="00C84AAB">
              <w:rPr>
                <w:rFonts w:cs="Arial"/>
              </w:rPr>
              <w:t>t p</w:t>
            </w:r>
            <w:r w:rsidRPr="00C84AAB">
              <w:rPr>
                <w:rFonts w:cs="Arial"/>
                <w:spacing w:val="1"/>
              </w:rPr>
              <w:t>a</w:t>
            </w:r>
            <w:r w:rsidRPr="00C84AAB">
              <w:rPr>
                <w:rFonts w:cs="Arial"/>
              </w:rPr>
              <w:t>r</w:t>
            </w:r>
            <w:r w:rsidRPr="00C84AAB">
              <w:rPr>
                <w:rFonts w:cs="Arial"/>
                <w:spacing w:val="1"/>
              </w:rPr>
              <w:t>a</w:t>
            </w:r>
            <w:r w:rsidRPr="00C84AAB">
              <w:rPr>
                <w:rFonts w:cs="Arial"/>
              </w:rPr>
              <w:t>meters</w:t>
            </w:r>
            <w:r w:rsidRPr="00C84AAB">
              <w:rPr>
                <w:rFonts w:cs="Arial"/>
                <w:spacing w:val="-9"/>
              </w:rPr>
              <w:t xml:space="preserve"> </w:t>
            </w:r>
            <w:r w:rsidRPr="00C84AAB">
              <w:rPr>
                <w:rFonts w:cs="Arial"/>
              </w:rPr>
              <w:t>he</w:t>
            </w:r>
            <w:r w:rsidRPr="00C84AAB">
              <w:rPr>
                <w:rFonts w:cs="Arial"/>
                <w:spacing w:val="-3"/>
              </w:rPr>
              <w:t xml:space="preserve"> </w:t>
            </w:r>
            <w:r w:rsidRPr="00C84AAB">
              <w:rPr>
                <w:rFonts w:cs="Arial"/>
              </w:rPr>
              <w:t>is a</w:t>
            </w:r>
            <w:r w:rsidRPr="00C84AAB">
              <w:rPr>
                <w:rFonts w:cs="Arial"/>
                <w:spacing w:val="1"/>
              </w:rPr>
              <w:t>u</w:t>
            </w:r>
            <w:r w:rsidRPr="00C84AAB">
              <w:rPr>
                <w:rFonts w:cs="Arial"/>
              </w:rPr>
              <w:t>thorized</w:t>
            </w:r>
            <w:r w:rsidRPr="00C84AAB">
              <w:rPr>
                <w:rFonts w:cs="Arial"/>
                <w:spacing w:val="-9"/>
              </w:rPr>
              <w:t xml:space="preserve"> </w:t>
            </w:r>
            <w:r w:rsidRPr="00C84AAB">
              <w:rPr>
                <w:rFonts w:cs="Arial"/>
              </w:rPr>
              <w:t>to</w:t>
            </w:r>
            <w:r w:rsidRPr="00C84AAB">
              <w:rPr>
                <w:rFonts w:cs="Arial"/>
                <w:spacing w:val="-1"/>
              </w:rPr>
              <w:t xml:space="preserve"> </w:t>
            </w:r>
            <w:r w:rsidRPr="00C84AAB">
              <w:rPr>
                <w:rFonts w:cs="Arial"/>
              </w:rPr>
              <w:t>mo</w:t>
            </w:r>
            <w:r w:rsidRPr="00C84AAB">
              <w:rPr>
                <w:rFonts w:cs="Arial"/>
                <w:spacing w:val="-1"/>
              </w:rPr>
              <w:t>d</w:t>
            </w:r>
            <w:r w:rsidRPr="00C84AAB">
              <w:rPr>
                <w:rFonts w:cs="Arial"/>
                <w:spacing w:val="1"/>
              </w:rPr>
              <w:t>i</w:t>
            </w:r>
            <w:r w:rsidRPr="00C84AAB">
              <w:rPr>
                <w:rFonts w:cs="Arial"/>
              </w:rPr>
              <w:t>fy</w:t>
            </w:r>
            <w:r w:rsidRPr="00C84AAB">
              <w:rPr>
                <w:rFonts w:cs="Arial"/>
                <w:spacing w:val="-5"/>
              </w:rPr>
              <w:t xml:space="preserve"> </w:t>
            </w:r>
            <w:r w:rsidRPr="00C84AAB">
              <w:rPr>
                <w:rFonts w:cs="Arial"/>
              </w:rPr>
              <w:t>of</w:t>
            </w:r>
            <w:r w:rsidRPr="00C84AAB">
              <w:rPr>
                <w:rFonts w:cs="Arial"/>
                <w:spacing w:val="-1"/>
              </w:rPr>
              <w:t xml:space="preserve"> </w:t>
            </w:r>
            <w:r w:rsidRPr="00C84AAB">
              <w:rPr>
                <w:rFonts w:cs="Arial"/>
              </w:rPr>
              <w:t>the</w:t>
            </w:r>
            <w:r w:rsidRPr="00C84AAB">
              <w:rPr>
                <w:rFonts w:cs="Arial"/>
                <w:spacing w:val="-3"/>
              </w:rPr>
              <w:t xml:space="preserve"> </w:t>
            </w:r>
            <w:r w:rsidRPr="00C84AAB">
              <w:rPr>
                <w:rFonts w:cs="Arial"/>
              </w:rPr>
              <w:t>cur</w:t>
            </w:r>
            <w:r w:rsidRPr="00C84AAB">
              <w:rPr>
                <w:rFonts w:cs="Arial"/>
                <w:spacing w:val="-4"/>
              </w:rPr>
              <w:t>r</w:t>
            </w:r>
            <w:r w:rsidRPr="00C84AAB">
              <w:rPr>
                <w:rFonts w:cs="Arial"/>
              </w:rPr>
              <w:t>ent</w:t>
            </w:r>
            <w:r w:rsidRPr="00C84AAB">
              <w:rPr>
                <w:rFonts w:cs="Arial"/>
                <w:spacing w:val="-5"/>
              </w:rPr>
              <w:t xml:space="preserve"> </w:t>
            </w:r>
            <w:r w:rsidRPr="00C84AAB">
              <w:rPr>
                <w:rFonts w:cs="Arial"/>
              </w:rPr>
              <w:t xml:space="preserve">existing </w:t>
            </w:r>
            <w:r w:rsidRPr="00C84AAB">
              <w:rPr>
                <w:rFonts w:cs="Arial"/>
                <w:spacing w:val="1"/>
              </w:rPr>
              <w:t>ac</w:t>
            </w:r>
            <w:r w:rsidRPr="00C84AAB">
              <w:rPr>
                <w:rFonts w:cs="Arial"/>
                <w:spacing w:val="-1"/>
              </w:rPr>
              <w:t>c</w:t>
            </w:r>
            <w:r w:rsidRPr="00C84AAB">
              <w:rPr>
                <w:rFonts w:cs="Arial"/>
              </w:rPr>
              <w:t>o</w:t>
            </w:r>
            <w:r w:rsidRPr="00C84AAB">
              <w:rPr>
                <w:rFonts w:cs="Arial"/>
                <w:spacing w:val="1"/>
              </w:rPr>
              <w:t>unt</w:t>
            </w:r>
          </w:p>
          <w:p w:rsidR="00980032" w:rsidRDefault="00980032" w:rsidP="001A4A0A">
            <w:pPr>
              <w:pStyle w:val="Body"/>
              <w:ind w:left="0"/>
              <w:rPr>
                <w:rFonts w:cs="Arial"/>
                <w:color w:val="FF0000"/>
                <w:spacing w:val="1"/>
              </w:rPr>
            </w:pPr>
            <w:r>
              <w:rPr>
                <w:rFonts w:cs="Arial"/>
                <w:color w:val="FF0000"/>
                <w:spacing w:val="1"/>
              </w:rPr>
              <w:t>A3 :  The account owner address is not linked to the Billing account address</w:t>
            </w:r>
          </w:p>
          <w:p w:rsidR="00980032" w:rsidRDefault="00980032" w:rsidP="00970393">
            <w:pPr>
              <w:pStyle w:val="Body"/>
              <w:numPr>
                <w:ilvl w:val="0"/>
                <w:numId w:val="90"/>
              </w:numPr>
              <w:rPr>
                <w:rFonts w:cs="Arial"/>
                <w:color w:val="FF0000"/>
                <w:spacing w:val="1"/>
              </w:rPr>
            </w:pPr>
            <w:r>
              <w:rPr>
                <w:rFonts w:cs="Arial"/>
                <w:color w:val="FF0000"/>
                <w:spacing w:val="1"/>
              </w:rPr>
              <w:t>Redirect to N7</w:t>
            </w:r>
          </w:p>
          <w:p w:rsidR="00980032" w:rsidRPr="00282725" w:rsidRDefault="00980032" w:rsidP="001A4A0A">
            <w:pPr>
              <w:pStyle w:val="Body"/>
              <w:ind w:left="0"/>
              <w:rPr>
                <w:rFonts w:cs="Arial"/>
                <w:color w:val="FF0000"/>
                <w:spacing w:val="1"/>
              </w:rPr>
            </w:pPr>
            <w:r w:rsidRPr="00282725">
              <w:rPr>
                <w:rFonts w:cs="Arial"/>
                <w:color w:val="FF0000"/>
                <w:spacing w:val="1"/>
              </w:rPr>
              <w:t>A</w:t>
            </w:r>
            <w:r>
              <w:rPr>
                <w:rFonts w:cs="Arial"/>
                <w:color w:val="FF0000"/>
                <w:spacing w:val="1"/>
              </w:rPr>
              <w:t>4</w:t>
            </w:r>
            <w:r w:rsidRPr="00282725">
              <w:rPr>
                <w:rFonts w:cs="Arial"/>
                <w:color w:val="FF0000"/>
                <w:spacing w:val="1"/>
              </w:rPr>
              <w:t xml:space="preserve"> : The user refuse</w:t>
            </w:r>
            <w:r>
              <w:rPr>
                <w:rFonts w:cs="Arial"/>
                <w:color w:val="FF0000"/>
                <w:spacing w:val="1"/>
              </w:rPr>
              <w:t>s</w:t>
            </w:r>
          </w:p>
          <w:p w:rsidR="00980032" w:rsidRPr="00282725" w:rsidRDefault="00980032" w:rsidP="005E61D6">
            <w:pPr>
              <w:pStyle w:val="Body"/>
              <w:numPr>
                <w:ilvl w:val="0"/>
                <w:numId w:val="191"/>
              </w:numPr>
              <w:rPr>
                <w:rFonts w:cs="Arial"/>
                <w:color w:val="FF0000"/>
                <w:spacing w:val="1"/>
              </w:rPr>
            </w:pPr>
            <w:r w:rsidRPr="00282725">
              <w:rPr>
                <w:rFonts w:cs="Arial"/>
                <w:color w:val="FF0000"/>
                <w:spacing w:val="1"/>
              </w:rPr>
              <w:t>The application remove the link between the billing address and the person account owner</w:t>
            </w:r>
          </w:p>
          <w:p w:rsidR="00980032" w:rsidRPr="00C84AAB" w:rsidRDefault="00980032" w:rsidP="005E61D6">
            <w:pPr>
              <w:pStyle w:val="Body"/>
              <w:numPr>
                <w:ilvl w:val="0"/>
                <w:numId w:val="191"/>
              </w:numPr>
              <w:rPr>
                <w:rFonts w:cs="Arial"/>
                <w:color w:val="FF0000"/>
              </w:rPr>
            </w:pPr>
            <w:r w:rsidRPr="00282725">
              <w:rPr>
                <w:rFonts w:cs="Arial"/>
                <w:color w:val="FF0000"/>
                <w:spacing w:val="1"/>
              </w:rPr>
              <w:t>Redirect to N</w:t>
            </w:r>
            <w:r>
              <w:rPr>
                <w:rFonts w:cs="Arial"/>
                <w:color w:val="FF0000"/>
                <w:spacing w:val="1"/>
              </w:rPr>
              <w:t>2</w:t>
            </w:r>
          </w:p>
        </w:tc>
      </w:tr>
    </w:tbl>
    <w:p w:rsidR="00980032" w:rsidRDefault="00980032" w:rsidP="00980032">
      <w:pPr>
        <w:pStyle w:val="BodyText"/>
      </w:pPr>
    </w:p>
    <w:p w:rsidR="00980032" w:rsidRDefault="00980032" w:rsidP="00980032">
      <w:pPr>
        <w:pStyle w:val="Heading4"/>
      </w:pPr>
      <w:bookmarkStart w:id="513" w:name="_Toc364961242"/>
      <w:r w:rsidRPr="00C84AAB">
        <w:t>NSA00</w:t>
      </w:r>
      <w:r>
        <w:t xml:space="preserve">10 </w:t>
      </w:r>
      <w:r w:rsidRPr="00C84AAB">
        <w:t>-</w:t>
      </w:r>
      <w:r>
        <w:t xml:space="preserve"> New subscriber for an existing customer</w:t>
      </w:r>
      <w:r w:rsidRPr="00C84AAB">
        <w:t xml:space="preserve"> </w:t>
      </w:r>
      <w:r>
        <w:t>(Modified)</w:t>
      </w:r>
      <w:bookmarkEnd w:id="513"/>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New subscriber for an existing customer</w:t>
            </w:r>
          </w:p>
        </w:tc>
        <w:tc>
          <w:tcPr>
            <w:tcW w:w="3596" w:type="dxa"/>
            <w:shd w:val="clear" w:color="auto" w:fill="E6E6E6"/>
          </w:tcPr>
          <w:p w:rsidR="00980032" w:rsidRPr="00E442E7" w:rsidRDefault="00980032" w:rsidP="001A4A0A">
            <w:pPr>
              <w:pStyle w:val="TableHeading"/>
            </w:pPr>
            <w:r>
              <w:t>NSA0010</w:t>
            </w:r>
            <w:r w:rsidRPr="00E442E7">
              <w:t xml:space="preserve"> </w:t>
            </w:r>
          </w:p>
        </w:tc>
      </w:tr>
      <w:tr w:rsidR="00980032" w:rsidRPr="00E442E7" w:rsidTr="001A4A0A">
        <w:tc>
          <w:tcPr>
            <w:tcW w:w="2268" w:type="dxa"/>
          </w:tcPr>
          <w:p w:rsidR="00980032" w:rsidRPr="00E442E7" w:rsidRDefault="00980032" w:rsidP="001A4A0A">
            <w:r w:rsidRPr="00E442E7">
              <w:t>Primary actors</w:t>
            </w:r>
          </w:p>
        </w:tc>
        <w:tc>
          <w:tcPr>
            <w:tcW w:w="6908" w:type="dxa"/>
            <w:gridSpan w:val="2"/>
          </w:tcPr>
          <w:p w:rsidR="00980032" w:rsidRPr="00C84AAB" w:rsidRDefault="00980032" w:rsidP="001A4A0A">
            <w:pPr>
              <w:pStyle w:val="BodyText"/>
              <w:rPr>
                <w:rFonts w:cs="Arial"/>
                <w:color w:val="FF0000"/>
              </w:rPr>
            </w:pPr>
            <w:r w:rsidRPr="00C84AAB">
              <w:rPr>
                <w:rFonts w:cs="Arial"/>
                <w:color w:val="FF0000"/>
              </w:rPr>
              <w:t>Dealer user</w:t>
            </w:r>
          </w:p>
          <w:p w:rsidR="00980032" w:rsidRDefault="00980032" w:rsidP="001A4A0A">
            <w:pPr>
              <w:pStyle w:val="BodyText"/>
              <w:rPr>
                <w:rFonts w:cs="Arial"/>
              </w:rPr>
            </w:pPr>
            <w:r w:rsidRPr="00C84AAB">
              <w:rPr>
                <w:rFonts w:cs="Arial"/>
              </w:rPr>
              <w:t>CSR user</w:t>
            </w:r>
          </w:p>
          <w:p w:rsidR="00980032" w:rsidRPr="00C84AAB" w:rsidRDefault="00980032" w:rsidP="001A4A0A">
            <w:pPr>
              <w:pStyle w:val="BodyText"/>
              <w:rPr>
                <w:rFonts w:cs="Arial"/>
              </w:rPr>
            </w:pPr>
            <w:r>
              <w:rPr>
                <w:rFonts w:cs="Arial"/>
              </w:rPr>
              <w:t>Business user</w:t>
            </w:r>
          </w:p>
        </w:tc>
      </w:tr>
      <w:tr w:rsidR="00980032" w:rsidRPr="00E442E7" w:rsidTr="001A4A0A">
        <w:tc>
          <w:tcPr>
            <w:tcW w:w="2268" w:type="dxa"/>
          </w:tcPr>
          <w:p w:rsidR="00980032" w:rsidRPr="00E442E7" w:rsidRDefault="00980032" w:rsidP="001A4A0A">
            <w:r w:rsidRPr="00E442E7">
              <w:t>Summary Goal</w:t>
            </w:r>
          </w:p>
        </w:tc>
        <w:tc>
          <w:tcPr>
            <w:tcW w:w="6908" w:type="dxa"/>
            <w:gridSpan w:val="2"/>
          </w:tcPr>
          <w:p w:rsidR="00980032" w:rsidRPr="008E1B56" w:rsidRDefault="00980032" w:rsidP="001A4A0A">
            <w:pPr>
              <w:pStyle w:val="BodyText"/>
              <w:rPr>
                <w:rFonts w:cs="Arial"/>
                <w:color w:val="FF0000"/>
              </w:rPr>
            </w:pPr>
            <w:r w:rsidRPr="008E1B56">
              <w:rPr>
                <w:rFonts w:cs="Arial"/>
                <w:color w:val="FF0000"/>
              </w:rPr>
              <w:t xml:space="preserve">This use case allows a user </w:t>
            </w:r>
            <w:r>
              <w:rPr>
                <w:rFonts w:cs="Arial"/>
                <w:color w:val="FF0000"/>
              </w:rPr>
              <w:t>creating</w:t>
            </w:r>
            <w:r w:rsidRPr="008E1B56">
              <w:rPr>
                <w:rFonts w:cs="Arial"/>
                <w:color w:val="FF0000"/>
              </w:rPr>
              <w:t xml:space="preserve"> either:</w:t>
            </w:r>
          </w:p>
          <w:p w:rsidR="00980032" w:rsidRPr="008E1B56" w:rsidRDefault="00980032" w:rsidP="005E61D6">
            <w:pPr>
              <w:pStyle w:val="BodyText"/>
              <w:numPr>
                <w:ilvl w:val="0"/>
                <w:numId w:val="121"/>
              </w:numPr>
              <w:rPr>
                <w:rFonts w:cs="Arial"/>
                <w:color w:val="FF0000"/>
              </w:rPr>
            </w:pPr>
            <w:r>
              <w:rPr>
                <w:rFonts w:cs="Arial"/>
                <w:color w:val="FF0000"/>
              </w:rPr>
              <w:t>One</w:t>
            </w:r>
            <w:r w:rsidRPr="008E1B56">
              <w:rPr>
                <w:rFonts w:cs="Arial"/>
                <w:color w:val="FF0000"/>
              </w:rPr>
              <w:t xml:space="preserve"> or several additional Subscribers to an existing account</w:t>
            </w:r>
          </w:p>
          <w:p w:rsidR="00980032" w:rsidRPr="008E1B56" w:rsidRDefault="00980032" w:rsidP="005E61D6">
            <w:pPr>
              <w:pStyle w:val="BodyText"/>
              <w:numPr>
                <w:ilvl w:val="0"/>
                <w:numId w:val="121"/>
              </w:numPr>
              <w:rPr>
                <w:rFonts w:cs="Arial"/>
                <w:color w:val="FF0000"/>
              </w:rPr>
            </w:pPr>
            <w:r>
              <w:rPr>
                <w:rFonts w:cs="Arial"/>
                <w:color w:val="FF0000"/>
              </w:rPr>
              <w:t>One</w:t>
            </w:r>
            <w:r w:rsidRPr="008E1B56">
              <w:rPr>
                <w:rFonts w:cs="Arial"/>
                <w:color w:val="FF0000"/>
              </w:rPr>
              <w:t xml:space="preserve"> or several additional Subscribers for a new sub account</w:t>
            </w:r>
          </w:p>
          <w:p w:rsidR="00980032" w:rsidRPr="00C84AAB" w:rsidRDefault="00980032" w:rsidP="005E61D6">
            <w:pPr>
              <w:pStyle w:val="BodyText"/>
              <w:numPr>
                <w:ilvl w:val="0"/>
                <w:numId w:val="121"/>
              </w:numPr>
              <w:rPr>
                <w:rFonts w:cs="Arial"/>
              </w:rPr>
            </w:pPr>
            <w:r w:rsidRPr="008E1B56">
              <w:rPr>
                <w:rFonts w:cs="Arial"/>
                <w:color w:val="FF0000"/>
              </w:rPr>
              <w:t>A new sub account only</w:t>
            </w:r>
          </w:p>
        </w:tc>
      </w:tr>
      <w:tr w:rsidR="00980032" w:rsidRPr="00E442E7" w:rsidTr="001A4A0A">
        <w:trPr>
          <w:trHeight w:val="176"/>
        </w:trPr>
        <w:tc>
          <w:tcPr>
            <w:tcW w:w="2268" w:type="dxa"/>
          </w:tcPr>
          <w:p w:rsidR="00980032" w:rsidRPr="00E442E7" w:rsidRDefault="00980032" w:rsidP="001A4A0A">
            <w:r w:rsidRPr="00E442E7">
              <w:t>Pre-conditions</w:t>
            </w:r>
          </w:p>
        </w:tc>
        <w:tc>
          <w:tcPr>
            <w:tcW w:w="6908" w:type="dxa"/>
            <w:gridSpan w:val="2"/>
          </w:tcPr>
          <w:p w:rsidR="00980032" w:rsidRPr="00C84AAB" w:rsidRDefault="00980032" w:rsidP="001A4A0A">
            <w:pPr>
              <w:pStyle w:val="BodyText"/>
              <w:ind w:left="-4"/>
              <w:rPr>
                <w:rFonts w:cs="Arial"/>
              </w:rPr>
            </w:pPr>
            <w:r>
              <w:rPr>
                <w:rFonts w:cs="Arial"/>
              </w:rPr>
              <w:t>User is in context of a given account</w:t>
            </w:r>
          </w:p>
        </w:tc>
      </w:tr>
      <w:tr w:rsidR="00980032" w:rsidRPr="00E442E7" w:rsidTr="001A4A0A">
        <w:trPr>
          <w:trHeight w:val="176"/>
        </w:trPr>
        <w:tc>
          <w:tcPr>
            <w:tcW w:w="2268" w:type="dxa"/>
          </w:tcPr>
          <w:p w:rsidR="00980032" w:rsidRPr="00E442E7" w:rsidRDefault="00980032" w:rsidP="001A4A0A">
            <w:r w:rsidRPr="00E442E7">
              <w:t>Trigger</w:t>
            </w:r>
          </w:p>
        </w:tc>
        <w:tc>
          <w:tcPr>
            <w:tcW w:w="6908" w:type="dxa"/>
            <w:gridSpan w:val="2"/>
          </w:tcPr>
          <w:p w:rsidR="00980032" w:rsidRPr="00C84AAB" w:rsidRDefault="00980032" w:rsidP="001A4A0A">
            <w:pPr>
              <w:pStyle w:val="BodyText"/>
              <w:rPr>
                <w:rFonts w:cs="Arial"/>
              </w:rPr>
            </w:pPr>
            <w:r w:rsidRPr="008E1B56">
              <w:rPr>
                <w:rFonts w:cs="Arial"/>
              </w:rPr>
              <w:t>User has selected the option to create a new Subscriber either Prepaid or Postpaid</w:t>
            </w:r>
          </w:p>
        </w:tc>
      </w:tr>
      <w:tr w:rsidR="00980032" w:rsidRPr="00E442E7" w:rsidTr="001A4A0A">
        <w:trPr>
          <w:trHeight w:val="176"/>
        </w:trPr>
        <w:tc>
          <w:tcPr>
            <w:tcW w:w="2268" w:type="dxa"/>
          </w:tcPr>
          <w:p w:rsidR="00980032" w:rsidRPr="00E442E7" w:rsidRDefault="00980032" w:rsidP="001A4A0A">
            <w:r w:rsidRPr="00E442E7">
              <w:t>Minimum guarantees</w:t>
            </w:r>
          </w:p>
        </w:tc>
        <w:tc>
          <w:tcPr>
            <w:tcW w:w="6908" w:type="dxa"/>
            <w:gridSpan w:val="2"/>
          </w:tcPr>
          <w:p w:rsidR="00980032" w:rsidRDefault="00980032" w:rsidP="001A4A0A">
            <w:pPr>
              <w:pStyle w:val="BodyText"/>
              <w:rPr>
                <w:rFonts w:cs="Arial"/>
              </w:rPr>
            </w:pPr>
            <w:r>
              <w:rPr>
                <w:rFonts w:cs="Arial"/>
              </w:rPr>
              <w:t>User can cancels the use case at any step</w:t>
            </w:r>
          </w:p>
          <w:p w:rsidR="00980032" w:rsidRPr="00C84AAB" w:rsidRDefault="00980032" w:rsidP="001A4A0A">
            <w:pPr>
              <w:pStyle w:val="BodyText"/>
              <w:rPr>
                <w:rFonts w:cs="Arial"/>
              </w:rPr>
            </w:pPr>
            <w:r>
              <w:rPr>
                <w:rFonts w:cs="Arial"/>
              </w:rPr>
              <w:t>If user cancels the us case, no order is submitted</w:t>
            </w:r>
          </w:p>
        </w:tc>
      </w:tr>
      <w:tr w:rsidR="00980032" w:rsidRPr="00E442E7" w:rsidTr="001A4A0A">
        <w:trPr>
          <w:trHeight w:val="176"/>
        </w:trPr>
        <w:tc>
          <w:tcPr>
            <w:tcW w:w="2268" w:type="dxa"/>
          </w:tcPr>
          <w:p w:rsidR="00980032" w:rsidRPr="00E442E7" w:rsidRDefault="00980032" w:rsidP="001A4A0A">
            <w:r w:rsidRPr="00E442E7">
              <w:t>Success guarantees:</w:t>
            </w:r>
          </w:p>
        </w:tc>
        <w:tc>
          <w:tcPr>
            <w:tcW w:w="6908" w:type="dxa"/>
            <w:gridSpan w:val="2"/>
          </w:tcPr>
          <w:p w:rsidR="00980032" w:rsidRDefault="00980032" w:rsidP="001A4A0A">
            <w:pPr>
              <w:pStyle w:val="BodyText"/>
              <w:rPr>
                <w:rFonts w:cs="Arial"/>
                <w:spacing w:val="1"/>
                <w:position w:val="1"/>
              </w:rPr>
            </w:pPr>
            <w:r>
              <w:rPr>
                <w:rFonts w:cs="Arial"/>
                <w:spacing w:val="1"/>
                <w:position w:val="1"/>
              </w:rPr>
              <w:t>Order has been submitted</w:t>
            </w:r>
          </w:p>
          <w:p w:rsidR="00980032" w:rsidRPr="00C84AAB" w:rsidRDefault="00980032" w:rsidP="001A4A0A">
            <w:pPr>
              <w:pStyle w:val="BodyText"/>
              <w:rPr>
                <w:rFonts w:cs="Arial"/>
              </w:rPr>
            </w:pPr>
            <w:r>
              <w:rPr>
                <w:rFonts w:cs="Arial"/>
              </w:rPr>
              <w:t>Order number is displayed to user</w:t>
            </w:r>
          </w:p>
        </w:tc>
      </w:tr>
      <w:tr w:rsidR="00980032" w:rsidRPr="00E442E7" w:rsidTr="001A4A0A">
        <w:trPr>
          <w:trHeight w:val="176"/>
        </w:trPr>
        <w:tc>
          <w:tcPr>
            <w:tcW w:w="2268" w:type="dxa"/>
          </w:tcPr>
          <w:p w:rsidR="00980032" w:rsidRPr="00E442E7" w:rsidRDefault="00980032" w:rsidP="001A4A0A">
            <w:r w:rsidRPr="00E442E7">
              <w:t>Normal Flow:</w:t>
            </w:r>
          </w:p>
        </w:tc>
        <w:tc>
          <w:tcPr>
            <w:tcW w:w="6908" w:type="dxa"/>
            <w:gridSpan w:val="2"/>
          </w:tcPr>
          <w:p w:rsidR="00980032" w:rsidRPr="008E1B56" w:rsidRDefault="00980032" w:rsidP="005E61D6">
            <w:pPr>
              <w:widowControl w:val="0"/>
              <w:numPr>
                <w:ilvl w:val="0"/>
                <w:numId w:val="122"/>
              </w:numPr>
              <w:autoSpaceDE w:val="0"/>
              <w:autoSpaceDN w:val="0"/>
              <w:adjustRightInd w:val="0"/>
              <w:spacing w:before="15" w:line="240" w:lineRule="exact"/>
              <w:ind w:right="65"/>
              <w:rPr>
                <w:rFonts w:cs="Arial"/>
              </w:rPr>
            </w:pPr>
            <w:r w:rsidRPr="008E1B56">
              <w:rPr>
                <w:rFonts w:cs="Arial"/>
              </w:rPr>
              <w:t>User Reviews and updates administrative data (refer to use case Review administrative data) (A1) (A1bis).</w:t>
            </w:r>
          </w:p>
          <w:p w:rsidR="00980032" w:rsidRPr="008E1B56" w:rsidRDefault="00980032" w:rsidP="005E61D6">
            <w:pPr>
              <w:widowControl w:val="0"/>
              <w:numPr>
                <w:ilvl w:val="0"/>
                <w:numId w:val="122"/>
              </w:numPr>
              <w:autoSpaceDE w:val="0"/>
              <w:autoSpaceDN w:val="0"/>
              <w:adjustRightInd w:val="0"/>
              <w:spacing w:before="60" w:line="240" w:lineRule="exact"/>
              <w:ind w:right="167"/>
              <w:rPr>
                <w:rFonts w:cs="Arial"/>
              </w:rPr>
            </w:pPr>
            <w:r w:rsidRPr="008E1B56">
              <w:rPr>
                <w:rFonts w:cs="Arial"/>
              </w:rPr>
              <w:t>Application displays Primary Offers and Bundles available for the user (refer to use case Browse Primary Offers/Bundles)</w:t>
            </w:r>
          </w:p>
          <w:p w:rsidR="00980032" w:rsidRPr="008E1B56" w:rsidRDefault="00980032" w:rsidP="005E61D6">
            <w:pPr>
              <w:widowControl w:val="0"/>
              <w:numPr>
                <w:ilvl w:val="0"/>
                <w:numId w:val="122"/>
              </w:numPr>
              <w:autoSpaceDE w:val="0"/>
              <w:autoSpaceDN w:val="0"/>
              <w:adjustRightInd w:val="0"/>
              <w:spacing w:before="42"/>
              <w:rPr>
                <w:rFonts w:cs="Arial"/>
              </w:rPr>
            </w:pPr>
            <w:r w:rsidRPr="008E1B56">
              <w:rPr>
                <w:rFonts w:cs="Arial"/>
              </w:rPr>
              <w:t>User browses the catalog and selects a Primary</w:t>
            </w:r>
            <w:r>
              <w:rPr>
                <w:rFonts w:cs="Arial"/>
              </w:rPr>
              <w:t xml:space="preserve"> </w:t>
            </w:r>
            <w:r w:rsidRPr="008E1B56">
              <w:rPr>
                <w:rFonts w:cs="Arial"/>
              </w:rPr>
              <w:t>Offer or Subscriber Bundle (A11)(A21)</w:t>
            </w:r>
          </w:p>
          <w:p w:rsidR="00980032" w:rsidRPr="008E1B56" w:rsidRDefault="00980032" w:rsidP="005E61D6">
            <w:pPr>
              <w:widowControl w:val="0"/>
              <w:numPr>
                <w:ilvl w:val="0"/>
                <w:numId w:val="122"/>
              </w:numPr>
              <w:autoSpaceDE w:val="0"/>
              <w:autoSpaceDN w:val="0"/>
              <w:adjustRightInd w:val="0"/>
              <w:spacing w:before="48" w:line="240" w:lineRule="exact"/>
              <w:ind w:right="401"/>
              <w:rPr>
                <w:rFonts w:cs="Arial"/>
              </w:rPr>
            </w:pPr>
            <w:r w:rsidRPr="008E1B56">
              <w:rPr>
                <w:rFonts w:cs="Arial"/>
              </w:rPr>
              <w:t>Application redirects user to browse and select Devices use case if any compatible and if application support them</w:t>
            </w:r>
          </w:p>
          <w:p w:rsidR="00980032" w:rsidRPr="008E1B56" w:rsidRDefault="00980032" w:rsidP="005E61D6">
            <w:pPr>
              <w:widowControl w:val="0"/>
              <w:numPr>
                <w:ilvl w:val="0"/>
                <w:numId w:val="122"/>
              </w:numPr>
              <w:autoSpaceDE w:val="0"/>
              <w:autoSpaceDN w:val="0"/>
              <w:adjustRightInd w:val="0"/>
              <w:spacing w:before="60" w:line="240" w:lineRule="exact"/>
              <w:ind w:right="284"/>
              <w:rPr>
                <w:rFonts w:cs="Arial"/>
              </w:rPr>
            </w:pPr>
            <w:r w:rsidRPr="008E1B56">
              <w:rPr>
                <w:rFonts w:cs="Arial"/>
              </w:rPr>
              <w:t>Application redirects the user to new Subscriber use case</w:t>
            </w:r>
          </w:p>
          <w:p w:rsidR="00980032" w:rsidRPr="008E1B56" w:rsidRDefault="00980032" w:rsidP="005E61D6">
            <w:pPr>
              <w:widowControl w:val="0"/>
              <w:numPr>
                <w:ilvl w:val="0"/>
                <w:numId w:val="122"/>
              </w:numPr>
              <w:autoSpaceDE w:val="0"/>
              <w:autoSpaceDN w:val="0"/>
              <w:adjustRightInd w:val="0"/>
              <w:spacing w:before="42"/>
              <w:rPr>
                <w:rFonts w:cs="Arial"/>
              </w:rPr>
            </w:pPr>
            <w:r w:rsidRPr="008E1B56">
              <w:rPr>
                <w:rFonts w:cs="Arial"/>
              </w:rPr>
              <w:t>Application redirects the user to view its basket</w:t>
            </w:r>
          </w:p>
          <w:p w:rsidR="00980032" w:rsidRPr="008E1B56" w:rsidRDefault="00980032" w:rsidP="005E61D6">
            <w:pPr>
              <w:widowControl w:val="0"/>
              <w:numPr>
                <w:ilvl w:val="0"/>
                <w:numId w:val="122"/>
              </w:numPr>
              <w:autoSpaceDE w:val="0"/>
              <w:autoSpaceDN w:val="0"/>
              <w:adjustRightInd w:val="0"/>
              <w:spacing w:before="48" w:line="240" w:lineRule="exact"/>
              <w:ind w:right="476"/>
              <w:jc w:val="both"/>
              <w:rPr>
                <w:rFonts w:cs="Arial"/>
              </w:rPr>
            </w:pPr>
            <w:r w:rsidRPr="008E1B56">
              <w:rPr>
                <w:rFonts w:cs="Arial"/>
              </w:rPr>
              <w:t>User reviews the basket and validates that the order corresponds to customer ’s expectations (Refer to use case: View Basket)</w:t>
            </w:r>
          </w:p>
          <w:p w:rsidR="00980032" w:rsidRPr="008E1B56" w:rsidRDefault="00980032" w:rsidP="005E61D6">
            <w:pPr>
              <w:widowControl w:val="0"/>
              <w:numPr>
                <w:ilvl w:val="0"/>
                <w:numId w:val="122"/>
              </w:numPr>
              <w:autoSpaceDE w:val="0"/>
              <w:autoSpaceDN w:val="0"/>
              <w:adjustRightInd w:val="0"/>
              <w:spacing w:before="60" w:line="240" w:lineRule="exact"/>
              <w:ind w:right="484"/>
              <w:rPr>
                <w:rFonts w:cs="Arial"/>
              </w:rPr>
            </w:pPr>
            <w:r w:rsidRPr="008E1B56">
              <w:rPr>
                <w:rFonts w:cs="Arial"/>
              </w:rPr>
              <w:t xml:space="preserve">User decides to </w:t>
            </w:r>
            <w:proofErr w:type="spellStart"/>
            <w:r w:rsidRPr="008E1B56">
              <w:rPr>
                <w:rFonts w:cs="Arial"/>
              </w:rPr>
              <w:t>checkout</w:t>
            </w:r>
            <w:proofErr w:type="spellEnd"/>
            <w:r w:rsidRPr="008E1B56">
              <w:rPr>
                <w:rFonts w:cs="Arial"/>
              </w:rPr>
              <w:t xml:space="preserve"> the basket following customer ’s acceptance (Refer to use case: Checkout) (A2)</w:t>
            </w:r>
          </w:p>
          <w:p w:rsidR="00980032" w:rsidRPr="008E1B56" w:rsidRDefault="00980032" w:rsidP="005E61D6">
            <w:pPr>
              <w:widowControl w:val="0"/>
              <w:numPr>
                <w:ilvl w:val="0"/>
                <w:numId w:val="122"/>
              </w:numPr>
              <w:autoSpaceDE w:val="0"/>
              <w:autoSpaceDN w:val="0"/>
              <w:adjustRightInd w:val="0"/>
              <w:spacing w:before="60" w:line="240" w:lineRule="exact"/>
              <w:ind w:right="484"/>
              <w:rPr>
                <w:rFonts w:ascii="Palatino Linotype" w:hAnsi="Palatino Linotype" w:cs="Palatino Linotype"/>
                <w:spacing w:val="1"/>
              </w:rPr>
            </w:pPr>
            <w:r w:rsidRPr="008E1B56">
              <w:rPr>
                <w:rFonts w:cs="Arial"/>
              </w:rPr>
              <w:t xml:space="preserve">Application sends the order </w:t>
            </w:r>
          </w:p>
          <w:p w:rsidR="00980032" w:rsidRPr="008E1B56" w:rsidRDefault="00980032" w:rsidP="005E61D6">
            <w:pPr>
              <w:widowControl w:val="0"/>
              <w:numPr>
                <w:ilvl w:val="0"/>
                <w:numId w:val="122"/>
              </w:numPr>
              <w:autoSpaceDE w:val="0"/>
              <w:autoSpaceDN w:val="0"/>
              <w:adjustRightInd w:val="0"/>
              <w:spacing w:before="60" w:line="240" w:lineRule="exact"/>
              <w:ind w:right="484"/>
              <w:rPr>
                <w:rFonts w:ascii="Palatino Linotype" w:hAnsi="Palatino Linotype" w:cs="Palatino Linotype"/>
                <w:spacing w:val="1"/>
              </w:rPr>
            </w:pPr>
            <w:r>
              <w:rPr>
                <w:rFonts w:cs="Arial"/>
              </w:rPr>
              <w:t xml:space="preserve"> Application displays the order reference to user</w:t>
            </w:r>
          </w:p>
        </w:tc>
      </w:tr>
      <w:tr w:rsidR="00980032" w:rsidRPr="00E442E7" w:rsidTr="001A4A0A">
        <w:trPr>
          <w:trHeight w:val="176"/>
        </w:trPr>
        <w:tc>
          <w:tcPr>
            <w:tcW w:w="2268" w:type="dxa"/>
          </w:tcPr>
          <w:p w:rsidR="00980032" w:rsidRPr="00E442E7" w:rsidRDefault="00980032" w:rsidP="001A4A0A">
            <w:r w:rsidRPr="00E442E7">
              <w:t>Alternative Flows:</w:t>
            </w:r>
          </w:p>
        </w:tc>
        <w:tc>
          <w:tcPr>
            <w:tcW w:w="6908" w:type="dxa"/>
            <w:gridSpan w:val="2"/>
          </w:tcPr>
          <w:p w:rsidR="00980032" w:rsidRPr="008E1B56" w:rsidRDefault="00980032" w:rsidP="001A4A0A">
            <w:pPr>
              <w:widowControl w:val="0"/>
              <w:autoSpaceDE w:val="0"/>
              <w:autoSpaceDN w:val="0"/>
              <w:adjustRightInd w:val="0"/>
              <w:spacing w:before="15" w:line="240" w:lineRule="exact"/>
              <w:ind w:left="34" w:right="186"/>
              <w:rPr>
                <w:rFonts w:cs="Arial"/>
              </w:rPr>
            </w:pPr>
            <w:r w:rsidRPr="008E1B56">
              <w:rPr>
                <w:rFonts w:cs="Arial"/>
              </w:rPr>
              <w:t>A1: User has selected create Postpaid Subscriber option and automatic credit checking is active</w:t>
            </w:r>
          </w:p>
          <w:p w:rsidR="00980032" w:rsidRPr="008E1B56" w:rsidRDefault="00980032" w:rsidP="001A4A0A">
            <w:pPr>
              <w:widowControl w:val="0"/>
              <w:autoSpaceDE w:val="0"/>
              <w:autoSpaceDN w:val="0"/>
              <w:adjustRightInd w:val="0"/>
              <w:spacing w:before="10" w:line="110" w:lineRule="exact"/>
              <w:rPr>
                <w:rFonts w:cs="Arial"/>
              </w:rPr>
            </w:pPr>
          </w:p>
          <w:p w:rsidR="00980032" w:rsidRPr="008E1B56" w:rsidRDefault="00980032" w:rsidP="001A4A0A">
            <w:pPr>
              <w:widowControl w:val="0"/>
              <w:autoSpaceDE w:val="0"/>
              <w:autoSpaceDN w:val="0"/>
              <w:adjustRightInd w:val="0"/>
              <w:spacing w:line="240" w:lineRule="exact"/>
              <w:ind w:left="574" w:right="392" w:hanging="280"/>
              <w:rPr>
                <w:rFonts w:cs="Arial"/>
              </w:rPr>
            </w:pPr>
            <w:r w:rsidRPr="008E1B56">
              <w:rPr>
                <w:rFonts w:cs="Arial"/>
              </w:rPr>
              <w:t>1.  Application redirects the user to the create first Subscriber step similarly as the nominal case (A3)(A4)(A5)</w:t>
            </w:r>
          </w:p>
          <w:p w:rsidR="00980032" w:rsidRPr="008E1B56" w:rsidRDefault="00980032" w:rsidP="001A4A0A">
            <w:pPr>
              <w:widowControl w:val="0"/>
              <w:autoSpaceDE w:val="0"/>
              <w:autoSpaceDN w:val="0"/>
              <w:adjustRightInd w:val="0"/>
              <w:spacing w:before="99" w:line="240" w:lineRule="exact"/>
              <w:ind w:left="34" w:right="561"/>
              <w:rPr>
                <w:rFonts w:cs="Arial"/>
              </w:rPr>
            </w:pPr>
            <w:r w:rsidRPr="008E1B56">
              <w:rPr>
                <w:rFonts w:cs="Arial"/>
              </w:rPr>
              <w:t>A1bis: User has selected create Postpaid Subscriber option and manual credit checking is active</w:t>
            </w:r>
          </w:p>
          <w:p w:rsidR="00980032" w:rsidRPr="008E1B56" w:rsidRDefault="00980032" w:rsidP="001A4A0A">
            <w:pPr>
              <w:widowControl w:val="0"/>
              <w:autoSpaceDE w:val="0"/>
              <w:autoSpaceDN w:val="0"/>
              <w:adjustRightInd w:val="0"/>
              <w:spacing w:before="2" w:line="100" w:lineRule="exact"/>
              <w:rPr>
                <w:rFonts w:cs="Arial"/>
              </w:rPr>
            </w:pPr>
          </w:p>
          <w:p w:rsidR="00980032" w:rsidRPr="008E1B56" w:rsidRDefault="00980032" w:rsidP="001A4A0A">
            <w:pPr>
              <w:widowControl w:val="0"/>
              <w:autoSpaceDE w:val="0"/>
              <w:autoSpaceDN w:val="0"/>
              <w:adjustRightInd w:val="0"/>
              <w:ind w:left="294"/>
              <w:rPr>
                <w:rFonts w:cs="Arial"/>
              </w:rPr>
            </w:pPr>
            <w:r w:rsidRPr="008E1B56">
              <w:rPr>
                <w:rFonts w:cs="Arial"/>
              </w:rPr>
              <w:t>1.  User decides to continue(A6)</w:t>
            </w:r>
          </w:p>
          <w:p w:rsidR="00980032" w:rsidRPr="008E1B56" w:rsidRDefault="00980032" w:rsidP="001A4A0A">
            <w:pPr>
              <w:widowControl w:val="0"/>
              <w:autoSpaceDE w:val="0"/>
              <w:autoSpaceDN w:val="0"/>
              <w:adjustRightInd w:val="0"/>
              <w:spacing w:before="30"/>
              <w:ind w:left="294"/>
              <w:rPr>
                <w:rFonts w:cs="Arial"/>
              </w:rPr>
            </w:pPr>
            <w:r w:rsidRPr="008E1B56">
              <w:rPr>
                <w:rFonts w:cs="Arial"/>
              </w:rPr>
              <w:t>2.  Application redirects the user to the new</w:t>
            </w:r>
          </w:p>
          <w:p w:rsidR="00980032" w:rsidRPr="008E1B56" w:rsidRDefault="00980032" w:rsidP="001A4A0A">
            <w:pPr>
              <w:widowControl w:val="0"/>
              <w:autoSpaceDE w:val="0"/>
              <w:autoSpaceDN w:val="0"/>
              <w:adjustRightInd w:val="0"/>
              <w:spacing w:line="240" w:lineRule="exact"/>
              <w:ind w:left="574"/>
              <w:rPr>
                <w:rFonts w:cs="Arial"/>
              </w:rPr>
            </w:pPr>
            <w:r w:rsidRPr="008E1B56">
              <w:rPr>
                <w:rFonts w:cs="Arial"/>
              </w:rPr>
              <w:t>Subscriber creation</w:t>
            </w:r>
          </w:p>
          <w:p w:rsidR="00980032" w:rsidRPr="008E1B56" w:rsidRDefault="00980032" w:rsidP="001A4A0A">
            <w:pPr>
              <w:widowControl w:val="0"/>
              <w:autoSpaceDE w:val="0"/>
              <w:autoSpaceDN w:val="0"/>
              <w:adjustRightInd w:val="0"/>
              <w:spacing w:before="89" w:line="240" w:lineRule="exact"/>
              <w:ind w:left="34" w:right="446"/>
              <w:rPr>
                <w:rFonts w:cs="Arial"/>
              </w:rPr>
            </w:pPr>
            <w:r w:rsidRPr="008E1B56">
              <w:rPr>
                <w:rFonts w:cs="Arial"/>
              </w:rPr>
              <w:t>A2: User decides to create another Subscriber for the existing customer</w:t>
            </w:r>
          </w:p>
          <w:p w:rsidR="00980032" w:rsidRPr="008E1B56" w:rsidRDefault="00980032" w:rsidP="001A4A0A">
            <w:pPr>
              <w:widowControl w:val="0"/>
              <w:autoSpaceDE w:val="0"/>
              <w:autoSpaceDN w:val="0"/>
              <w:adjustRightInd w:val="0"/>
              <w:spacing w:before="10" w:line="110" w:lineRule="exact"/>
              <w:rPr>
                <w:rFonts w:cs="Arial"/>
              </w:rPr>
            </w:pPr>
          </w:p>
          <w:p w:rsidR="00980032" w:rsidRPr="008E1B56" w:rsidRDefault="00980032" w:rsidP="001A4A0A">
            <w:pPr>
              <w:widowControl w:val="0"/>
              <w:autoSpaceDE w:val="0"/>
              <w:autoSpaceDN w:val="0"/>
              <w:adjustRightInd w:val="0"/>
              <w:spacing w:line="240" w:lineRule="exact"/>
              <w:ind w:left="574" w:right="684" w:hanging="280"/>
              <w:rPr>
                <w:rFonts w:cs="Arial"/>
              </w:rPr>
            </w:pPr>
            <w:r w:rsidRPr="008E1B56">
              <w:rPr>
                <w:rFonts w:cs="Arial"/>
              </w:rPr>
              <w:t>1.  Application redirects the user to the catalog browsing</w:t>
            </w:r>
          </w:p>
          <w:p w:rsidR="00980032" w:rsidRPr="008E1B56" w:rsidRDefault="00980032" w:rsidP="001A4A0A">
            <w:pPr>
              <w:widowControl w:val="0"/>
              <w:autoSpaceDE w:val="0"/>
              <w:autoSpaceDN w:val="0"/>
              <w:adjustRightInd w:val="0"/>
              <w:spacing w:before="42"/>
              <w:ind w:left="294"/>
              <w:rPr>
                <w:rFonts w:cs="Arial"/>
              </w:rPr>
            </w:pPr>
            <w:r w:rsidRPr="008E1B56">
              <w:rPr>
                <w:rFonts w:cs="Arial"/>
              </w:rPr>
              <w:t>2.  Next steps are similar as nominal case</w:t>
            </w:r>
          </w:p>
          <w:p w:rsidR="00980032" w:rsidRPr="008E1B56" w:rsidRDefault="00980032" w:rsidP="001A4A0A">
            <w:pPr>
              <w:widowControl w:val="0"/>
              <w:autoSpaceDE w:val="0"/>
              <w:autoSpaceDN w:val="0"/>
              <w:adjustRightInd w:val="0"/>
              <w:spacing w:before="87" w:line="240" w:lineRule="exact"/>
              <w:ind w:left="34" w:right="40"/>
              <w:rPr>
                <w:rFonts w:cs="Arial"/>
              </w:rPr>
            </w:pPr>
            <w:r w:rsidRPr="008E1B56">
              <w:rPr>
                <w:rFonts w:cs="Arial"/>
              </w:rPr>
              <w:t>A3: Application can’t access to credit checking service for any technical reason</w:t>
            </w:r>
          </w:p>
          <w:p w:rsidR="00980032" w:rsidRPr="008E1B56" w:rsidRDefault="00980032" w:rsidP="001A4A0A">
            <w:pPr>
              <w:widowControl w:val="0"/>
              <w:autoSpaceDE w:val="0"/>
              <w:autoSpaceDN w:val="0"/>
              <w:adjustRightInd w:val="0"/>
              <w:spacing w:before="10" w:line="110" w:lineRule="exact"/>
              <w:rPr>
                <w:rFonts w:cs="Arial"/>
              </w:rPr>
            </w:pPr>
          </w:p>
          <w:p w:rsidR="00980032" w:rsidRPr="008E1B56" w:rsidRDefault="00980032" w:rsidP="001A4A0A">
            <w:pPr>
              <w:widowControl w:val="0"/>
              <w:autoSpaceDE w:val="0"/>
              <w:autoSpaceDN w:val="0"/>
              <w:adjustRightInd w:val="0"/>
              <w:spacing w:line="240" w:lineRule="exact"/>
              <w:ind w:left="574" w:right="67" w:hanging="280"/>
              <w:rPr>
                <w:rFonts w:cs="Arial"/>
              </w:rPr>
            </w:pPr>
            <w:r w:rsidRPr="008E1B56">
              <w:rPr>
                <w:rFonts w:cs="Arial"/>
              </w:rPr>
              <w:t>1.  Application displays an error message informing the user the system is temporarily unavailable and propose two options to the user: retry, skip credit checking</w:t>
            </w:r>
          </w:p>
          <w:p w:rsidR="00980032" w:rsidRPr="008E1B56" w:rsidRDefault="00980032" w:rsidP="001A4A0A">
            <w:pPr>
              <w:widowControl w:val="0"/>
              <w:autoSpaceDE w:val="0"/>
              <w:autoSpaceDN w:val="0"/>
              <w:adjustRightInd w:val="0"/>
              <w:spacing w:before="42"/>
              <w:ind w:left="294"/>
              <w:rPr>
                <w:rFonts w:cs="Arial"/>
              </w:rPr>
            </w:pPr>
            <w:r w:rsidRPr="008E1B56">
              <w:rPr>
                <w:rFonts w:cs="Arial"/>
              </w:rPr>
              <w:t>2.  User selects to skip credit checking (A3bis)(A6)(A7)</w:t>
            </w:r>
          </w:p>
          <w:p w:rsidR="00980032" w:rsidRPr="008E1B56" w:rsidRDefault="00980032" w:rsidP="001A4A0A">
            <w:pPr>
              <w:widowControl w:val="0"/>
              <w:autoSpaceDE w:val="0"/>
              <w:autoSpaceDN w:val="0"/>
              <w:adjustRightInd w:val="0"/>
              <w:spacing w:before="48" w:line="240" w:lineRule="exact"/>
              <w:ind w:left="574" w:right="684" w:hanging="280"/>
              <w:rPr>
                <w:rFonts w:cs="Arial"/>
              </w:rPr>
            </w:pPr>
            <w:r w:rsidRPr="008E1B56">
              <w:rPr>
                <w:rFonts w:cs="Arial"/>
              </w:rPr>
              <w:t>3.  Application redirects the user to the catalog browsing</w:t>
            </w:r>
          </w:p>
          <w:p w:rsidR="00980032" w:rsidRPr="008E1B56" w:rsidRDefault="00980032" w:rsidP="001A4A0A">
            <w:pPr>
              <w:widowControl w:val="0"/>
              <w:autoSpaceDE w:val="0"/>
              <w:autoSpaceDN w:val="0"/>
              <w:adjustRightInd w:val="0"/>
              <w:spacing w:before="42"/>
              <w:ind w:left="294"/>
              <w:rPr>
                <w:rFonts w:cs="Arial"/>
              </w:rPr>
            </w:pPr>
            <w:r w:rsidRPr="008E1B56">
              <w:rPr>
                <w:rFonts w:cs="Arial"/>
              </w:rPr>
              <w:t>4.  Next steps are similar to nominal case</w:t>
            </w:r>
          </w:p>
          <w:p w:rsidR="00980032" w:rsidRPr="008E1B56" w:rsidRDefault="00980032" w:rsidP="001A4A0A">
            <w:pPr>
              <w:widowControl w:val="0"/>
              <w:autoSpaceDE w:val="0"/>
              <w:autoSpaceDN w:val="0"/>
              <w:adjustRightInd w:val="0"/>
              <w:spacing w:before="69"/>
              <w:ind w:left="34"/>
              <w:rPr>
                <w:rFonts w:cs="Arial"/>
              </w:rPr>
            </w:pPr>
            <w:r w:rsidRPr="008E1B56">
              <w:rPr>
                <w:rFonts w:cs="Arial"/>
              </w:rPr>
              <w:t>A3bis: User decides to retry credit checking step</w:t>
            </w:r>
          </w:p>
          <w:p w:rsidR="00980032" w:rsidRPr="008E1B56" w:rsidRDefault="00980032" w:rsidP="001A4A0A">
            <w:pPr>
              <w:widowControl w:val="0"/>
              <w:autoSpaceDE w:val="0"/>
              <w:autoSpaceDN w:val="0"/>
              <w:adjustRightInd w:val="0"/>
              <w:spacing w:before="90"/>
              <w:ind w:left="294"/>
              <w:rPr>
                <w:rFonts w:cs="Arial"/>
              </w:rPr>
            </w:pPr>
            <w:r w:rsidRPr="008E1B56">
              <w:rPr>
                <w:rFonts w:cs="Arial"/>
              </w:rPr>
              <w:t>1.  Application redirects to (A1)</w:t>
            </w:r>
          </w:p>
          <w:p w:rsidR="00980032" w:rsidRPr="008E1B56" w:rsidRDefault="00980032" w:rsidP="001A4A0A">
            <w:pPr>
              <w:widowControl w:val="0"/>
              <w:autoSpaceDE w:val="0"/>
              <w:autoSpaceDN w:val="0"/>
              <w:adjustRightInd w:val="0"/>
              <w:spacing w:before="71"/>
              <w:ind w:left="34"/>
              <w:rPr>
                <w:rFonts w:cs="Arial"/>
              </w:rPr>
            </w:pPr>
            <w:r w:rsidRPr="008E1B56">
              <w:rPr>
                <w:rFonts w:cs="Arial"/>
              </w:rPr>
              <w:t>A4: Credit checking refuses the customer</w:t>
            </w:r>
          </w:p>
          <w:p w:rsidR="00980032" w:rsidRPr="008E1B56" w:rsidRDefault="00980032" w:rsidP="001A4A0A">
            <w:pPr>
              <w:widowControl w:val="0"/>
              <w:autoSpaceDE w:val="0"/>
              <w:autoSpaceDN w:val="0"/>
              <w:adjustRightInd w:val="0"/>
              <w:spacing w:before="8" w:line="100" w:lineRule="exact"/>
              <w:rPr>
                <w:rFonts w:cs="Arial"/>
              </w:rPr>
            </w:pPr>
          </w:p>
          <w:p w:rsidR="00980032" w:rsidRPr="008E1B56" w:rsidRDefault="00980032" w:rsidP="005E61D6">
            <w:pPr>
              <w:widowControl w:val="0"/>
              <w:numPr>
                <w:ilvl w:val="0"/>
                <w:numId w:val="123"/>
              </w:numPr>
              <w:autoSpaceDE w:val="0"/>
              <w:autoSpaceDN w:val="0"/>
              <w:adjustRightInd w:val="0"/>
              <w:spacing w:line="240" w:lineRule="exact"/>
              <w:ind w:right="203"/>
              <w:rPr>
                <w:rFonts w:cs="Arial"/>
              </w:rPr>
            </w:pPr>
            <w:r w:rsidRPr="008E1B56">
              <w:rPr>
                <w:rFonts w:cs="Arial"/>
              </w:rPr>
              <w:t>Application displays an error message informing user he can’t add additional Postpaid Subscriber</w:t>
            </w:r>
          </w:p>
          <w:p w:rsidR="00980032" w:rsidRPr="008E1B56" w:rsidRDefault="00980032" w:rsidP="005E61D6">
            <w:pPr>
              <w:widowControl w:val="0"/>
              <w:numPr>
                <w:ilvl w:val="0"/>
                <w:numId w:val="123"/>
              </w:numPr>
              <w:autoSpaceDE w:val="0"/>
              <w:autoSpaceDN w:val="0"/>
              <w:adjustRightInd w:val="0"/>
              <w:spacing w:before="60" w:line="240" w:lineRule="exact"/>
              <w:ind w:right="684"/>
              <w:rPr>
                <w:rFonts w:cs="Arial"/>
              </w:rPr>
            </w:pPr>
            <w:r w:rsidRPr="008E1B56">
              <w:rPr>
                <w:rFonts w:cs="Arial"/>
              </w:rPr>
              <w:t xml:space="preserve">Application redirects the user to the catalog browsing in </w:t>
            </w:r>
            <w:proofErr w:type="gramStart"/>
            <w:r w:rsidRPr="008E1B56">
              <w:rPr>
                <w:rFonts w:cs="Arial"/>
              </w:rPr>
              <w:t>Prepaid</w:t>
            </w:r>
            <w:proofErr w:type="gramEnd"/>
            <w:r w:rsidRPr="008E1B56">
              <w:rPr>
                <w:rFonts w:cs="Arial"/>
              </w:rPr>
              <w:t xml:space="preserve"> mode only.</w:t>
            </w:r>
          </w:p>
          <w:p w:rsidR="00980032" w:rsidRPr="008E1B56" w:rsidRDefault="00980032" w:rsidP="005E61D6">
            <w:pPr>
              <w:widowControl w:val="0"/>
              <w:numPr>
                <w:ilvl w:val="0"/>
                <w:numId w:val="123"/>
              </w:numPr>
              <w:autoSpaceDE w:val="0"/>
              <w:autoSpaceDN w:val="0"/>
              <w:adjustRightInd w:val="0"/>
              <w:spacing w:before="60" w:line="240" w:lineRule="exact"/>
              <w:ind w:right="684"/>
              <w:rPr>
                <w:rFonts w:cs="Arial"/>
              </w:rPr>
            </w:pPr>
            <w:r w:rsidRPr="008E1B56">
              <w:rPr>
                <w:rFonts w:cs="Arial"/>
              </w:rPr>
              <w:t>Next steps are similar to the nominal case</w:t>
            </w:r>
          </w:p>
          <w:p w:rsidR="00980032" w:rsidRPr="008E1B56" w:rsidRDefault="00980032" w:rsidP="001A4A0A">
            <w:pPr>
              <w:widowControl w:val="0"/>
              <w:autoSpaceDE w:val="0"/>
              <w:autoSpaceDN w:val="0"/>
              <w:adjustRightInd w:val="0"/>
              <w:spacing w:before="15" w:line="240" w:lineRule="exact"/>
              <w:ind w:left="34" w:right="569"/>
              <w:rPr>
                <w:rFonts w:cs="Arial"/>
              </w:rPr>
            </w:pPr>
            <w:r w:rsidRPr="008E1B56">
              <w:rPr>
                <w:rFonts w:cs="Arial"/>
              </w:rPr>
              <w:t>A5: Credit checking requires approval from service provider</w:t>
            </w:r>
          </w:p>
          <w:p w:rsidR="00980032" w:rsidRPr="008E1B56" w:rsidRDefault="00980032" w:rsidP="001A4A0A">
            <w:pPr>
              <w:widowControl w:val="0"/>
              <w:autoSpaceDE w:val="0"/>
              <w:autoSpaceDN w:val="0"/>
              <w:adjustRightInd w:val="0"/>
              <w:spacing w:before="10" w:line="110" w:lineRule="exact"/>
              <w:rPr>
                <w:rFonts w:cs="Arial"/>
              </w:rPr>
            </w:pPr>
          </w:p>
          <w:p w:rsidR="00980032" w:rsidRPr="008E1B56" w:rsidRDefault="00980032" w:rsidP="001A4A0A">
            <w:pPr>
              <w:widowControl w:val="0"/>
              <w:autoSpaceDE w:val="0"/>
              <w:autoSpaceDN w:val="0"/>
              <w:adjustRightInd w:val="0"/>
              <w:spacing w:line="240" w:lineRule="exact"/>
              <w:ind w:left="574" w:right="203" w:hanging="280"/>
              <w:rPr>
                <w:rFonts w:cs="Arial"/>
              </w:rPr>
            </w:pPr>
            <w:r w:rsidRPr="008E1B56">
              <w:rPr>
                <w:rFonts w:cs="Arial"/>
              </w:rPr>
              <w:t>1.  Application displays an error message informing user that adding a Postpaid Subscriber requires service provider approval.</w:t>
            </w:r>
          </w:p>
          <w:p w:rsidR="00980032" w:rsidRPr="008E1B56" w:rsidRDefault="00980032" w:rsidP="001A4A0A">
            <w:pPr>
              <w:widowControl w:val="0"/>
              <w:autoSpaceDE w:val="0"/>
              <w:autoSpaceDN w:val="0"/>
              <w:adjustRightInd w:val="0"/>
              <w:spacing w:before="60" w:line="240" w:lineRule="exact"/>
              <w:ind w:left="574" w:right="238" w:hanging="280"/>
              <w:rPr>
                <w:rFonts w:cs="Arial"/>
              </w:rPr>
            </w:pPr>
            <w:r w:rsidRPr="008E1B56">
              <w:rPr>
                <w:rFonts w:cs="Arial"/>
              </w:rPr>
              <w:t>2.  Application allows the user to enter a note associated to the referral request (‘Requester free text note’), intended for the referral user and confirms</w:t>
            </w:r>
          </w:p>
          <w:p w:rsidR="00980032" w:rsidRPr="008E1B56" w:rsidRDefault="00980032" w:rsidP="001A4A0A">
            <w:pPr>
              <w:widowControl w:val="0"/>
              <w:autoSpaceDE w:val="0"/>
              <w:autoSpaceDN w:val="0"/>
              <w:adjustRightInd w:val="0"/>
              <w:spacing w:before="60" w:line="240" w:lineRule="exact"/>
              <w:ind w:left="574" w:right="1151" w:hanging="280"/>
              <w:rPr>
                <w:rFonts w:cs="Arial"/>
              </w:rPr>
            </w:pPr>
            <w:r w:rsidRPr="008E1B56">
              <w:rPr>
                <w:rFonts w:cs="Arial"/>
              </w:rPr>
              <w:t>3.  Application sends the order to referral management</w:t>
            </w:r>
          </w:p>
          <w:p w:rsidR="00980032" w:rsidRPr="008E1B56" w:rsidRDefault="00980032" w:rsidP="001A4A0A">
            <w:pPr>
              <w:widowControl w:val="0"/>
              <w:autoSpaceDE w:val="0"/>
              <w:autoSpaceDN w:val="0"/>
              <w:adjustRightInd w:val="0"/>
              <w:spacing w:before="60" w:line="240" w:lineRule="exact"/>
              <w:ind w:left="574" w:right="501" w:hanging="280"/>
              <w:rPr>
                <w:rFonts w:cs="Arial"/>
              </w:rPr>
            </w:pPr>
            <w:r w:rsidRPr="008E1B56">
              <w:rPr>
                <w:rFonts w:cs="Arial"/>
              </w:rPr>
              <w:t>4.  Application redirects the user on the Referred customers page</w:t>
            </w:r>
          </w:p>
          <w:p w:rsidR="00980032" w:rsidRPr="008E1B56" w:rsidRDefault="00980032" w:rsidP="001A4A0A">
            <w:pPr>
              <w:widowControl w:val="0"/>
              <w:autoSpaceDE w:val="0"/>
              <w:autoSpaceDN w:val="0"/>
              <w:adjustRightInd w:val="0"/>
              <w:spacing w:before="81"/>
              <w:ind w:left="34"/>
              <w:rPr>
                <w:rFonts w:cs="Arial"/>
              </w:rPr>
            </w:pPr>
            <w:r w:rsidRPr="008E1B56">
              <w:rPr>
                <w:rFonts w:cs="Arial"/>
              </w:rPr>
              <w:t>A6: User has selected send to referral option</w:t>
            </w:r>
          </w:p>
          <w:p w:rsidR="00980032" w:rsidRPr="008E1B56" w:rsidRDefault="00980032" w:rsidP="001A4A0A">
            <w:pPr>
              <w:widowControl w:val="0"/>
              <w:autoSpaceDE w:val="0"/>
              <w:autoSpaceDN w:val="0"/>
              <w:adjustRightInd w:val="0"/>
              <w:spacing w:before="8" w:line="100" w:lineRule="exact"/>
              <w:rPr>
                <w:rFonts w:cs="Arial"/>
              </w:rPr>
            </w:pPr>
          </w:p>
          <w:p w:rsidR="00980032" w:rsidRPr="008E1B56" w:rsidRDefault="00980032" w:rsidP="001A4A0A">
            <w:pPr>
              <w:widowControl w:val="0"/>
              <w:autoSpaceDE w:val="0"/>
              <w:autoSpaceDN w:val="0"/>
              <w:adjustRightInd w:val="0"/>
              <w:spacing w:line="240" w:lineRule="exact"/>
              <w:ind w:left="574" w:right="238" w:hanging="280"/>
              <w:rPr>
                <w:rFonts w:cs="Arial"/>
              </w:rPr>
            </w:pPr>
            <w:r w:rsidRPr="008E1B56">
              <w:rPr>
                <w:rFonts w:cs="Arial"/>
              </w:rPr>
              <w:t>1.  Application allows the user to enter a note associated to the referral request (‘Requester free text note’), intended for the referral user and confirms</w:t>
            </w:r>
          </w:p>
          <w:p w:rsidR="00980032" w:rsidRPr="008E1B56" w:rsidRDefault="00980032" w:rsidP="001A4A0A">
            <w:pPr>
              <w:widowControl w:val="0"/>
              <w:autoSpaceDE w:val="0"/>
              <w:autoSpaceDN w:val="0"/>
              <w:adjustRightInd w:val="0"/>
              <w:spacing w:before="60" w:line="240" w:lineRule="exact"/>
              <w:ind w:left="574" w:right="1151" w:hanging="280"/>
              <w:rPr>
                <w:rFonts w:cs="Arial"/>
              </w:rPr>
            </w:pPr>
            <w:r w:rsidRPr="008E1B56">
              <w:rPr>
                <w:rFonts w:cs="Arial"/>
              </w:rPr>
              <w:t>2.  Application sends the order to referral management</w:t>
            </w:r>
          </w:p>
          <w:p w:rsidR="00980032" w:rsidRPr="008E1B56" w:rsidRDefault="00980032" w:rsidP="001A4A0A">
            <w:pPr>
              <w:widowControl w:val="0"/>
              <w:autoSpaceDE w:val="0"/>
              <w:autoSpaceDN w:val="0"/>
              <w:adjustRightInd w:val="0"/>
              <w:spacing w:before="60" w:line="240" w:lineRule="exact"/>
              <w:ind w:left="574" w:right="42" w:hanging="280"/>
              <w:rPr>
                <w:rFonts w:cs="Arial"/>
              </w:rPr>
            </w:pPr>
            <w:r w:rsidRPr="008E1B56">
              <w:rPr>
                <w:rFonts w:cs="Arial"/>
              </w:rPr>
              <w:t>3.  The application informs the user that the request is in referral</w:t>
            </w:r>
          </w:p>
          <w:p w:rsidR="00980032" w:rsidRPr="008E1B56" w:rsidRDefault="00980032" w:rsidP="001A4A0A">
            <w:pPr>
              <w:widowControl w:val="0"/>
              <w:autoSpaceDE w:val="0"/>
              <w:autoSpaceDN w:val="0"/>
              <w:adjustRightInd w:val="0"/>
              <w:spacing w:before="60" w:line="240" w:lineRule="exact"/>
              <w:ind w:left="574" w:right="502" w:hanging="280"/>
              <w:rPr>
                <w:rFonts w:cs="Arial"/>
              </w:rPr>
            </w:pPr>
            <w:r w:rsidRPr="008E1B56">
              <w:rPr>
                <w:rFonts w:cs="Arial"/>
              </w:rPr>
              <w:t>4.  Application redirects the user on the Referred customers page</w:t>
            </w:r>
          </w:p>
          <w:p w:rsidR="00980032" w:rsidRPr="008E1B56" w:rsidRDefault="00980032" w:rsidP="001A4A0A">
            <w:pPr>
              <w:widowControl w:val="0"/>
              <w:autoSpaceDE w:val="0"/>
              <w:autoSpaceDN w:val="0"/>
              <w:adjustRightInd w:val="0"/>
              <w:spacing w:before="83"/>
              <w:ind w:left="34"/>
              <w:rPr>
                <w:rFonts w:cs="Arial"/>
                <w:strike/>
                <w:color w:val="FF0000"/>
              </w:rPr>
            </w:pPr>
            <w:r w:rsidRPr="008E1B56">
              <w:rPr>
                <w:rFonts w:cs="Arial"/>
              </w:rPr>
              <w:t xml:space="preserve">A9: </w:t>
            </w:r>
            <w:r w:rsidRPr="008E1B56">
              <w:rPr>
                <w:rFonts w:cs="Arial"/>
                <w:strike/>
                <w:color w:val="FF0000"/>
              </w:rPr>
              <w:t>Order processing fails</w:t>
            </w:r>
          </w:p>
          <w:p w:rsidR="00980032" w:rsidRPr="008E1B56" w:rsidRDefault="00980032" w:rsidP="001A4A0A">
            <w:pPr>
              <w:widowControl w:val="0"/>
              <w:autoSpaceDE w:val="0"/>
              <w:autoSpaceDN w:val="0"/>
              <w:adjustRightInd w:val="0"/>
              <w:spacing w:before="8" w:line="100" w:lineRule="exact"/>
              <w:rPr>
                <w:rFonts w:cs="Arial"/>
                <w:strike/>
                <w:color w:val="FF0000"/>
              </w:rPr>
            </w:pPr>
          </w:p>
          <w:p w:rsidR="00980032" w:rsidRPr="008E1B56" w:rsidRDefault="00980032" w:rsidP="001A4A0A">
            <w:pPr>
              <w:widowControl w:val="0"/>
              <w:autoSpaceDE w:val="0"/>
              <w:autoSpaceDN w:val="0"/>
              <w:adjustRightInd w:val="0"/>
              <w:spacing w:line="240" w:lineRule="exact"/>
              <w:ind w:left="574" w:right="203" w:hanging="280"/>
              <w:rPr>
                <w:rFonts w:cs="Arial"/>
                <w:strike/>
                <w:color w:val="FF0000"/>
              </w:rPr>
            </w:pPr>
            <w:r w:rsidRPr="008E1B56">
              <w:rPr>
                <w:rFonts w:cs="Arial"/>
                <w:strike/>
                <w:color w:val="FF0000"/>
              </w:rPr>
              <w:t>1.  Application displays an error message informing the user the order has failed for technical reason.</w:t>
            </w:r>
          </w:p>
          <w:p w:rsidR="00980032" w:rsidRPr="008E1B56" w:rsidRDefault="00980032" w:rsidP="001A4A0A">
            <w:pPr>
              <w:widowControl w:val="0"/>
              <w:autoSpaceDE w:val="0"/>
              <w:autoSpaceDN w:val="0"/>
              <w:adjustRightInd w:val="0"/>
              <w:spacing w:before="99" w:line="240" w:lineRule="exact"/>
              <w:ind w:left="34" w:right="64"/>
              <w:rPr>
                <w:rFonts w:cs="Arial"/>
              </w:rPr>
            </w:pPr>
            <w:r w:rsidRPr="006F1736">
              <w:rPr>
                <w:rFonts w:cs="Arial"/>
                <w:color w:val="FF0000"/>
              </w:rPr>
              <w:t>A11: User has selected an account Bundle</w:t>
            </w:r>
          </w:p>
          <w:p w:rsidR="00980032" w:rsidRPr="008E1B56" w:rsidRDefault="00980032" w:rsidP="001A4A0A">
            <w:pPr>
              <w:widowControl w:val="0"/>
              <w:autoSpaceDE w:val="0"/>
              <w:autoSpaceDN w:val="0"/>
              <w:adjustRightInd w:val="0"/>
              <w:spacing w:before="10" w:line="110" w:lineRule="exact"/>
              <w:rPr>
                <w:rFonts w:cs="Arial"/>
              </w:rPr>
            </w:pPr>
          </w:p>
          <w:p w:rsidR="00980032" w:rsidRPr="008E1B56" w:rsidRDefault="00980032" w:rsidP="001A4A0A">
            <w:pPr>
              <w:widowControl w:val="0"/>
              <w:autoSpaceDE w:val="0"/>
              <w:autoSpaceDN w:val="0"/>
              <w:adjustRightInd w:val="0"/>
              <w:spacing w:line="240" w:lineRule="exact"/>
              <w:ind w:left="574" w:right="331" w:hanging="280"/>
              <w:rPr>
                <w:rFonts w:cs="Arial"/>
              </w:rPr>
            </w:pPr>
            <w:r w:rsidRPr="008E1B56">
              <w:rPr>
                <w:rFonts w:cs="Arial"/>
              </w:rPr>
              <w:t>1.  User configure the account Bundle (refer to add account Bundle use case)</w:t>
            </w:r>
          </w:p>
          <w:p w:rsidR="00980032" w:rsidRPr="008E1B56" w:rsidRDefault="00980032" w:rsidP="001A4A0A">
            <w:pPr>
              <w:widowControl w:val="0"/>
              <w:autoSpaceDE w:val="0"/>
              <w:autoSpaceDN w:val="0"/>
              <w:adjustRightInd w:val="0"/>
              <w:spacing w:before="42"/>
              <w:ind w:left="294"/>
              <w:rPr>
                <w:rFonts w:cs="Arial"/>
              </w:rPr>
            </w:pPr>
            <w:r w:rsidRPr="008E1B56">
              <w:rPr>
                <w:rFonts w:cs="Arial"/>
              </w:rPr>
              <w:t>2.  Next steps are similar to the nominal case</w:t>
            </w:r>
          </w:p>
          <w:p w:rsidR="00980032" w:rsidRPr="008E1B56" w:rsidRDefault="00980032" w:rsidP="001A4A0A">
            <w:pPr>
              <w:widowControl w:val="0"/>
              <w:autoSpaceDE w:val="0"/>
              <w:autoSpaceDN w:val="0"/>
              <w:adjustRightInd w:val="0"/>
              <w:spacing w:before="71"/>
              <w:ind w:left="34"/>
              <w:rPr>
                <w:rFonts w:cs="Arial"/>
              </w:rPr>
            </w:pPr>
            <w:r w:rsidRPr="008E1B56">
              <w:rPr>
                <w:rFonts w:cs="Arial"/>
              </w:rPr>
              <w:t>A12: User selects the new account option</w:t>
            </w:r>
          </w:p>
          <w:p w:rsidR="00980032" w:rsidRPr="008E1B56" w:rsidRDefault="00980032" w:rsidP="001A4A0A">
            <w:pPr>
              <w:widowControl w:val="0"/>
              <w:autoSpaceDE w:val="0"/>
              <w:autoSpaceDN w:val="0"/>
              <w:adjustRightInd w:val="0"/>
              <w:spacing w:before="90"/>
              <w:ind w:left="294"/>
              <w:rPr>
                <w:rFonts w:cs="Arial"/>
              </w:rPr>
            </w:pPr>
            <w:r w:rsidRPr="008E1B56">
              <w:rPr>
                <w:rFonts w:cs="Arial"/>
              </w:rPr>
              <w:t>1.  Application set the context with a ‘new account’</w:t>
            </w:r>
          </w:p>
          <w:p w:rsidR="00980032" w:rsidRPr="008E1B56" w:rsidRDefault="00980032" w:rsidP="001A4A0A">
            <w:pPr>
              <w:widowControl w:val="0"/>
              <w:autoSpaceDE w:val="0"/>
              <w:autoSpaceDN w:val="0"/>
              <w:adjustRightInd w:val="0"/>
              <w:spacing w:before="48" w:line="240" w:lineRule="exact"/>
              <w:ind w:left="574" w:right="870" w:hanging="280"/>
              <w:rPr>
                <w:rFonts w:cs="Arial"/>
              </w:rPr>
            </w:pPr>
            <w:r w:rsidRPr="008E1B56">
              <w:rPr>
                <w:rFonts w:cs="Arial"/>
              </w:rPr>
              <w:t>2.  Application redirects the user to ‘Capture administrative data’ step</w:t>
            </w:r>
          </w:p>
          <w:p w:rsidR="00980032" w:rsidRDefault="00980032" w:rsidP="001A4A0A">
            <w:pPr>
              <w:widowControl w:val="0"/>
              <w:autoSpaceDE w:val="0"/>
              <w:autoSpaceDN w:val="0"/>
              <w:adjustRightInd w:val="0"/>
              <w:spacing w:before="60" w:line="240" w:lineRule="exact"/>
              <w:ind w:left="288" w:right="684"/>
              <w:rPr>
                <w:rFonts w:cs="Arial"/>
                <w:color w:val="FF0000"/>
              </w:rPr>
            </w:pPr>
            <w:r w:rsidRPr="006F1736">
              <w:rPr>
                <w:rFonts w:cs="Arial"/>
                <w:color w:val="FF0000"/>
              </w:rPr>
              <w:t xml:space="preserve">3.  Next steps are similar to nominal case (A12 </w:t>
            </w:r>
            <w:proofErr w:type="spellStart"/>
            <w:r w:rsidRPr="006F1736">
              <w:rPr>
                <w:rFonts w:cs="Arial"/>
                <w:color w:val="FF0000"/>
              </w:rPr>
              <w:t>bis</w:t>
            </w:r>
            <w:proofErr w:type="spellEnd"/>
            <w:r w:rsidRPr="006F1736">
              <w:rPr>
                <w:rFonts w:cs="Arial"/>
                <w:color w:val="FF0000"/>
              </w:rPr>
              <w:t>)</w:t>
            </w:r>
          </w:p>
          <w:p w:rsidR="00980032" w:rsidRDefault="00980032" w:rsidP="001A4A0A">
            <w:pPr>
              <w:widowControl w:val="0"/>
              <w:autoSpaceDE w:val="0"/>
              <w:autoSpaceDN w:val="0"/>
              <w:adjustRightInd w:val="0"/>
              <w:spacing w:before="60" w:line="240" w:lineRule="exact"/>
              <w:ind w:right="684"/>
              <w:rPr>
                <w:rFonts w:cs="Arial"/>
                <w:color w:val="FF0000"/>
              </w:rPr>
            </w:pPr>
            <w:r>
              <w:rPr>
                <w:rFonts w:cs="Arial"/>
                <w:color w:val="FF0000"/>
              </w:rPr>
              <w:t xml:space="preserve">A12 </w:t>
            </w:r>
            <w:proofErr w:type="spellStart"/>
            <w:r>
              <w:rPr>
                <w:rFonts w:cs="Arial"/>
                <w:color w:val="FF0000"/>
              </w:rPr>
              <w:t>bis</w:t>
            </w:r>
            <w:proofErr w:type="spellEnd"/>
            <w:r>
              <w:rPr>
                <w:rFonts w:cs="Arial"/>
                <w:color w:val="FF0000"/>
              </w:rPr>
              <w:t>: User has selected the option to create a new account only</w:t>
            </w:r>
          </w:p>
          <w:p w:rsidR="00980032" w:rsidRDefault="00980032" w:rsidP="005E61D6">
            <w:pPr>
              <w:widowControl w:val="0"/>
              <w:numPr>
                <w:ilvl w:val="0"/>
                <w:numId w:val="124"/>
              </w:numPr>
              <w:autoSpaceDE w:val="0"/>
              <w:autoSpaceDN w:val="0"/>
              <w:adjustRightInd w:val="0"/>
              <w:spacing w:before="60" w:line="240" w:lineRule="exact"/>
              <w:ind w:right="684"/>
              <w:rPr>
                <w:rFonts w:cs="Arial"/>
                <w:color w:val="FF0000"/>
              </w:rPr>
            </w:pPr>
            <w:r>
              <w:rPr>
                <w:rFonts w:cs="Arial"/>
                <w:color w:val="FF0000"/>
              </w:rPr>
              <w:t>User confirms creation of the account only</w:t>
            </w:r>
          </w:p>
          <w:p w:rsidR="00980032" w:rsidRDefault="00980032" w:rsidP="005E61D6">
            <w:pPr>
              <w:widowControl w:val="0"/>
              <w:numPr>
                <w:ilvl w:val="0"/>
                <w:numId w:val="124"/>
              </w:numPr>
              <w:autoSpaceDE w:val="0"/>
              <w:autoSpaceDN w:val="0"/>
              <w:adjustRightInd w:val="0"/>
              <w:spacing w:before="60" w:line="240" w:lineRule="exact"/>
              <w:ind w:right="684"/>
              <w:rPr>
                <w:rFonts w:cs="Arial"/>
                <w:color w:val="FF0000"/>
              </w:rPr>
            </w:pPr>
            <w:r>
              <w:rPr>
                <w:rFonts w:cs="Arial"/>
                <w:color w:val="FF0000"/>
              </w:rPr>
              <w:t>Application submits the order</w:t>
            </w:r>
          </w:p>
          <w:p w:rsidR="00980032" w:rsidRPr="006F1736" w:rsidRDefault="00980032" w:rsidP="005E61D6">
            <w:pPr>
              <w:widowControl w:val="0"/>
              <w:numPr>
                <w:ilvl w:val="0"/>
                <w:numId w:val="124"/>
              </w:numPr>
              <w:autoSpaceDE w:val="0"/>
              <w:autoSpaceDN w:val="0"/>
              <w:adjustRightInd w:val="0"/>
              <w:spacing w:before="60" w:line="240" w:lineRule="exact"/>
              <w:ind w:right="684"/>
              <w:rPr>
                <w:rFonts w:cs="Arial"/>
                <w:color w:val="FF0000"/>
              </w:rPr>
            </w:pPr>
            <w:r>
              <w:rPr>
                <w:rFonts w:cs="Arial"/>
                <w:color w:val="FF0000"/>
              </w:rPr>
              <w:t>Application displays the order number to user</w:t>
            </w:r>
          </w:p>
          <w:p w:rsidR="00980032" w:rsidRPr="008E1B56" w:rsidRDefault="00980032" w:rsidP="001A4A0A">
            <w:pPr>
              <w:widowControl w:val="0"/>
              <w:autoSpaceDE w:val="0"/>
              <w:autoSpaceDN w:val="0"/>
              <w:adjustRightInd w:val="0"/>
              <w:spacing w:line="268" w:lineRule="exact"/>
              <w:ind w:left="36"/>
              <w:rPr>
                <w:rFonts w:cs="Arial"/>
              </w:rPr>
            </w:pPr>
            <w:r w:rsidRPr="008E1B56">
              <w:rPr>
                <w:rFonts w:cs="Arial"/>
              </w:rPr>
              <w:t>A21: User select the option to browse Devices</w:t>
            </w:r>
          </w:p>
          <w:p w:rsidR="00980032" w:rsidRPr="008E1B56" w:rsidRDefault="00980032" w:rsidP="001A4A0A">
            <w:pPr>
              <w:widowControl w:val="0"/>
              <w:autoSpaceDE w:val="0"/>
              <w:autoSpaceDN w:val="0"/>
              <w:adjustRightInd w:val="0"/>
              <w:spacing w:before="90"/>
              <w:ind w:left="294"/>
              <w:rPr>
                <w:rFonts w:cs="Arial"/>
              </w:rPr>
            </w:pPr>
            <w:r w:rsidRPr="008E1B56">
              <w:rPr>
                <w:rFonts w:cs="Arial"/>
              </w:rPr>
              <w:t>1.  Application redirects user to browse and select</w:t>
            </w:r>
          </w:p>
          <w:p w:rsidR="00980032" w:rsidRPr="008E1B56" w:rsidRDefault="00980032" w:rsidP="001A4A0A">
            <w:pPr>
              <w:widowControl w:val="0"/>
              <w:autoSpaceDE w:val="0"/>
              <w:autoSpaceDN w:val="0"/>
              <w:adjustRightInd w:val="0"/>
              <w:spacing w:line="240" w:lineRule="exact"/>
              <w:ind w:left="574"/>
              <w:rPr>
                <w:rFonts w:cs="Arial"/>
              </w:rPr>
            </w:pPr>
            <w:r w:rsidRPr="008E1B56">
              <w:rPr>
                <w:rFonts w:cs="Arial"/>
              </w:rPr>
              <w:t>Devices use case</w:t>
            </w:r>
          </w:p>
          <w:p w:rsidR="00980032" w:rsidRPr="008E1B56" w:rsidRDefault="00980032" w:rsidP="001A4A0A">
            <w:pPr>
              <w:widowControl w:val="0"/>
              <w:autoSpaceDE w:val="0"/>
              <w:autoSpaceDN w:val="0"/>
              <w:adjustRightInd w:val="0"/>
              <w:spacing w:before="30"/>
              <w:ind w:left="294"/>
              <w:rPr>
                <w:rFonts w:cs="Arial"/>
              </w:rPr>
            </w:pPr>
            <w:r w:rsidRPr="008E1B56">
              <w:rPr>
                <w:rFonts w:cs="Arial"/>
              </w:rPr>
              <w:t>2.  Application redirects user to browse and select</w:t>
            </w:r>
          </w:p>
          <w:p w:rsidR="00980032" w:rsidRPr="008E1B56" w:rsidRDefault="00980032" w:rsidP="001A4A0A">
            <w:pPr>
              <w:widowControl w:val="0"/>
              <w:autoSpaceDE w:val="0"/>
              <w:autoSpaceDN w:val="0"/>
              <w:adjustRightInd w:val="0"/>
              <w:spacing w:line="240" w:lineRule="exact"/>
              <w:ind w:left="574"/>
              <w:rPr>
                <w:rFonts w:cs="Arial"/>
              </w:rPr>
            </w:pPr>
            <w:r w:rsidRPr="008E1B56">
              <w:rPr>
                <w:rFonts w:cs="Arial"/>
              </w:rPr>
              <w:t>Primary Offer use case (A22)</w:t>
            </w:r>
          </w:p>
          <w:p w:rsidR="00980032" w:rsidRPr="008E1B56" w:rsidRDefault="00980032" w:rsidP="001A4A0A">
            <w:pPr>
              <w:widowControl w:val="0"/>
              <w:autoSpaceDE w:val="0"/>
              <w:autoSpaceDN w:val="0"/>
              <w:adjustRightInd w:val="0"/>
              <w:spacing w:before="48" w:line="240" w:lineRule="exact"/>
              <w:ind w:left="574" w:right="258" w:hanging="280"/>
              <w:rPr>
                <w:rFonts w:cs="Arial"/>
              </w:rPr>
            </w:pPr>
            <w:r w:rsidRPr="008E1B56">
              <w:rPr>
                <w:rFonts w:cs="Arial"/>
              </w:rPr>
              <w:t>3.  Application redirects user to new Subscriber use case</w:t>
            </w:r>
          </w:p>
          <w:p w:rsidR="00980032" w:rsidRPr="008E1B56" w:rsidRDefault="00980032" w:rsidP="001A4A0A">
            <w:pPr>
              <w:widowControl w:val="0"/>
              <w:autoSpaceDE w:val="0"/>
              <w:autoSpaceDN w:val="0"/>
              <w:adjustRightInd w:val="0"/>
              <w:spacing w:before="81"/>
              <w:ind w:left="34"/>
              <w:rPr>
                <w:rFonts w:cs="Arial"/>
              </w:rPr>
            </w:pPr>
            <w:r w:rsidRPr="008E1B56">
              <w:rPr>
                <w:rFonts w:cs="Arial"/>
              </w:rPr>
              <w:t>A22: User has not selected a Primary Offer</w:t>
            </w:r>
          </w:p>
          <w:p w:rsidR="00980032" w:rsidRPr="008E1B56" w:rsidRDefault="00980032" w:rsidP="001A4A0A">
            <w:pPr>
              <w:widowControl w:val="0"/>
              <w:autoSpaceDE w:val="0"/>
              <w:autoSpaceDN w:val="0"/>
              <w:adjustRightInd w:val="0"/>
              <w:spacing w:before="8" w:line="100" w:lineRule="exact"/>
              <w:rPr>
                <w:rFonts w:cs="Arial"/>
              </w:rPr>
            </w:pPr>
          </w:p>
          <w:p w:rsidR="00980032" w:rsidRPr="008E1B56" w:rsidRDefault="00980032" w:rsidP="001A4A0A">
            <w:pPr>
              <w:widowControl w:val="0"/>
              <w:autoSpaceDE w:val="0"/>
              <w:autoSpaceDN w:val="0"/>
              <w:adjustRightInd w:val="0"/>
              <w:spacing w:before="60" w:line="240" w:lineRule="exact"/>
              <w:ind w:left="288" w:right="684"/>
              <w:rPr>
                <w:rFonts w:ascii="Palatino Linotype" w:hAnsi="Palatino Linotype" w:cs="Palatino Linotype"/>
              </w:rPr>
            </w:pPr>
            <w:r w:rsidRPr="008E1B56">
              <w:rPr>
                <w:rFonts w:cs="Arial"/>
              </w:rPr>
              <w:t>1.  Application redirects user to the view and manage basket, Subscriber is not created and Device is added at the account level</w:t>
            </w:r>
          </w:p>
        </w:tc>
      </w:tr>
    </w:tbl>
    <w:p w:rsidR="00980032" w:rsidRDefault="00980032" w:rsidP="00980032">
      <w:pPr>
        <w:pStyle w:val="BodyText"/>
      </w:pPr>
    </w:p>
    <w:p w:rsidR="00980032" w:rsidRDefault="00980032" w:rsidP="00980032">
      <w:pPr>
        <w:pStyle w:val="Heading4"/>
      </w:pPr>
      <w:bookmarkStart w:id="514" w:name="_Toc364961243"/>
      <w:r w:rsidRPr="00C84AAB">
        <w:t>NSA00</w:t>
      </w:r>
      <w:r>
        <w:t xml:space="preserve">40 </w:t>
      </w:r>
      <w:r w:rsidRPr="00C84AAB">
        <w:t>-</w:t>
      </w:r>
      <w:r>
        <w:t xml:space="preserve"> New subscriber</w:t>
      </w:r>
      <w:r w:rsidRPr="00C84AAB">
        <w:t xml:space="preserve"> </w:t>
      </w:r>
      <w:r>
        <w:t>(Modified)</w:t>
      </w:r>
      <w:bookmarkEnd w:id="514"/>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New subscriber</w:t>
            </w:r>
          </w:p>
        </w:tc>
        <w:tc>
          <w:tcPr>
            <w:tcW w:w="3596" w:type="dxa"/>
            <w:shd w:val="clear" w:color="auto" w:fill="E6E6E6"/>
          </w:tcPr>
          <w:p w:rsidR="00980032" w:rsidRPr="00E442E7" w:rsidRDefault="00980032" w:rsidP="001A4A0A">
            <w:pPr>
              <w:pStyle w:val="TableHeading"/>
            </w:pPr>
            <w:r>
              <w:t>NSA0040</w:t>
            </w:r>
            <w:r w:rsidRPr="00E442E7">
              <w:t xml:space="preserve"> </w:t>
            </w:r>
          </w:p>
        </w:tc>
      </w:tr>
      <w:tr w:rsidR="00980032" w:rsidRPr="00E442E7" w:rsidTr="001A4A0A">
        <w:tc>
          <w:tcPr>
            <w:tcW w:w="2268" w:type="dxa"/>
          </w:tcPr>
          <w:p w:rsidR="00980032" w:rsidRPr="00E442E7" w:rsidRDefault="00980032" w:rsidP="001A4A0A">
            <w:r w:rsidRPr="00E442E7">
              <w:t>Primary actors</w:t>
            </w:r>
          </w:p>
        </w:tc>
        <w:tc>
          <w:tcPr>
            <w:tcW w:w="6908" w:type="dxa"/>
            <w:gridSpan w:val="2"/>
          </w:tcPr>
          <w:p w:rsidR="00980032" w:rsidRPr="00F766B1" w:rsidRDefault="00980032" w:rsidP="001A4A0A">
            <w:pPr>
              <w:pStyle w:val="BodyText"/>
              <w:rPr>
                <w:rFonts w:cs="Arial"/>
              </w:rPr>
            </w:pPr>
            <w:r w:rsidRPr="00F766B1">
              <w:rPr>
                <w:rFonts w:cs="Arial"/>
              </w:rPr>
              <w:t>Dealer user</w:t>
            </w:r>
          </w:p>
          <w:p w:rsidR="00980032" w:rsidRDefault="00980032" w:rsidP="001A4A0A">
            <w:pPr>
              <w:pStyle w:val="BodyText"/>
              <w:rPr>
                <w:rFonts w:cs="Arial"/>
              </w:rPr>
            </w:pPr>
            <w:r w:rsidRPr="00C84AAB">
              <w:rPr>
                <w:rFonts w:cs="Arial"/>
              </w:rPr>
              <w:t>CSR user</w:t>
            </w:r>
          </w:p>
          <w:p w:rsidR="00980032" w:rsidRPr="00C84AAB" w:rsidRDefault="00980032" w:rsidP="001A4A0A">
            <w:pPr>
              <w:pStyle w:val="BodyText"/>
              <w:rPr>
                <w:rFonts w:cs="Arial"/>
              </w:rPr>
            </w:pPr>
            <w:r>
              <w:rPr>
                <w:rFonts w:cs="Arial"/>
              </w:rPr>
              <w:t>Business user</w:t>
            </w:r>
          </w:p>
        </w:tc>
      </w:tr>
      <w:tr w:rsidR="00980032" w:rsidRPr="00E442E7" w:rsidTr="001A4A0A">
        <w:tc>
          <w:tcPr>
            <w:tcW w:w="2268" w:type="dxa"/>
          </w:tcPr>
          <w:p w:rsidR="00980032" w:rsidRPr="00E442E7" w:rsidRDefault="00980032" w:rsidP="001A4A0A">
            <w:r w:rsidRPr="00E442E7">
              <w:t>Summary Goal</w:t>
            </w:r>
          </w:p>
        </w:tc>
        <w:tc>
          <w:tcPr>
            <w:tcW w:w="6908" w:type="dxa"/>
            <w:gridSpan w:val="2"/>
          </w:tcPr>
          <w:p w:rsidR="00980032" w:rsidRPr="00C84AAB" w:rsidRDefault="00980032" w:rsidP="001A4A0A">
            <w:pPr>
              <w:pStyle w:val="BodyText"/>
              <w:rPr>
                <w:rFonts w:cs="Arial"/>
              </w:rPr>
            </w:pPr>
            <w:r w:rsidRPr="00C464CB">
              <w:rPr>
                <w:rFonts w:cs="Arial"/>
              </w:rPr>
              <w:t>This use case allows user creating a new subscriber</w:t>
            </w:r>
          </w:p>
        </w:tc>
      </w:tr>
      <w:tr w:rsidR="00980032" w:rsidRPr="00C464CB" w:rsidTr="001A4A0A">
        <w:trPr>
          <w:trHeight w:val="176"/>
        </w:trPr>
        <w:tc>
          <w:tcPr>
            <w:tcW w:w="2268" w:type="dxa"/>
          </w:tcPr>
          <w:p w:rsidR="00980032" w:rsidRPr="00E442E7" w:rsidRDefault="00980032" w:rsidP="001A4A0A">
            <w:r w:rsidRPr="00E442E7">
              <w:t>Pre-conditions</w:t>
            </w:r>
          </w:p>
        </w:tc>
        <w:tc>
          <w:tcPr>
            <w:tcW w:w="6908" w:type="dxa"/>
            <w:gridSpan w:val="2"/>
          </w:tcPr>
          <w:p w:rsidR="00980032" w:rsidRPr="00C84AAB" w:rsidRDefault="00980032" w:rsidP="001A4A0A">
            <w:pPr>
              <w:pStyle w:val="BodyText"/>
              <w:ind w:left="-4"/>
              <w:rPr>
                <w:rFonts w:cs="Arial"/>
              </w:rPr>
            </w:pPr>
            <w:r w:rsidRPr="00C464CB">
              <w:rPr>
                <w:rFonts w:cs="Arial"/>
              </w:rPr>
              <w:t>User is in a new customer or new subscriber for existing customer process</w:t>
            </w:r>
          </w:p>
        </w:tc>
      </w:tr>
      <w:tr w:rsidR="00980032" w:rsidRPr="00E442E7" w:rsidTr="001A4A0A">
        <w:trPr>
          <w:trHeight w:val="176"/>
        </w:trPr>
        <w:tc>
          <w:tcPr>
            <w:tcW w:w="2268" w:type="dxa"/>
          </w:tcPr>
          <w:p w:rsidR="00980032" w:rsidRPr="00E442E7" w:rsidRDefault="00980032" w:rsidP="001A4A0A">
            <w:r w:rsidRPr="00E442E7">
              <w:t>Trigger</w:t>
            </w:r>
          </w:p>
        </w:tc>
        <w:tc>
          <w:tcPr>
            <w:tcW w:w="6908" w:type="dxa"/>
            <w:gridSpan w:val="2"/>
          </w:tcPr>
          <w:p w:rsidR="00980032" w:rsidRPr="00804071" w:rsidRDefault="00980032" w:rsidP="001A4A0A">
            <w:pPr>
              <w:pStyle w:val="BodyText"/>
              <w:rPr>
                <w:rFonts w:cs="Arial"/>
                <w:color w:val="FF0000"/>
              </w:rPr>
            </w:pPr>
            <w:r w:rsidRPr="00804071">
              <w:rPr>
                <w:rFonts w:cs="Arial"/>
                <w:color w:val="FF0000"/>
              </w:rPr>
              <w:t>User has either</w:t>
            </w:r>
          </w:p>
          <w:p w:rsidR="00980032" w:rsidRPr="00804071" w:rsidRDefault="00980032" w:rsidP="005E61D6">
            <w:pPr>
              <w:pStyle w:val="BodyText"/>
              <w:numPr>
                <w:ilvl w:val="0"/>
                <w:numId w:val="125"/>
              </w:numPr>
              <w:rPr>
                <w:rFonts w:cs="Arial"/>
                <w:color w:val="FF0000"/>
              </w:rPr>
            </w:pPr>
            <w:r w:rsidRPr="00804071">
              <w:rPr>
                <w:rFonts w:cs="Arial"/>
                <w:color w:val="FF0000"/>
              </w:rPr>
              <w:t>Selected a primary offer or subscriber bundle outside an account bundle</w:t>
            </w:r>
          </w:p>
          <w:p w:rsidR="00980032" w:rsidRPr="00804071" w:rsidRDefault="00980032" w:rsidP="005E61D6">
            <w:pPr>
              <w:pStyle w:val="BodyText"/>
              <w:numPr>
                <w:ilvl w:val="0"/>
                <w:numId w:val="125"/>
              </w:numPr>
              <w:rPr>
                <w:rFonts w:cs="Arial"/>
                <w:color w:val="FF0000"/>
              </w:rPr>
            </w:pPr>
            <w:r w:rsidRPr="00804071">
              <w:rPr>
                <w:rFonts w:cs="Arial"/>
                <w:color w:val="FF0000"/>
              </w:rPr>
              <w:t>Selected a subscriber bundle in context of an account bundle</w:t>
            </w:r>
          </w:p>
          <w:p w:rsidR="00980032" w:rsidRPr="00804071" w:rsidRDefault="00980032" w:rsidP="005E61D6">
            <w:pPr>
              <w:pStyle w:val="BodyText"/>
              <w:numPr>
                <w:ilvl w:val="0"/>
                <w:numId w:val="125"/>
              </w:numPr>
              <w:rPr>
                <w:rFonts w:cs="Arial"/>
                <w:color w:val="FF0000"/>
              </w:rPr>
            </w:pPr>
            <w:r w:rsidRPr="00804071">
              <w:rPr>
                <w:rFonts w:cs="Arial"/>
                <w:color w:val="FF0000"/>
              </w:rPr>
              <w:t>Selected a new account bundle with mandatory subscriber bundles</w:t>
            </w:r>
          </w:p>
        </w:tc>
      </w:tr>
      <w:tr w:rsidR="00980032" w:rsidRPr="00E442E7" w:rsidTr="001A4A0A">
        <w:trPr>
          <w:trHeight w:val="176"/>
        </w:trPr>
        <w:tc>
          <w:tcPr>
            <w:tcW w:w="2268" w:type="dxa"/>
          </w:tcPr>
          <w:p w:rsidR="00980032" w:rsidRPr="00E442E7" w:rsidRDefault="00980032" w:rsidP="001A4A0A">
            <w:r w:rsidRPr="00E442E7">
              <w:t>Minimum guarantees</w:t>
            </w:r>
          </w:p>
        </w:tc>
        <w:tc>
          <w:tcPr>
            <w:tcW w:w="6908" w:type="dxa"/>
            <w:gridSpan w:val="2"/>
          </w:tcPr>
          <w:p w:rsidR="00980032" w:rsidRPr="00804071" w:rsidRDefault="00980032" w:rsidP="001A4A0A">
            <w:pPr>
              <w:pStyle w:val="BodyText"/>
              <w:rPr>
                <w:rFonts w:cs="Arial"/>
                <w:color w:val="FF0000"/>
              </w:rPr>
            </w:pPr>
            <w:r>
              <w:rPr>
                <w:rFonts w:cs="Arial"/>
                <w:color w:val="FF0000"/>
              </w:rPr>
              <w:t>New subscriber is not added into basket with mandatory configuration not highlighted in basket view.</w:t>
            </w:r>
          </w:p>
        </w:tc>
      </w:tr>
      <w:tr w:rsidR="00980032" w:rsidRPr="00E442E7" w:rsidTr="001A4A0A">
        <w:trPr>
          <w:trHeight w:val="176"/>
        </w:trPr>
        <w:tc>
          <w:tcPr>
            <w:tcW w:w="2268" w:type="dxa"/>
          </w:tcPr>
          <w:p w:rsidR="00980032" w:rsidRPr="00E442E7" w:rsidRDefault="00980032" w:rsidP="001A4A0A">
            <w:r w:rsidRPr="00E442E7">
              <w:t>Success guarantees:</w:t>
            </w:r>
          </w:p>
        </w:tc>
        <w:tc>
          <w:tcPr>
            <w:tcW w:w="6908" w:type="dxa"/>
            <w:gridSpan w:val="2"/>
          </w:tcPr>
          <w:p w:rsidR="00980032" w:rsidRPr="00C84AAB" w:rsidRDefault="00980032" w:rsidP="001A4A0A">
            <w:pPr>
              <w:pStyle w:val="BodyText"/>
              <w:rPr>
                <w:rFonts w:cs="Arial"/>
              </w:rPr>
            </w:pPr>
            <w:r>
              <w:rPr>
                <w:rFonts w:cs="Arial"/>
              </w:rPr>
              <w:t>New subscriber has been added to the basket</w:t>
            </w:r>
          </w:p>
        </w:tc>
      </w:tr>
      <w:tr w:rsidR="00980032" w:rsidRPr="00E442E7" w:rsidTr="001A4A0A">
        <w:trPr>
          <w:trHeight w:val="176"/>
        </w:trPr>
        <w:tc>
          <w:tcPr>
            <w:tcW w:w="2268" w:type="dxa"/>
          </w:tcPr>
          <w:p w:rsidR="00980032" w:rsidRPr="00E442E7" w:rsidRDefault="00980032" w:rsidP="001A4A0A">
            <w:r w:rsidRPr="00E442E7">
              <w:t>Normal Flow:</w:t>
            </w:r>
          </w:p>
        </w:tc>
        <w:tc>
          <w:tcPr>
            <w:tcW w:w="6908" w:type="dxa"/>
            <w:gridSpan w:val="2"/>
          </w:tcPr>
          <w:p w:rsidR="00980032" w:rsidRPr="00804071" w:rsidRDefault="00980032" w:rsidP="005E61D6">
            <w:pPr>
              <w:widowControl w:val="0"/>
              <w:numPr>
                <w:ilvl w:val="0"/>
                <w:numId w:val="126"/>
              </w:numPr>
              <w:autoSpaceDE w:val="0"/>
              <w:autoSpaceDN w:val="0"/>
              <w:adjustRightInd w:val="0"/>
              <w:spacing w:before="15" w:line="240" w:lineRule="exact"/>
              <w:ind w:left="360" w:right="550"/>
              <w:rPr>
                <w:rFonts w:cs="Arial"/>
                <w:color w:val="FF0000"/>
              </w:rPr>
            </w:pPr>
            <w:r w:rsidRPr="00804071">
              <w:rPr>
                <w:rFonts w:cs="Arial"/>
                <w:color w:val="FF0000"/>
              </w:rPr>
              <w:t>Application adds the new subscriber in the basket (A1),(A2),(A3)</w:t>
            </w:r>
          </w:p>
          <w:p w:rsidR="00980032" w:rsidRPr="00804071" w:rsidRDefault="00980032" w:rsidP="005E61D6">
            <w:pPr>
              <w:widowControl w:val="0"/>
              <w:numPr>
                <w:ilvl w:val="0"/>
                <w:numId w:val="126"/>
              </w:numPr>
              <w:autoSpaceDE w:val="0"/>
              <w:autoSpaceDN w:val="0"/>
              <w:adjustRightInd w:val="0"/>
              <w:spacing w:line="240" w:lineRule="exact"/>
              <w:ind w:left="360"/>
              <w:rPr>
                <w:rFonts w:ascii="Palatino Linotype" w:hAnsi="Palatino Linotype" w:cs="Palatino Linotype"/>
                <w:color w:val="FF0000"/>
              </w:rPr>
            </w:pPr>
            <w:r w:rsidRPr="00804071">
              <w:rPr>
                <w:rFonts w:cs="Arial"/>
                <w:color w:val="FF0000"/>
              </w:rPr>
              <w:t>Application redirects user to the view basket page</w:t>
            </w:r>
          </w:p>
        </w:tc>
      </w:tr>
      <w:tr w:rsidR="00980032" w:rsidRPr="00087762" w:rsidTr="001A4A0A">
        <w:trPr>
          <w:trHeight w:val="176"/>
        </w:trPr>
        <w:tc>
          <w:tcPr>
            <w:tcW w:w="2268" w:type="dxa"/>
          </w:tcPr>
          <w:p w:rsidR="00980032" w:rsidRPr="00E442E7" w:rsidRDefault="00980032" w:rsidP="001A4A0A">
            <w:r w:rsidRPr="00E442E7">
              <w:t>Alternative Flows:</w:t>
            </w:r>
          </w:p>
        </w:tc>
        <w:tc>
          <w:tcPr>
            <w:tcW w:w="6908" w:type="dxa"/>
            <w:gridSpan w:val="2"/>
          </w:tcPr>
          <w:p w:rsidR="00980032" w:rsidRPr="00804071" w:rsidRDefault="00980032" w:rsidP="001A4A0A">
            <w:pPr>
              <w:widowControl w:val="0"/>
              <w:autoSpaceDE w:val="0"/>
              <w:autoSpaceDN w:val="0"/>
              <w:adjustRightInd w:val="0"/>
              <w:spacing w:before="60" w:line="240" w:lineRule="exact"/>
              <w:ind w:right="684"/>
              <w:rPr>
                <w:rFonts w:cs="Arial"/>
                <w:color w:val="FF0000"/>
              </w:rPr>
            </w:pPr>
            <w:r w:rsidRPr="00804071">
              <w:rPr>
                <w:rFonts w:cs="Arial"/>
                <w:color w:val="FF0000"/>
              </w:rPr>
              <w:t>A1: User has selected a subscriber bundle in context of an account bundle or subscriber bundle is mandatory for a new account bundle</w:t>
            </w:r>
          </w:p>
          <w:p w:rsidR="00980032" w:rsidRPr="00804071" w:rsidRDefault="00980032" w:rsidP="005E61D6">
            <w:pPr>
              <w:widowControl w:val="0"/>
              <w:numPr>
                <w:ilvl w:val="0"/>
                <w:numId w:val="127"/>
              </w:numPr>
              <w:autoSpaceDE w:val="0"/>
              <w:autoSpaceDN w:val="0"/>
              <w:adjustRightInd w:val="0"/>
              <w:spacing w:before="60" w:line="240" w:lineRule="exact"/>
              <w:ind w:right="684"/>
              <w:rPr>
                <w:rFonts w:cs="Arial"/>
                <w:color w:val="FF0000"/>
              </w:rPr>
            </w:pPr>
            <w:r w:rsidRPr="00804071">
              <w:rPr>
                <w:rFonts w:cs="Arial"/>
                <w:color w:val="FF0000"/>
              </w:rPr>
              <w:t>System proposes user to select selective supplementary offers if any</w:t>
            </w:r>
          </w:p>
          <w:p w:rsidR="00980032" w:rsidRPr="00804071" w:rsidRDefault="00980032" w:rsidP="005E61D6">
            <w:pPr>
              <w:widowControl w:val="0"/>
              <w:numPr>
                <w:ilvl w:val="0"/>
                <w:numId w:val="127"/>
              </w:numPr>
              <w:autoSpaceDE w:val="0"/>
              <w:autoSpaceDN w:val="0"/>
              <w:adjustRightInd w:val="0"/>
              <w:spacing w:before="60" w:line="240" w:lineRule="exact"/>
              <w:ind w:right="684"/>
              <w:rPr>
                <w:rFonts w:cs="Arial"/>
                <w:color w:val="FF0000"/>
              </w:rPr>
            </w:pPr>
            <w:r w:rsidRPr="00804071">
              <w:rPr>
                <w:rFonts w:cs="Arial"/>
                <w:color w:val="FF0000"/>
              </w:rPr>
              <w:t>Application adds the new subscriber in the basket (A3)</w:t>
            </w:r>
          </w:p>
          <w:p w:rsidR="00980032" w:rsidRPr="00804071" w:rsidRDefault="00980032" w:rsidP="005E61D6">
            <w:pPr>
              <w:widowControl w:val="0"/>
              <w:numPr>
                <w:ilvl w:val="0"/>
                <w:numId w:val="127"/>
              </w:numPr>
              <w:autoSpaceDE w:val="0"/>
              <w:autoSpaceDN w:val="0"/>
              <w:adjustRightInd w:val="0"/>
              <w:spacing w:before="60" w:line="240" w:lineRule="exact"/>
              <w:ind w:right="684"/>
              <w:rPr>
                <w:rFonts w:cs="Arial"/>
                <w:color w:val="FF0000"/>
              </w:rPr>
            </w:pPr>
            <w:r w:rsidRPr="00804071">
              <w:rPr>
                <w:rFonts w:cs="Arial"/>
                <w:color w:val="FF0000"/>
              </w:rPr>
              <w:t>Application redirects user to the view basket page</w:t>
            </w:r>
          </w:p>
          <w:p w:rsidR="00980032" w:rsidRPr="00804071" w:rsidRDefault="00980032" w:rsidP="001A4A0A">
            <w:pPr>
              <w:widowControl w:val="0"/>
              <w:autoSpaceDE w:val="0"/>
              <w:autoSpaceDN w:val="0"/>
              <w:adjustRightInd w:val="0"/>
              <w:spacing w:before="60" w:line="240" w:lineRule="exact"/>
              <w:ind w:right="684"/>
              <w:rPr>
                <w:rFonts w:cs="Arial"/>
                <w:color w:val="FF0000"/>
              </w:rPr>
            </w:pPr>
            <w:r w:rsidRPr="00804071">
              <w:rPr>
                <w:rFonts w:cs="Arial"/>
                <w:color w:val="FF0000"/>
              </w:rPr>
              <w:t>A2: User has selected primary offer/subscriber bundle outside an account bundle but there are selective offers (subscriber bundle case) or offer prerequisite rules on the primary offer</w:t>
            </w:r>
          </w:p>
          <w:p w:rsidR="00980032" w:rsidRPr="00804071" w:rsidRDefault="00980032" w:rsidP="005E61D6">
            <w:pPr>
              <w:widowControl w:val="0"/>
              <w:numPr>
                <w:ilvl w:val="0"/>
                <w:numId w:val="128"/>
              </w:numPr>
              <w:autoSpaceDE w:val="0"/>
              <w:autoSpaceDN w:val="0"/>
              <w:adjustRightInd w:val="0"/>
              <w:spacing w:before="60" w:line="240" w:lineRule="exact"/>
              <w:ind w:right="684"/>
              <w:rPr>
                <w:rFonts w:cs="Arial"/>
                <w:color w:val="FF0000"/>
              </w:rPr>
            </w:pPr>
            <w:r w:rsidRPr="00804071">
              <w:rPr>
                <w:rFonts w:cs="Arial"/>
                <w:color w:val="FF0000"/>
              </w:rPr>
              <w:t>Application redirects user to Browse and select subscriber supplementary offers</w:t>
            </w:r>
          </w:p>
          <w:p w:rsidR="00980032" w:rsidRPr="00804071" w:rsidRDefault="00980032" w:rsidP="005E61D6">
            <w:pPr>
              <w:widowControl w:val="0"/>
              <w:numPr>
                <w:ilvl w:val="0"/>
                <w:numId w:val="128"/>
              </w:numPr>
              <w:autoSpaceDE w:val="0"/>
              <w:autoSpaceDN w:val="0"/>
              <w:adjustRightInd w:val="0"/>
              <w:spacing w:before="60" w:line="240" w:lineRule="exact"/>
              <w:ind w:right="684"/>
              <w:rPr>
                <w:rFonts w:cs="Arial"/>
                <w:color w:val="FF0000"/>
              </w:rPr>
            </w:pPr>
            <w:r w:rsidRPr="00804071">
              <w:rPr>
                <w:rFonts w:cs="Arial"/>
                <w:color w:val="FF0000"/>
              </w:rPr>
              <w:t>Application adds the new subscriber in the basket (A3)</w:t>
            </w:r>
          </w:p>
          <w:p w:rsidR="00980032" w:rsidRPr="00804071" w:rsidRDefault="00980032" w:rsidP="005E61D6">
            <w:pPr>
              <w:widowControl w:val="0"/>
              <w:numPr>
                <w:ilvl w:val="0"/>
                <w:numId w:val="128"/>
              </w:numPr>
              <w:autoSpaceDE w:val="0"/>
              <w:autoSpaceDN w:val="0"/>
              <w:adjustRightInd w:val="0"/>
              <w:spacing w:before="60" w:line="240" w:lineRule="exact"/>
              <w:ind w:right="684"/>
              <w:rPr>
                <w:rFonts w:cs="Arial"/>
                <w:color w:val="FF0000"/>
              </w:rPr>
            </w:pPr>
            <w:r w:rsidRPr="00804071">
              <w:rPr>
                <w:rFonts w:cs="Arial"/>
                <w:color w:val="FF0000"/>
              </w:rPr>
              <w:t>Application redirects user to the view basket page</w:t>
            </w:r>
          </w:p>
          <w:p w:rsidR="00980032" w:rsidRPr="00804071" w:rsidRDefault="00980032" w:rsidP="001A4A0A">
            <w:pPr>
              <w:widowControl w:val="0"/>
              <w:autoSpaceDE w:val="0"/>
              <w:autoSpaceDN w:val="0"/>
              <w:adjustRightInd w:val="0"/>
              <w:spacing w:before="60" w:line="240" w:lineRule="exact"/>
              <w:ind w:right="684"/>
              <w:rPr>
                <w:rFonts w:cs="Arial"/>
                <w:color w:val="FF0000"/>
              </w:rPr>
            </w:pPr>
            <w:r w:rsidRPr="00804071">
              <w:rPr>
                <w:rFonts w:cs="Arial"/>
                <w:color w:val="FF0000"/>
              </w:rPr>
              <w:t>A3: There are mandatory subscriber attributes or mandatory supplementary offers attributes to configure (and not defaulted or hidden)</w:t>
            </w:r>
          </w:p>
          <w:p w:rsidR="00980032" w:rsidRPr="00804071" w:rsidRDefault="00980032" w:rsidP="005E61D6">
            <w:pPr>
              <w:widowControl w:val="0"/>
              <w:numPr>
                <w:ilvl w:val="0"/>
                <w:numId w:val="129"/>
              </w:numPr>
              <w:autoSpaceDE w:val="0"/>
              <w:autoSpaceDN w:val="0"/>
              <w:adjustRightInd w:val="0"/>
              <w:spacing w:before="60" w:line="240" w:lineRule="exact"/>
              <w:ind w:right="684"/>
              <w:rPr>
                <w:rFonts w:cs="Arial"/>
                <w:color w:val="FF0000"/>
              </w:rPr>
            </w:pPr>
            <w:r w:rsidRPr="00804071">
              <w:rPr>
                <w:rFonts w:cs="Arial"/>
                <w:color w:val="FF0000"/>
              </w:rPr>
              <w:t xml:space="preserve">Application redirects user to configure </w:t>
            </w:r>
            <w:r>
              <w:rPr>
                <w:rFonts w:cs="Arial"/>
                <w:color w:val="FF0000"/>
              </w:rPr>
              <w:t xml:space="preserve">new </w:t>
            </w:r>
            <w:r w:rsidRPr="00804071">
              <w:rPr>
                <w:rFonts w:cs="Arial"/>
                <w:color w:val="FF0000"/>
              </w:rPr>
              <w:t>subscriber use case</w:t>
            </w:r>
            <w:r>
              <w:rPr>
                <w:rFonts w:cs="Arial"/>
                <w:color w:val="FF0000"/>
              </w:rPr>
              <w:t>.</w:t>
            </w:r>
          </w:p>
          <w:p w:rsidR="00980032" w:rsidRPr="00804071" w:rsidRDefault="00980032" w:rsidP="005E61D6">
            <w:pPr>
              <w:widowControl w:val="0"/>
              <w:numPr>
                <w:ilvl w:val="0"/>
                <w:numId w:val="129"/>
              </w:numPr>
              <w:autoSpaceDE w:val="0"/>
              <w:autoSpaceDN w:val="0"/>
              <w:adjustRightInd w:val="0"/>
              <w:spacing w:before="60" w:line="240" w:lineRule="exact"/>
              <w:ind w:right="684"/>
              <w:rPr>
                <w:rFonts w:cs="Arial"/>
                <w:color w:val="FF0000"/>
              </w:rPr>
            </w:pPr>
            <w:r w:rsidRPr="00804071">
              <w:rPr>
                <w:rFonts w:cs="Arial"/>
                <w:color w:val="FF0000"/>
              </w:rPr>
              <w:t>Application adds the new subscriber in the basket</w:t>
            </w:r>
          </w:p>
          <w:p w:rsidR="00980032" w:rsidRPr="00804071" w:rsidRDefault="00980032" w:rsidP="005E61D6">
            <w:pPr>
              <w:widowControl w:val="0"/>
              <w:numPr>
                <w:ilvl w:val="0"/>
                <w:numId w:val="129"/>
              </w:numPr>
              <w:autoSpaceDE w:val="0"/>
              <w:autoSpaceDN w:val="0"/>
              <w:adjustRightInd w:val="0"/>
              <w:spacing w:before="60" w:line="240" w:lineRule="exact"/>
              <w:ind w:right="684"/>
              <w:rPr>
                <w:rFonts w:cs="Arial"/>
                <w:color w:val="FF0000"/>
              </w:rPr>
            </w:pPr>
            <w:r w:rsidRPr="00804071">
              <w:rPr>
                <w:rFonts w:cs="Arial"/>
                <w:color w:val="FF0000"/>
              </w:rPr>
              <w:t>Application redirects user to the view basket page</w:t>
            </w:r>
          </w:p>
        </w:tc>
      </w:tr>
    </w:tbl>
    <w:p w:rsidR="00980032" w:rsidRDefault="00980032" w:rsidP="00980032">
      <w:pPr>
        <w:pStyle w:val="BodyText"/>
        <w:widowControl w:val="0"/>
      </w:pPr>
    </w:p>
    <w:p w:rsidR="00980032" w:rsidRDefault="00980032" w:rsidP="00980032">
      <w:pPr>
        <w:pStyle w:val="BodyText"/>
      </w:pPr>
    </w:p>
    <w:p w:rsidR="00980032" w:rsidRPr="00EB01C9" w:rsidRDefault="00980032" w:rsidP="00980032">
      <w:pPr>
        <w:pStyle w:val="Heading4"/>
        <w:numPr>
          <w:ilvl w:val="3"/>
          <w:numId w:val="16"/>
        </w:numPr>
      </w:pPr>
      <w:bookmarkStart w:id="515" w:name="_Toc364961244"/>
      <w:r w:rsidRPr="00EB01C9">
        <w:t>NSA0090</w:t>
      </w:r>
      <w:r>
        <w:t xml:space="preserve"> </w:t>
      </w:r>
      <w:r w:rsidRPr="00EB01C9">
        <w:t>-</w:t>
      </w:r>
      <w:r>
        <w:t xml:space="preserve"> </w:t>
      </w:r>
      <w:r w:rsidRPr="00EB01C9">
        <w:t>Configure subscriber external id (Modified)</w:t>
      </w:r>
      <w:bookmarkEnd w:id="515"/>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62386B" w:rsidTr="001A4A0A">
        <w:trPr>
          <w:trHeight w:val="360"/>
        </w:trPr>
        <w:tc>
          <w:tcPr>
            <w:tcW w:w="5580" w:type="dxa"/>
            <w:gridSpan w:val="2"/>
            <w:shd w:val="clear" w:color="auto" w:fill="E6E6E6"/>
          </w:tcPr>
          <w:p w:rsidR="00980032" w:rsidRPr="0062386B" w:rsidRDefault="00980032" w:rsidP="001A4A0A">
            <w:pPr>
              <w:pStyle w:val="TableHeading"/>
              <w:rPr>
                <w:color w:val="FF0000"/>
              </w:rPr>
            </w:pPr>
            <w:r w:rsidRPr="0062386B">
              <w:rPr>
                <w:color w:val="FF0000"/>
              </w:rPr>
              <w:t>Configure subscriber external id</w:t>
            </w:r>
          </w:p>
        </w:tc>
        <w:tc>
          <w:tcPr>
            <w:tcW w:w="3596" w:type="dxa"/>
            <w:shd w:val="clear" w:color="auto" w:fill="E6E6E6"/>
          </w:tcPr>
          <w:p w:rsidR="00980032" w:rsidRPr="0062386B" w:rsidRDefault="00980032" w:rsidP="001A4A0A">
            <w:pPr>
              <w:pStyle w:val="TableHeading"/>
              <w:rPr>
                <w:color w:val="FF0000"/>
              </w:rPr>
            </w:pPr>
            <w:r w:rsidRPr="0062386B">
              <w:rPr>
                <w:color w:val="FF0000"/>
              </w:rPr>
              <w:t xml:space="preserve">NSA0090 </w:t>
            </w:r>
          </w:p>
        </w:tc>
      </w:tr>
      <w:tr w:rsidR="00980032" w:rsidRPr="0062386B" w:rsidTr="001A4A0A">
        <w:tc>
          <w:tcPr>
            <w:tcW w:w="2268" w:type="dxa"/>
          </w:tcPr>
          <w:p w:rsidR="00980032" w:rsidRPr="0062386B" w:rsidRDefault="00980032" w:rsidP="001A4A0A">
            <w:pPr>
              <w:rPr>
                <w:color w:val="FF0000"/>
              </w:rPr>
            </w:pPr>
            <w:r w:rsidRPr="0062386B">
              <w:rPr>
                <w:color w:val="FF0000"/>
              </w:rPr>
              <w:t>Primary actors</w:t>
            </w:r>
          </w:p>
        </w:tc>
        <w:tc>
          <w:tcPr>
            <w:tcW w:w="6908" w:type="dxa"/>
            <w:gridSpan w:val="2"/>
          </w:tcPr>
          <w:p w:rsidR="00980032" w:rsidRPr="0062386B" w:rsidRDefault="00980032" w:rsidP="001A4A0A">
            <w:pPr>
              <w:pStyle w:val="BodyText"/>
              <w:rPr>
                <w:rFonts w:cs="Arial"/>
                <w:color w:val="FF0000"/>
              </w:rPr>
            </w:pPr>
            <w:r w:rsidRPr="0062386B">
              <w:rPr>
                <w:rFonts w:cs="Arial"/>
                <w:color w:val="FF0000"/>
              </w:rPr>
              <w:t>Dealer user</w:t>
            </w:r>
          </w:p>
          <w:p w:rsidR="00980032" w:rsidRPr="0062386B" w:rsidRDefault="00980032" w:rsidP="001A4A0A">
            <w:pPr>
              <w:pStyle w:val="BodyText"/>
              <w:rPr>
                <w:rFonts w:cs="Arial"/>
                <w:color w:val="FF0000"/>
              </w:rPr>
            </w:pPr>
            <w:r w:rsidRPr="0062386B">
              <w:rPr>
                <w:rFonts w:cs="Arial"/>
                <w:color w:val="FF0000"/>
              </w:rPr>
              <w:t>CSR user</w:t>
            </w:r>
          </w:p>
          <w:p w:rsidR="00980032" w:rsidRPr="0062386B" w:rsidRDefault="00980032" w:rsidP="001A4A0A">
            <w:pPr>
              <w:pStyle w:val="BodyText"/>
              <w:rPr>
                <w:rFonts w:cs="Arial"/>
                <w:color w:val="FF0000"/>
              </w:rPr>
            </w:pPr>
            <w:r w:rsidRPr="0062386B">
              <w:rPr>
                <w:rFonts w:cs="Arial"/>
                <w:color w:val="FF0000"/>
              </w:rPr>
              <w:t>Business user</w:t>
            </w:r>
          </w:p>
        </w:tc>
      </w:tr>
      <w:tr w:rsidR="00980032" w:rsidRPr="0062386B" w:rsidTr="001A4A0A">
        <w:tc>
          <w:tcPr>
            <w:tcW w:w="2268" w:type="dxa"/>
          </w:tcPr>
          <w:p w:rsidR="00980032" w:rsidRPr="0062386B" w:rsidRDefault="00980032" w:rsidP="001A4A0A">
            <w:pPr>
              <w:rPr>
                <w:color w:val="FF0000"/>
              </w:rPr>
            </w:pPr>
            <w:r w:rsidRPr="0062386B">
              <w:rPr>
                <w:color w:val="FF0000"/>
              </w:rPr>
              <w:t>Summary Goal</w:t>
            </w:r>
          </w:p>
        </w:tc>
        <w:tc>
          <w:tcPr>
            <w:tcW w:w="6908" w:type="dxa"/>
            <w:gridSpan w:val="2"/>
          </w:tcPr>
          <w:p w:rsidR="00980032" w:rsidRPr="0062386B" w:rsidRDefault="00980032" w:rsidP="001A4A0A">
            <w:pPr>
              <w:pStyle w:val="BodyText"/>
              <w:rPr>
                <w:rFonts w:cs="Arial"/>
                <w:color w:val="FF0000"/>
              </w:rPr>
            </w:pPr>
            <w:r w:rsidRPr="0062386B">
              <w:rPr>
                <w:rFonts w:cs="Arial"/>
                <w:color w:val="FF0000"/>
              </w:rPr>
              <w:t>Allows the user to configure external ID type for the new subscriber</w:t>
            </w:r>
          </w:p>
        </w:tc>
      </w:tr>
      <w:tr w:rsidR="00980032" w:rsidRPr="0062386B" w:rsidTr="001A4A0A">
        <w:trPr>
          <w:trHeight w:val="176"/>
        </w:trPr>
        <w:tc>
          <w:tcPr>
            <w:tcW w:w="2268" w:type="dxa"/>
          </w:tcPr>
          <w:p w:rsidR="00980032" w:rsidRPr="0062386B" w:rsidRDefault="00980032" w:rsidP="001A4A0A">
            <w:pPr>
              <w:rPr>
                <w:color w:val="FF0000"/>
              </w:rPr>
            </w:pPr>
            <w:r w:rsidRPr="0062386B">
              <w:rPr>
                <w:color w:val="FF0000"/>
              </w:rPr>
              <w:t>Pre-conditions</w:t>
            </w:r>
          </w:p>
        </w:tc>
        <w:tc>
          <w:tcPr>
            <w:tcW w:w="6908" w:type="dxa"/>
            <w:gridSpan w:val="2"/>
          </w:tcPr>
          <w:p w:rsidR="00980032" w:rsidRPr="0062386B" w:rsidRDefault="00980032" w:rsidP="001A4A0A">
            <w:pPr>
              <w:pStyle w:val="BodyText"/>
              <w:ind w:left="-4"/>
              <w:rPr>
                <w:rFonts w:cs="Arial"/>
                <w:color w:val="FF0000"/>
              </w:rPr>
            </w:pPr>
            <w:r w:rsidRPr="0062386B">
              <w:rPr>
                <w:rFonts w:cs="Arial"/>
                <w:color w:val="FF0000"/>
              </w:rPr>
              <w:t>There is a new subscriber under subscription</w:t>
            </w:r>
          </w:p>
        </w:tc>
      </w:tr>
      <w:tr w:rsidR="00980032" w:rsidRPr="0062386B" w:rsidTr="001A4A0A">
        <w:trPr>
          <w:trHeight w:val="176"/>
        </w:trPr>
        <w:tc>
          <w:tcPr>
            <w:tcW w:w="2268" w:type="dxa"/>
          </w:tcPr>
          <w:p w:rsidR="00980032" w:rsidRPr="0062386B" w:rsidRDefault="00980032" w:rsidP="001A4A0A">
            <w:pPr>
              <w:rPr>
                <w:color w:val="FF0000"/>
              </w:rPr>
            </w:pPr>
            <w:r w:rsidRPr="0062386B">
              <w:rPr>
                <w:color w:val="FF0000"/>
              </w:rPr>
              <w:t>Trigger</w:t>
            </w:r>
          </w:p>
        </w:tc>
        <w:tc>
          <w:tcPr>
            <w:tcW w:w="6908" w:type="dxa"/>
            <w:gridSpan w:val="2"/>
          </w:tcPr>
          <w:p w:rsidR="00980032" w:rsidRPr="0062386B" w:rsidRDefault="00980032" w:rsidP="001A4A0A">
            <w:pPr>
              <w:widowControl w:val="0"/>
              <w:autoSpaceDE w:val="0"/>
              <w:autoSpaceDN w:val="0"/>
              <w:adjustRightInd w:val="0"/>
              <w:spacing w:line="268" w:lineRule="exact"/>
              <w:ind w:left="35"/>
              <w:rPr>
                <w:rFonts w:cs="Arial"/>
                <w:color w:val="FF0000"/>
              </w:rPr>
            </w:pPr>
            <w:r w:rsidRPr="0062386B">
              <w:rPr>
                <w:rFonts w:cs="Arial"/>
                <w:color w:val="FF0000"/>
              </w:rPr>
              <w:t>User is creating a new subscriber</w:t>
            </w:r>
          </w:p>
          <w:p w:rsidR="00980032" w:rsidRPr="0062386B" w:rsidRDefault="00980032" w:rsidP="001A4A0A">
            <w:pPr>
              <w:pStyle w:val="BodyText"/>
              <w:rPr>
                <w:rFonts w:cs="Arial"/>
                <w:color w:val="FF0000"/>
              </w:rPr>
            </w:pPr>
            <w:r w:rsidRPr="0062386B">
              <w:rPr>
                <w:rFonts w:cs="Arial"/>
                <w:color w:val="FF0000"/>
              </w:rPr>
              <w:t>User is reconfiguring external ids of a subscriber selection in the basket</w:t>
            </w:r>
          </w:p>
        </w:tc>
      </w:tr>
      <w:tr w:rsidR="00980032" w:rsidRPr="0062386B" w:rsidTr="001A4A0A">
        <w:trPr>
          <w:trHeight w:val="176"/>
        </w:trPr>
        <w:tc>
          <w:tcPr>
            <w:tcW w:w="2268" w:type="dxa"/>
          </w:tcPr>
          <w:p w:rsidR="00980032" w:rsidRPr="0062386B" w:rsidRDefault="00980032" w:rsidP="001A4A0A">
            <w:pPr>
              <w:rPr>
                <w:color w:val="FF0000"/>
              </w:rPr>
            </w:pPr>
            <w:r w:rsidRPr="0062386B">
              <w:rPr>
                <w:color w:val="FF0000"/>
              </w:rPr>
              <w:t>Minimum guarantees</w:t>
            </w:r>
          </w:p>
        </w:tc>
        <w:tc>
          <w:tcPr>
            <w:tcW w:w="6908" w:type="dxa"/>
            <w:gridSpan w:val="2"/>
          </w:tcPr>
          <w:p w:rsidR="00980032" w:rsidRPr="0062386B" w:rsidRDefault="00980032" w:rsidP="001A4A0A">
            <w:pPr>
              <w:pStyle w:val="BodyText"/>
              <w:rPr>
                <w:rFonts w:cs="Arial"/>
                <w:color w:val="FF0000"/>
              </w:rPr>
            </w:pPr>
            <w:r w:rsidRPr="0062386B">
              <w:rPr>
                <w:rFonts w:cs="Arial"/>
                <w:color w:val="FF0000"/>
              </w:rPr>
              <w:t>Application displays error message if either:</w:t>
            </w:r>
          </w:p>
          <w:p w:rsidR="00980032" w:rsidRPr="0062386B" w:rsidRDefault="00980032" w:rsidP="005E61D6">
            <w:pPr>
              <w:pStyle w:val="BodyText"/>
              <w:numPr>
                <w:ilvl w:val="0"/>
                <w:numId w:val="141"/>
              </w:numPr>
              <w:rPr>
                <w:rFonts w:cs="Arial"/>
                <w:color w:val="FF0000"/>
              </w:rPr>
            </w:pPr>
            <w:r w:rsidRPr="0062386B">
              <w:rPr>
                <w:rFonts w:cs="Arial"/>
                <w:color w:val="FF0000"/>
              </w:rPr>
              <w:t>The co-requisite rule specifies an inventory line with no external ID type</w:t>
            </w:r>
          </w:p>
          <w:p w:rsidR="00980032" w:rsidRPr="0062386B" w:rsidRDefault="00980032" w:rsidP="005E61D6">
            <w:pPr>
              <w:pStyle w:val="BodyText"/>
              <w:numPr>
                <w:ilvl w:val="0"/>
                <w:numId w:val="141"/>
              </w:numPr>
              <w:rPr>
                <w:rFonts w:cs="Arial"/>
                <w:color w:val="FF0000"/>
              </w:rPr>
            </w:pPr>
            <w:r w:rsidRPr="0062386B">
              <w:rPr>
                <w:rFonts w:cs="Arial"/>
                <w:color w:val="FF0000"/>
              </w:rPr>
              <w:t>the co-requisite rule doesn't specify an inventory line and the external ID type is configured as hidden and is mandatory in the co-requisite rule</w:t>
            </w:r>
          </w:p>
          <w:p w:rsidR="00980032" w:rsidRPr="0062386B" w:rsidRDefault="00980032" w:rsidP="001A4A0A">
            <w:pPr>
              <w:pStyle w:val="BodyText"/>
              <w:rPr>
                <w:rFonts w:cs="Arial"/>
                <w:color w:val="FF0000"/>
              </w:rPr>
            </w:pPr>
            <w:r w:rsidRPr="0062386B">
              <w:rPr>
                <w:rFonts w:cs="Arial"/>
                <w:color w:val="FF0000"/>
              </w:rPr>
              <w:t>Even if the external id type is configured as hidden in the application, if there are more than one inventory type in the inventory line associated to the co-requisite rule, application requests user to configure the external id</w:t>
            </w:r>
          </w:p>
          <w:p w:rsidR="00980032" w:rsidRPr="0062386B" w:rsidRDefault="00980032" w:rsidP="001A4A0A">
            <w:pPr>
              <w:pStyle w:val="BodyText"/>
              <w:rPr>
                <w:rFonts w:cs="Arial"/>
                <w:color w:val="FF0000"/>
              </w:rPr>
            </w:pPr>
            <w:r w:rsidRPr="0062386B">
              <w:rPr>
                <w:rFonts w:cs="Arial"/>
                <w:color w:val="FF0000"/>
              </w:rPr>
              <w:t>User is able to leave this configuration screen without configuring all inventory but without cancelling the new subscriber creation</w:t>
            </w:r>
          </w:p>
        </w:tc>
      </w:tr>
      <w:tr w:rsidR="00980032" w:rsidRPr="0062386B" w:rsidTr="001A4A0A">
        <w:trPr>
          <w:trHeight w:val="176"/>
        </w:trPr>
        <w:tc>
          <w:tcPr>
            <w:tcW w:w="2268" w:type="dxa"/>
          </w:tcPr>
          <w:p w:rsidR="00980032" w:rsidRPr="0062386B" w:rsidRDefault="00980032" w:rsidP="001A4A0A">
            <w:pPr>
              <w:rPr>
                <w:color w:val="FF0000"/>
              </w:rPr>
            </w:pPr>
            <w:r w:rsidRPr="0062386B">
              <w:rPr>
                <w:color w:val="FF0000"/>
              </w:rPr>
              <w:t>Success guarantees:</w:t>
            </w:r>
          </w:p>
        </w:tc>
        <w:tc>
          <w:tcPr>
            <w:tcW w:w="6908" w:type="dxa"/>
            <w:gridSpan w:val="2"/>
          </w:tcPr>
          <w:p w:rsidR="00980032" w:rsidRPr="0062386B" w:rsidRDefault="00980032" w:rsidP="001A4A0A">
            <w:pPr>
              <w:pStyle w:val="BodyText"/>
              <w:rPr>
                <w:rFonts w:cs="Arial"/>
                <w:color w:val="FF0000"/>
              </w:rPr>
            </w:pPr>
            <w:r w:rsidRPr="0062386B">
              <w:rPr>
                <w:rFonts w:cs="Arial"/>
                <w:color w:val="FF0000"/>
              </w:rPr>
              <w:t>Subscriber external id are configured</w:t>
            </w:r>
          </w:p>
        </w:tc>
      </w:tr>
      <w:tr w:rsidR="00980032" w:rsidRPr="0062386B" w:rsidTr="001A4A0A">
        <w:trPr>
          <w:trHeight w:val="176"/>
        </w:trPr>
        <w:tc>
          <w:tcPr>
            <w:tcW w:w="2268" w:type="dxa"/>
          </w:tcPr>
          <w:p w:rsidR="00980032" w:rsidRPr="0062386B" w:rsidRDefault="00980032" w:rsidP="001A4A0A">
            <w:pPr>
              <w:rPr>
                <w:color w:val="FF0000"/>
              </w:rPr>
            </w:pPr>
            <w:r w:rsidRPr="0062386B">
              <w:rPr>
                <w:color w:val="FF0000"/>
              </w:rPr>
              <w:t>Normal Flow:</w:t>
            </w:r>
          </w:p>
        </w:tc>
        <w:tc>
          <w:tcPr>
            <w:tcW w:w="6908" w:type="dxa"/>
            <w:gridSpan w:val="2"/>
          </w:tcPr>
          <w:p w:rsidR="00980032" w:rsidRPr="0062386B" w:rsidRDefault="00980032" w:rsidP="005E61D6">
            <w:pPr>
              <w:widowControl w:val="0"/>
              <w:numPr>
                <w:ilvl w:val="0"/>
                <w:numId w:val="131"/>
              </w:numPr>
              <w:autoSpaceDE w:val="0"/>
              <w:autoSpaceDN w:val="0"/>
              <w:adjustRightInd w:val="0"/>
              <w:spacing w:before="60" w:line="240" w:lineRule="exact"/>
              <w:ind w:right="484"/>
              <w:rPr>
                <w:rFonts w:ascii="Palatino Linotype" w:hAnsi="Palatino Linotype" w:cs="Palatino Linotype"/>
                <w:color w:val="FF0000"/>
                <w:spacing w:val="1"/>
              </w:rPr>
            </w:pPr>
            <w:r w:rsidRPr="0062386B">
              <w:rPr>
                <w:rFonts w:cs="Arial"/>
                <w:color w:val="FF0000"/>
              </w:rPr>
              <w:t>Application displays list of different external id to configure</w:t>
            </w:r>
          </w:p>
          <w:p w:rsidR="00980032" w:rsidRPr="0062386B" w:rsidRDefault="00980032" w:rsidP="005E61D6">
            <w:pPr>
              <w:widowControl w:val="0"/>
              <w:numPr>
                <w:ilvl w:val="0"/>
                <w:numId w:val="131"/>
              </w:numPr>
              <w:autoSpaceDE w:val="0"/>
              <w:autoSpaceDN w:val="0"/>
              <w:adjustRightInd w:val="0"/>
              <w:spacing w:before="60" w:line="240" w:lineRule="exact"/>
              <w:ind w:right="484"/>
              <w:rPr>
                <w:rFonts w:cs="Arial"/>
                <w:color w:val="FF0000"/>
              </w:rPr>
            </w:pPr>
            <w:r w:rsidRPr="0062386B">
              <w:rPr>
                <w:rFonts w:cs="Arial"/>
                <w:color w:val="FF0000"/>
              </w:rPr>
              <w:t>For every external id, application displays:</w:t>
            </w:r>
            <w:r w:rsidRPr="0062386B">
              <w:rPr>
                <w:rFonts w:cs="Arial"/>
                <w:color w:val="FF0000"/>
              </w:rPr>
              <w:br/>
              <w:t>- The external id value and inventory type if already set (A1)</w:t>
            </w:r>
            <w:r w:rsidRPr="0062386B">
              <w:rPr>
                <w:rFonts w:ascii="Palatino Linotype" w:hAnsi="Palatino Linotype" w:cs="Palatino Linotype"/>
                <w:color w:val="FF0000"/>
                <w:spacing w:val="1"/>
              </w:rPr>
              <w:br/>
            </w:r>
            <w:r w:rsidRPr="0062386B">
              <w:rPr>
                <w:rFonts w:cs="Arial"/>
                <w:color w:val="FF0000"/>
              </w:rPr>
              <w:t>- A form to assign a new inventory item or to set a manual place holder (A2)</w:t>
            </w:r>
            <w:r w:rsidRPr="0062386B">
              <w:rPr>
                <w:rFonts w:cs="Arial"/>
                <w:color w:val="FF0000"/>
              </w:rPr>
              <w:br/>
              <w:t>- A visual cue specifying the external id is not set</w:t>
            </w:r>
          </w:p>
          <w:p w:rsidR="00980032" w:rsidRPr="0062386B" w:rsidRDefault="00980032" w:rsidP="005E61D6">
            <w:pPr>
              <w:widowControl w:val="0"/>
              <w:numPr>
                <w:ilvl w:val="0"/>
                <w:numId w:val="131"/>
              </w:numPr>
              <w:autoSpaceDE w:val="0"/>
              <w:autoSpaceDN w:val="0"/>
              <w:adjustRightInd w:val="0"/>
              <w:spacing w:before="60" w:line="240" w:lineRule="exact"/>
              <w:ind w:right="484"/>
              <w:rPr>
                <w:rFonts w:cs="Arial"/>
                <w:color w:val="FF0000"/>
              </w:rPr>
            </w:pPr>
            <w:r w:rsidRPr="0062386B">
              <w:rPr>
                <w:rFonts w:cs="Arial"/>
                <w:color w:val="FF0000"/>
              </w:rPr>
              <w:t>For a given external id, user specifies an inventory type, enters a value (wildcards allowed and empty is considered as ‘*’)  and click on assign option (A3)(A4)</w:t>
            </w:r>
          </w:p>
          <w:p w:rsidR="00980032" w:rsidRPr="0062386B" w:rsidRDefault="00980032" w:rsidP="005E61D6">
            <w:pPr>
              <w:widowControl w:val="0"/>
              <w:numPr>
                <w:ilvl w:val="0"/>
                <w:numId w:val="131"/>
              </w:numPr>
              <w:autoSpaceDE w:val="0"/>
              <w:autoSpaceDN w:val="0"/>
              <w:adjustRightInd w:val="0"/>
              <w:spacing w:before="60" w:line="240" w:lineRule="exact"/>
              <w:ind w:right="484"/>
              <w:rPr>
                <w:rFonts w:cs="Arial"/>
                <w:color w:val="FF0000"/>
              </w:rPr>
            </w:pPr>
            <w:r w:rsidRPr="0062386B">
              <w:rPr>
                <w:rFonts w:cs="Arial"/>
                <w:color w:val="FF0000"/>
              </w:rPr>
              <w:t>Application research in inventory module available inventory item matching user entered criteria and ‘assign’ it to the external id (A5)(A6)(A7)</w:t>
            </w:r>
          </w:p>
          <w:p w:rsidR="00980032" w:rsidRPr="0062386B" w:rsidRDefault="00980032" w:rsidP="005E61D6">
            <w:pPr>
              <w:widowControl w:val="0"/>
              <w:numPr>
                <w:ilvl w:val="0"/>
                <w:numId w:val="131"/>
              </w:numPr>
              <w:autoSpaceDE w:val="0"/>
              <w:autoSpaceDN w:val="0"/>
              <w:adjustRightInd w:val="0"/>
              <w:spacing w:before="60" w:line="240" w:lineRule="exact"/>
              <w:ind w:right="484"/>
              <w:rPr>
                <w:rFonts w:cs="Arial"/>
                <w:color w:val="FF0000"/>
              </w:rPr>
            </w:pPr>
            <w:r w:rsidRPr="0062386B">
              <w:rPr>
                <w:rFonts w:cs="Arial"/>
                <w:color w:val="FF0000"/>
              </w:rPr>
              <w:t>User set all external id and validate the form (A8)</w:t>
            </w:r>
          </w:p>
          <w:p w:rsidR="00980032" w:rsidRPr="0062386B" w:rsidRDefault="00980032" w:rsidP="005E61D6">
            <w:pPr>
              <w:widowControl w:val="0"/>
              <w:numPr>
                <w:ilvl w:val="0"/>
                <w:numId w:val="131"/>
              </w:numPr>
              <w:autoSpaceDE w:val="0"/>
              <w:autoSpaceDN w:val="0"/>
              <w:adjustRightInd w:val="0"/>
              <w:spacing w:before="60" w:line="240" w:lineRule="exact"/>
              <w:ind w:right="484"/>
              <w:rPr>
                <w:rFonts w:cs="Arial"/>
                <w:color w:val="FF0000"/>
              </w:rPr>
            </w:pPr>
            <w:r w:rsidRPr="0062386B">
              <w:rPr>
                <w:rFonts w:cs="Arial"/>
                <w:color w:val="FF0000"/>
              </w:rPr>
              <w:t>Use case returns</w:t>
            </w:r>
          </w:p>
        </w:tc>
      </w:tr>
      <w:tr w:rsidR="00980032" w:rsidRPr="0062386B" w:rsidTr="001A4A0A">
        <w:trPr>
          <w:trHeight w:val="176"/>
        </w:trPr>
        <w:tc>
          <w:tcPr>
            <w:tcW w:w="2268" w:type="dxa"/>
          </w:tcPr>
          <w:p w:rsidR="00980032" w:rsidRPr="0062386B" w:rsidRDefault="00980032" w:rsidP="001A4A0A">
            <w:pPr>
              <w:rPr>
                <w:color w:val="FF0000"/>
              </w:rPr>
            </w:pPr>
            <w:r w:rsidRPr="0062386B">
              <w:rPr>
                <w:color w:val="FF0000"/>
              </w:rPr>
              <w:t>Alternative Flows:</w:t>
            </w:r>
          </w:p>
        </w:tc>
        <w:tc>
          <w:tcPr>
            <w:tcW w:w="6908" w:type="dxa"/>
            <w:gridSpan w:val="2"/>
          </w:tcPr>
          <w:p w:rsidR="00980032" w:rsidRPr="0062386B" w:rsidRDefault="00980032" w:rsidP="001A4A0A">
            <w:pPr>
              <w:widowControl w:val="0"/>
              <w:autoSpaceDE w:val="0"/>
              <w:autoSpaceDN w:val="0"/>
              <w:adjustRightInd w:val="0"/>
              <w:spacing w:before="60" w:line="240" w:lineRule="exact"/>
              <w:ind w:right="684"/>
              <w:rPr>
                <w:rFonts w:cs="Arial"/>
                <w:color w:val="FF0000"/>
              </w:rPr>
            </w:pPr>
            <w:r w:rsidRPr="0062386B">
              <w:rPr>
                <w:rFonts w:cs="Arial"/>
                <w:color w:val="FF0000"/>
              </w:rPr>
              <w:t>A1</w:t>
            </w:r>
            <w:r>
              <w:rPr>
                <w:rFonts w:cs="Arial"/>
                <w:color w:val="FF0000"/>
              </w:rPr>
              <w:t>:</w:t>
            </w:r>
            <w:r w:rsidRPr="0062386B">
              <w:rPr>
                <w:rFonts w:cs="Arial"/>
                <w:color w:val="FF0000"/>
              </w:rPr>
              <w:t xml:space="preserve"> there is no inventory line associated to the co requisite rule</w:t>
            </w:r>
          </w:p>
          <w:p w:rsidR="00980032" w:rsidRPr="0062386B" w:rsidRDefault="00980032" w:rsidP="005E61D6">
            <w:pPr>
              <w:widowControl w:val="0"/>
              <w:numPr>
                <w:ilvl w:val="0"/>
                <w:numId w:val="132"/>
              </w:numPr>
              <w:autoSpaceDE w:val="0"/>
              <w:autoSpaceDN w:val="0"/>
              <w:adjustRightInd w:val="0"/>
              <w:spacing w:before="60" w:line="240" w:lineRule="exact"/>
              <w:ind w:right="684"/>
              <w:rPr>
                <w:rFonts w:cs="Arial"/>
                <w:color w:val="FF0000"/>
              </w:rPr>
            </w:pPr>
            <w:r w:rsidRPr="0062386B">
              <w:rPr>
                <w:rFonts w:cs="Arial"/>
                <w:color w:val="FF0000"/>
              </w:rPr>
              <w:t>Application displays only the external id value</w:t>
            </w:r>
          </w:p>
          <w:p w:rsidR="00980032" w:rsidRPr="0062386B" w:rsidRDefault="00980032" w:rsidP="005E61D6">
            <w:pPr>
              <w:widowControl w:val="0"/>
              <w:numPr>
                <w:ilvl w:val="0"/>
                <w:numId w:val="132"/>
              </w:numPr>
              <w:autoSpaceDE w:val="0"/>
              <w:autoSpaceDN w:val="0"/>
              <w:adjustRightInd w:val="0"/>
              <w:spacing w:before="60" w:line="240" w:lineRule="exact"/>
              <w:ind w:right="684"/>
              <w:rPr>
                <w:rFonts w:ascii="Palatino Linotype" w:hAnsi="Palatino Linotype" w:cs="Palatino Linotype"/>
                <w:color w:val="FF0000"/>
              </w:rPr>
            </w:pPr>
            <w:r w:rsidRPr="0062386B">
              <w:rPr>
                <w:rFonts w:cs="Arial"/>
                <w:color w:val="FF0000"/>
              </w:rPr>
              <w:t>Next steps are similar to nominal case</w:t>
            </w:r>
          </w:p>
          <w:p w:rsidR="00980032" w:rsidRPr="0062386B" w:rsidRDefault="00980032" w:rsidP="001A4A0A">
            <w:pPr>
              <w:widowControl w:val="0"/>
              <w:autoSpaceDE w:val="0"/>
              <w:autoSpaceDN w:val="0"/>
              <w:adjustRightInd w:val="0"/>
              <w:spacing w:before="60" w:line="240" w:lineRule="exact"/>
              <w:ind w:right="684"/>
              <w:rPr>
                <w:rFonts w:cs="Arial"/>
                <w:color w:val="FF0000"/>
              </w:rPr>
            </w:pPr>
            <w:r w:rsidRPr="0062386B">
              <w:rPr>
                <w:rFonts w:cs="Arial"/>
                <w:color w:val="FF0000"/>
              </w:rPr>
              <w:t>A2</w:t>
            </w:r>
            <w:r>
              <w:rPr>
                <w:rFonts w:cs="Arial"/>
                <w:color w:val="FF0000"/>
              </w:rPr>
              <w:t>:</w:t>
            </w:r>
            <w:r w:rsidRPr="0062386B">
              <w:rPr>
                <w:rFonts w:cs="Arial"/>
                <w:color w:val="FF0000"/>
              </w:rPr>
              <w:t xml:space="preserve"> Either there is no inventory line associated to the co requisite rule or inventory module doesn’t allow manual place holder for this external id</w:t>
            </w:r>
          </w:p>
          <w:p w:rsidR="00980032" w:rsidRPr="0062386B" w:rsidRDefault="00980032" w:rsidP="005E61D6">
            <w:pPr>
              <w:widowControl w:val="0"/>
              <w:numPr>
                <w:ilvl w:val="0"/>
                <w:numId w:val="142"/>
              </w:numPr>
              <w:autoSpaceDE w:val="0"/>
              <w:autoSpaceDN w:val="0"/>
              <w:adjustRightInd w:val="0"/>
              <w:spacing w:before="60" w:line="240" w:lineRule="exact"/>
              <w:ind w:right="684"/>
              <w:rPr>
                <w:rFonts w:ascii="Palatino Linotype" w:hAnsi="Palatino Linotype" w:cs="Palatino Linotype"/>
                <w:color w:val="FF0000"/>
              </w:rPr>
            </w:pPr>
            <w:r w:rsidRPr="0062386B">
              <w:rPr>
                <w:rFonts w:cs="Arial"/>
                <w:color w:val="FF0000"/>
              </w:rPr>
              <w:t>Application doesn’t display the option to set a manual place holder</w:t>
            </w:r>
          </w:p>
          <w:p w:rsidR="00980032" w:rsidRPr="0062386B" w:rsidRDefault="00980032" w:rsidP="005E61D6">
            <w:pPr>
              <w:widowControl w:val="0"/>
              <w:numPr>
                <w:ilvl w:val="0"/>
                <w:numId w:val="142"/>
              </w:numPr>
              <w:autoSpaceDE w:val="0"/>
              <w:autoSpaceDN w:val="0"/>
              <w:adjustRightInd w:val="0"/>
              <w:spacing w:before="60" w:line="240" w:lineRule="exact"/>
              <w:ind w:right="684"/>
              <w:rPr>
                <w:rFonts w:ascii="Palatino Linotype" w:hAnsi="Palatino Linotype" w:cs="Palatino Linotype"/>
                <w:color w:val="FF0000"/>
              </w:rPr>
            </w:pPr>
            <w:r w:rsidRPr="0062386B">
              <w:rPr>
                <w:rFonts w:cs="Arial"/>
                <w:color w:val="FF0000"/>
              </w:rPr>
              <w:t>Next steps are similar to nominal case</w:t>
            </w:r>
          </w:p>
          <w:p w:rsidR="00980032" w:rsidRPr="0062386B" w:rsidRDefault="00980032" w:rsidP="001A4A0A">
            <w:pPr>
              <w:widowControl w:val="0"/>
              <w:autoSpaceDE w:val="0"/>
              <w:autoSpaceDN w:val="0"/>
              <w:adjustRightInd w:val="0"/>
              <w:spacing w:before="60" w:line="240" w:lineRule="exact"/>
              <w:ind w:right="684"/>
              <w:rPr>
                <w:rFonts w:cs="Arial"/>
                <w:color w:val="FF0000"/>
              </w:rPr>
            </w:pPr>
            <w:r w:rsidRPr="0062386B">
              <w:rPr>
                <w:rFonts w:ascii="Palatino Linotype" w:hAnsi="Palatino Linotype" w:cs="Palatino Linotype"/>
                <w:color w:val="FF0000"/>
              </w:rPr>
              <w:t>A3</w:t>
            </w:r>
            <w:r>
              <w:rPr>
                <w:rFonts w:ascii="Palatino Linotype" w:hAnsi="Palatino Linotype" w:cs="Palatino Linotype"/>
                <w:color w:val="FF0000"/>
              </w:rPr>
              <w:t>:</w:t>
            </w:r>
            <w:r w:rsidRPr="0062386B">
              <w:rPr>
                <w:rFonts w:ascii="Palatino Linotype" w:hAnsi="Palatino Linotype" w:cs="Palatino Linotype"/>
                <w:color w:val="FF0000"/>
              </w:rPr>
              <w:t xml:space="preserve"> </w:t>
            </w:r>
            <w:r w:rsidRPr="0062386B">
              <w:rPr>
                <w:rFonts w:cs="Arial"/>
                <w:color w:val="FF0000"/>
              </w:rPr>
              <w:t>Either there is no inventory line associated to the co requisite rule or There is only one inventory type associated to the inventory line</w:t>
            </w:r>
          </w:p>
          <w:p w:rsidR="00980032" w:rsidRPr="0062386B" w:rsidRDefault="00980032" w:rsidP="005E61D6">
            <w:pPr>
              <w:widowControl w:val="0"/>
              <w:numPr>
                <w:ilvl w:val="0"/>
                <w:numId w:val="143"/>
              </w:numPr>
              <w:autoSpaceDE w:val="0"/>
              <w:autoSpaceDN w:val="0"/>
              <w:adjustRightInd w:val="0"/>
              <w:spacing w:before="60" w:line="240" w:lineRule="exact"/>
              <w:ind w:right="684"/>
              <w:rPr>
                <w:rFonts w:cs="Arial"/>
                <w:color w:val="FF0000"/>
              </w:rPr>
            </w:pPr>
            <w:r w:rsidRPr="0062386B">
              <w:rPr>
                <w:rFonts w:cs="Arial"/>
                <w:color w:val="FF0000"/>
              </w:rPr>
              <w:t>User doesn’t specify the inventory type</w:t>
            </w:r>
          </w:p>
          <w:p w:rsidR="00980032" w:rsidRPr="0062386B" w:rsidRDefault="00980032" w:rsidP="005E61D6">
            <w:pPr>
              <w:widowControl w:val="0"/>
              <w:numPr>
                <w:ilvl w:val="0"/>
                <w:numId w:val="143"/>
              </w:numPr>
              <w:autoSpaceDE w:val="0"/>
              <w:autoSpaceDN w:val="0"/>
              <w:adjustRightInd w:val="0"/>
              <w:spacing w:before="60" w:line="240" w:lineRule="exact"/>
              <w:ind w:right="684"/>
              <w:rPr>
                <w:rFonts w:cs="Arial"/>
                <w:color w:val="FF0000"/>
              </w:rPr>
            </w:pPr>
            <w:r w:rsidRPr="0062386B">
              <w:rPr>
                <w:rFonts w:cs="Arial"/>
                <w:color w:val="FF0000"/>
              </w:rPr>
              <w:t>Next steps are similar to nominal case</w:t>
            </w:r>
          </w:p>
          <w:p w:rsidR="00980032" w:rsidRPr="0062386B" w:rsidRDefault="00980032" w:rsidP="001A4A0A">
            <w:pPr>
              <w:widowControl w:val="0"/>
              <w:autoSpaceDE w:val="0"/>
              <w:autoSpaceDN w:val="0"/>
              <w:adjustRightInd w:val="0"/>
              <w:spacing w:before="60" w:line="240" w:lineRule="exact"/>
              <w:ind w:right="684"/>
              <w:rPr>
                <w:rFonts w:cs="Arial"/>
                <w:color w:val="FF0000"/>
              </w:rPr>
            </w:pPr>
            <w:r w:rsidRPr="0062386B">
              <w:rPr>
                <w:rFonts w:cs="Arial"/>
                <w:color w:val="FF0000"/>
              </w:rPr>
              <w:t>A4</w:t>
            </w:r>
            <w:r>
              <w:rPr>
                <w:rFonts w:cs="Arial"/>
                <w:color w:val="FF0000"/>
              </w:rPr>
              <w:t>:</w:t>
            </w:r>
            <w:r w:rsidRPr="0062386B">
              <w:rPr>
                <w:rFonts w:cs="Arial"/>
                <w:color w:val="FF0000"/>
              </w:rPr>
              <w:t xml:space="preserve"> User selects the advanced search option</w:t>
            </w:r>
          </w:p>
          <w:p w:rsidR="00980032" w:rsidRPr="0062386B" w:rsidRDefault="00980032" w:rsidP="005E61D6">
            <w:pPr>
              <w:widowControl w:val="0"/>
              <w:numPr>
                <w:ilvl w:val="0"/>
                <w:numId w:val="147"/>
              </w:numPr>
              <w:autoSpaceDE w:val="0"/>
              <w:autoSpaceDN w:val="0"/>
              <w:adjustRightInd w:val="0"/>
              <w:spacing w:before="60" w:line="240" w:lineRule="exact"/>
              <w:ind w:right="684"/>
              <w:rPr>
                <w:rFonts w:cs="Arial"/>
                <w:color w:val="FF0000"/>
              </w:rPr>
            </w:pPr>
            <w:r w:rsidRPr="0062386B">
              <w:rPr>
                <w:rFonts w:cs="Arial"/>
                <w:color w:val="FF0000"/>
              </w:rPr>
              <w:t>Application displays similar criteria as in previous form plus additional criteria to refine the search of the inventory item</w:t>
            </w:r>
          </w:p>
          <w:p w:rsidR="00980032" w:rsidRPr="0062386B" w:rsidRDefault="00980032" w:rsidP="005E61D6">
            <w:pPr>
              <w:widowControl w:val="0"/>
              <w:numPr>
                <w:ilvl w:val="0"/>
                <w:numId w:val="147"/>
              </w:numPr>
              <w:autoSpaceDE w:val="0"/>
              <w:autoSpaceDN w:val="0"/>
              <w:adjustRightInd w:val="0"/>
              <w:spacing w:before="60" w:line="240" w:lineRule="exact"/>
              <w:ind w:right="684"/>
              <w:rPr>
                <w:rFonts w:cs="Arial"/>
                <w:color w:val="FF0000"/>
              </w:rPr>
            </w:pPr>
            <w:r w:rsidRPr="0062386B">
              <w:rPr>
                <w:rFonts w:cs="Arial"/>
                <w:color w:val="FF0000"/>
              </w:rPr>
              <w:t>User enters criteria and submits</w:t>
            </w:r>
          </w:p>
          <w:p w:rsidR="00980032" w:rsidRPr="0062386B" w:rsidRDefault="00980032" w:rsidP="005E61D6">
            <w:pPr>
              <w:widowControl w:val="0"/>
              <w:numPr>
                <w:ilvl w:val="0"/>
                <w:numId w:val="147"/>
              </w:numPr>
              <w:autoSpaceDE w:val="0"/>
              <w:autoSpaceDN w:val="0"/>
              <w:adjustRightInd w:val="0"/>
              <w:spacing w:before="60" w:line="240" w:lineRule="exact"/>
              <w:ind w:right="684"/>
              <w:rPr>
                <w:rFonts w:cs="Arial"/>
                <w:color w:val="FF0000"/>
              </w:rPr>
            </w:pPr>
            <w:r w:rsidRPr="0062386B">
              <w:rPr>
                <w:rFonts w:cs="Arial"/>
                <w:color w:val="FF0000"/>
              </w:rPr>
              <w:t>Application searches in inventory module available inventory item matching user entered criteria and ‘assigns’ it to the external id (A6)(A7)(A4bis)</w:t>
            </w:r>
          </w:p>
          <w:p w:rsidR="00980032" w:rsidRPr="0062386B" w:rsidRDefault="00980032" w:rsidP="005E61D6">
            <w:pPr>
              <w:widowControl w:val="0"/>
              <w:numPr>
                <w:ilvl w:val="0"/>
                <w:numId w:val="147"/>
              </w:numPr>
              <w:autoSpaceDE w:val="0"/>
              <w:autoSpaceDN w:val="0"/>
              <w:adjustRightInd w:val="0"/>
              <w:spacing w:before="60" w:line="240" w:lineRule="exact"/>
              <w:ind w:right="684"/>
              <w:rPr>
                <w:rFonts w:cs="Arial"/>
                <w:color w:val="FF0000"/>
              </w:rPr>
            </w:pPr>
            <w:r w:rsidRPr="0062386B">
              <w:rPr>
                <w:rFonts w:cs="Arial"/>
                <w:color w:val="FF0000"/>
              </w:rPr>
              <w:t>Application redirects user to previous form</w:t>
            </w:r>
          </w:p>
          <w:p w:rsidR="00980032" w:rsidRPr="0062386B" w:rsidRDefault="00980032" w:rsidP="005E61D6">
            <w:pPr>
              <w:widowControl w:val="0"/>
              <w:numPr>
                <w:ilvl w:val="0"/>
                <w:numId w:val="147"/>
              </w:numPr>
              <w:autoSpaceDE w:val="0"/>
              <w:autoSpaceDN w:val="0"/>
              <w:adjustRightInd w:val="0"/>
              <w:spacing w:before="60" w:line="240" w:lineRule="exact"/>
              <w:ind w:right="684"/>
              <w:rPr>
                <w:rFonts w:cs="Arial"/>
                <w:color w:val="FF0000"/>
              </w:rPr>
            </w:pPr>
            <w:r w:rsidRPr="0062386B">
              <w:rPr>
                <w:rFonts w:cs="Arial"/>
                <w:color w:val="FF0000"/>
              </w:rPr>
              <w:t>Next steps are similar to nominal case</w:t>
            </w:r>
          </w:p>
          <w:p w:rsidR="00980032" w:rsidRPr="0062386B" w:rsidRDefault="00980032" w:rsidP="001A4A0A">
            <w:pPr>
              <w:widowControl w:val="0"/>
              <w:autoSpaceDE w:val="0"/>
              <w:autoSpaceDN w:val="0"/>
              <w:adjustRightInd w:val="0"/>
              <w:spacing w:before="60" w:line="240" w:lineRule="exact"/>
              <w:ind w:right="684"/>
              <w:rPr>
                <w:rFonts w:cs="Arial"/>
                <w:color w:val="FF0000"/>
              </w:rPr>
            </w:pPr>
            <w:r w:rsidRPr="0062386B">
              <w:rPr>
                <w:rFonts w:cs="Arial"/>
                <w:color w:val="FF0000"/>
              </w:rPr>
              <w:t>A4bis</w:t>
            </w:r>
            <w:r>
              <w:rPr>
                <w:rFonts w:cs="Arial"/>
                <w:color w:val="FF0000"/>
              </w:rPr>
              <w:t>:</w:t>
            </w:r>
            <w:r w:rsidRPr="0062386B">
              <w:rPr>
                <w:rFonts w:cs="Arial"/>
                <w:color w:val="FF0000"/>
              </w:rPr>
              <w:t xml:space="preserve"> </w:t>
            </w:r>
            <w:r>
              <w:rPr>
                <w:rFonts w:cs="Arial"/>
                <w:color w:val="FF0000"/>
              </w:rPr>
              <w:t>A</w:t>
            </w:r>
            <w:r w:rsidRPr="0062386B">
              <w:rPr>
                <w:rFonts w:cs="Arial"/>
                <w:color w:val="FF0000"/>
              </w:rPr>
              <w:t>pplication is configured to propose more than one inventory to user and more than one available inventory item is matching user criteria</w:t>
            </w:r>
          </w:p>
          <w:p w:rsidR="00980032" w:rsidRPr="0062386B" w:rsidRDefault="00980032" w:rsidP="005E61D6">
            <w:pPr>
              <w:widowControl w:val="0"/>
              <w:numPr>
                <w:ilvl w:val="0"/>
                <w:numId w:val="148"/>
              </w:numPr>
              <w:autoSpaceDE w:val="0"/>
              <w:autoSpaceDN w:val="0"/>
              <w:adjustRightInd w:val="0"/>
              <w:spacing w:before="60" w:line="240" w:lineRule="exact"/>
              <w:ind w:right="684"/>
              <w:rPr>
                <w:rFonts w:cs="Arial"/>
                <w:color w:val="FF0000"/>
              </w:rPr>
            </w:pPr>
            <w:r w:rsidRPr="0062386B">
              <w:rPr>
                <w:rFonts w:cs="Arial"/>
                <w:color w:val="FF0000"/>
              </w:rPr>
              <w:t>Application displays the list of returned inventory item</w:t>
            </w:r>
          </w:p>
          <w:p w:rsidR="00980032" w:rsidRPr="0062386B" w:rsidRDefault="00980032" w:rsidP="005E61D6">
            <w:pPr>
              <w:widowControl w:val="0"/>
              <w:numPr>
                <w:ilvl w:val="0"/>
                <w:numId w:val="148"/>
              </w:numPr>
              <w:autoSpaceDE w:val="0"/>
              <w:autoSpaceDN w:val="0"/>
              <w:adjustRightInd w:val="0"/>
              <w:spacing w:before="60" w:line="240" w:lineRule="exact"/>
              <w:ind w:right="684"/>
              <w:rPr>
                <w:rFonts w:cs="Arial"/>
                <w:color w:val="FF0000"/>
              </w:rPr>
            </w:pPr>
            <w:r w:rsidRPr="0062386B">
              <w:rPr>
                <w:rFonts w:cs="Arial"/>
                <w:color w:val="FF0000"/>
              </w:rPr>
              <w:t>User selects one of them</w:t>
            </w:r>
          </w:p>
          <w:p w:rsidR="00980032" w:rsidRPr="0062386B" w:rsidRDefault="00980032" w:rsidP="005E61D6">
            <w:pPr>
              <w:widowControl w:val="0"/>
              <w:numPr>
                <w:ilvl w:val="0"/>
                <w:numId w:val="148"/>
              </w:numPr>
              <w:autoSpaceDE w:val="0"/>
              <w:autoSpaceDN w:val="0"/>
              <w:adjustRightInd w:val="0"/>
              <w:spacing w:before="60" w:line="240" w:lineRule="exact"/>
              <w:ind w:right="684"/>
              <w:rPr>
                <w:rFonts w:cs="Arial"/>
                <w:color w:val="FF0000"/>
              </w:rPr>
            </w:pPr>
            <w:r w:rsidRPr="0062386B">
              <w:rPr>
                <w:rFonts w:cs="Arial"/>
                <w:color w:val="FF0000"/>
              </w:rPr>
              <w:t>Application ‘assigns’ it to the external id(A7)</w:t>
            </w:r>
          </w:p>
          <w:p w:rsidR="00980032" w:rsidRPr="0062386B" w:rsidRDefault="00980032" w:rsidP="005E61D6">
            <w:pPr>
              <w:widowControl w:val="0"/>
              <w:numPr>
                <w:ilvl w:val="0"/>
                <w:numId w:val="148"/>
              </w:numPr>
              <w:autoSpaceDE w:val="0"/>
              <w:autoSpaceDN w:val="0"/>
              <w:adjustRightInd w:val="0"/>
              <w:spacing w:before="60" w:line="240" w:lineRule="exact"/>
              <w:ind w:right="684"/>
              <w:rPr>
                <w:rFonts w:cs="Arial"/>
                <w:color w:val="FF0000"/>
              </w:rPr>
            </w:pPr>
            <w:r w:rsidRPr="0062386B">
              <w:rPr>
                <w:rFonts w:cs="Arial"/>
                <w:color w:val="FF0000"/>
              </w:rPr>
              <w:t>Application redirects user to previous form</w:t>
            </w:r>
          </w:p>
          <w:p w:rsidR="00980032" w:rsidRPr="0062386B" w:rsidRDefault="00980032" w:rsidP="005E61D6">
            <w:pPr>
              <w:widowControl w:val="0"/>
              <w:numPr>
                <w:ilvl w:val="0"/>
                <w:numId w:val="148"/>
              </w:numPr>
              <w:autoSpaceDE w:val="0"/>
              <w:autoSpaceDN w:val="0"/>
              <w:adjustRightInd w:val="0"/>
              <w:spacing w:before="60" w:line="240" w:lineRule="exact"/>
              <w:ind w:right="684"/>
              <w:rPr>
                <w:rFonts w:cs="Arial"/>
                <w:color w:val="FF0000"/>
              </w:rPr>
            </w:pPr>
            <w:r w:rsidRPr="0062386B">
              <w:rPr>
                <w:rFonts w:cs="Arial"/>
                <w:color w:val="FF0000"/>
              </w:rPr>
              <w:t>Next steps are similar to nominal case</w:t>
            </w:r>
          </w:p>
          <w:p w:rsidR="00980032" w:rsidRPr="0062386B" w:rsidRDefault="00980032" w:rsidP="001A4A0A">
            <w:pPr>
              <w:widowControl w:val="0"/>
              <w:autoSpaceDE w:val="0"/>
              <w:autoSpaceDN w:val="0"/>
              <w:adjustRightInd w:val="0"/>
              <w:spacing w:before="60" w:line="240" w:lineRule="exact"/>
              <w:ind w:right="684"/>
              <w:rPr>
                <w:rFonts w:cs="Arial"/>
                <w:color w:val="FF0000"/>
              </w:rPr>
            </w:pPr>
            <w:r w:rsidRPr="0062386B">
              <w:rPr>
                <w:rFonts w:cs="Arial"/>
                <w:color w:val="FF0000"/>
              </w:rPr>
              <w:t>A5</w:t>
            </w:r>
            <w:r>
              <w:rPr>
                <w:rFonts w:cs="Arial"/>
                <w:color w:val="FF0000"/>
              </w:rPr>
              <w:t xml:space="preserve">: </w:t>
            </w:r>
            <w:r w:rsidRPr="0062386B">
              <w:rPr>
                <w:rFonts w:cs="Arial"/>
                <w:color w:val="FF0000"/>
              </w:rPr>
              <w:t>There is no inventory line associated to the co-requisite rule</w:t>
            </w:r>
          </w:p>
          <w:p w:rsidR="00980032" w:rsidRPr="0062386B" w:rsidRDefault="00980032" w:rsidP="005E61D6">
            <w:pPr>
              <w:widowControl w:val="0"/>
              <w:numPr>
                <w:ilvl w:val="0"/>
                <w:numId w:val="144"/>
              </w:numPr>
              <w:autoSpaceDE w:val="0"/>
              <w:autoSpaceDN w:val="0"/>
              <w:adjustRightInd w:val="0"/>
              <w:spacing w:before="60" w:line="240" w:lineRule="exact"/>
              <w:ind w:right="684"/>
              <w:rPr>
                <w:rFonts w:cs="Arial"/>
                <w:color w:val="FF0000"/>
              </w:rPr>
            </w:pPr>
            <w:r w:rsidRPr="0062386B">
              <w:rPr>
                <w:rFonts w:cs="Arial"/>
                <w:color w:val="FF0000"/>
              </w:rPr>
              <w:t>Application set the entered value to the external id</w:t>
            </w:r>
          </w:p>
          <w:p w:rsidR="00980032" w:rsidRPr="0062386B" w:rsidRDefault="00980032" w:rsidP="001A4A0A">
            <w:pPr>
              <w:widowControl w:val="0"/>
              <w:autoSpaceDE w:val="0"/>
              <w:autoSpaceDN w:val="0"/>
              <w:adjustRightInd w:val="0"/>
              <w:spacing w:before="60" w:line="240" w:lineRule="exact"/>
              <w:ind w:right="684"/>
              <w:rPr>
                <w:rFonts w:cs="Arial"/>
                <w:color w:val="FF0000"/>
              </w:rPr>
            </w:pPr>
            <w:r w:rsidRPr="0062386B">
              <w:rPr>
                <w:rFonts w:cs="Arial"/>
                <w:color w:val="FF0000"/>
              </w:rPr>
              <w:t>A6</w:t>
            </w:r>
            <w:r>
              <w:rPr>
                <w:rFonts w:cs="Arial"/>
                <w:color w:val="FF0000"/>
              </w:rPr>
              <w:t xml:space="preserve">: </w:t>
            </w:r>
            <w:r w:rsidRPr="0062386B">
              <w:rPr>
                <w:rFonts w:cs="Arial"/>
                <w:color w:val="FF0000"/>
              </w:rPr>
              <w:t>There is no inventory item available for user criteria or inventory module doesn’t answer</w:t>
            </w:r>
          </w:p>
          <w:p w:rsidR="00980032" w:rsidRPr="0062386B" w:rsidRDefault="00980032" w:rsidP="005E61D6">
            <w:pPr>
              <w:widowControl w:val="0"/>
              <w:numPr>
                <w:ilvl w:val="0"/>
                <w:numId w:val="146"/>
              </w:numPr>
              <w:autoSpaceDE w:val="0"/>
              <w:autoSpaceDN w:val="0"/>
              <w:adjustRightInd w:val="0"/>
              <w:spacing w:before="60" w:line="240" w:lineRule="exact"/>
              <w:ind w:right="684"/>
              <w:rPr>
                <w:rFonts w:cs="Arial"/>
                <w:color w:val="FF0000"/>
              </w:rPr>
            </w:pPr>
            <w:r w:rsidRPr="0062386B">
              <w:rPr>
                <w:rFonts w:cs="Arial"/>
                <w:color w:val="FF0000"/>
              </w:rPr>
              <w:t>Application displays relevant error message</w:t>
            </w:r>
          </w:p>
          <w:p w:rsidR="00980032" w:rsidRPr="0062386B" w:rsidRDefault="00980032" w:rsidP="001A4A0A">
            <w:pPr>
              <w:widowControl w:val="0"/>
              <w:autoSpaceDE w:val="0"/>
              <w:autoSpaceDN w:val="0"/>
              <w:adjustRightInd w:val="0"/>
              <w:spacing w:before="30" w:line="302" w:lineRule="auto"/>
              <w:ind w:right="576"/>
              <w:rPr>
                <w:rFonts w:cs="Arial"/>
                <w:color w:val="FF0000"/>
              </w:rPr>
            </w:pPr>
            <w:r w:rsidRPr="0062386B">
              <w:rPr>
                <w:rFonts w:cs="Arial"/>
                <w:color w:val="FF0000"/>
              </w:rPr>
              <w:t>A7: Validating an external id causes other external id to be</w:t>
            </w:r>
          </w:p>
          <w:p w:rsidR="00980032" w:rsidRPr="0062386B" w:rsidRDefault="00980032" w:rsidP="001A4A0A">
            <w:pPr>
              <w:widowControl w:val="0"/>
              <w:autoSpaceDE w:val="0"/>
              <w:autoSpaceDN w:val="0"/>
              <w:adjustRightInd w:val="0"/>
              <w:spacing w:line="170" w:lineRule="exact"/>
              <w:ind w:left="34"/>
              <w:rPr>
                <w:rFonts w:cs="Arial"/>
                <w:color w:val="FF0000"/>
              </w:rPr>
            </w:pPr>
            <w:r w:rsidRPr="0062386B">
              <w:rPr>
                <w:rFonts w:cs="Arial"/>
                <w:color w:val="FF0000"/>
              </w:rPr>
              <w:t>automatically configured (container concept in</w:t>
            </w:r>
          </w:p>
          <w:p w:rsidR="00980032" w:rsidRPr="0062386B" w:rsidRDefault="00980032" w:rsidP="001A4A0A">
            <w:pPr>
              <w:widowControl w:val="0"/>
              <w:autoSpaceDE w:val="0"/>
              <w:autoSpaceDN w:val="0"/>
              <w:adjustRightInd w:val="0"/>
              <w:spacing w:line="240" w:lineRule="exact"/>
              <w:ind w:left="34"/>
              <w:rPr>
                <w:rFonts w:cs="Arial"/>
                <w:color w:val="FF0000"/>
              </w:rPr>
            </w:pPr>
            <w:r w:rsidRPr="0062386B">
              <w:rPr>
                <w:rFonts w:cs="Arial"/>
                <w:color w:val="FF0000"/>
              </w:rPr>
              <w:t>inventory)</w:t>
            </w:r>
          </w:p>
          <w:p w:rsidR="00980032" w:rsidRPr="0062386B" w:rsidRDefault="00980032" w:rsidP="001A4A0A">
            <w:pPr>
              <w:widowControl w:val="0"/>
              <w:autoSpaceDE w:val="0"/>
              <w:autoSpaceDN w:val="0"/>
              <w:adjustRightInd w:val="0"/>
              <w:spacing w:before="9" w:line="100" w:lineRule="exact"/>
              <w:rPr>
                <w:rFonts w:cs="Arial"/>
                <w:color w:val="FF0000"/>
              </w:rPr>
            </w:pPr>
          </w:p>
          <w:p w:rsidR="00980032" w:rsidRPr="0062386B" w:rsidRDefault="00980032" w:rsidP="001A4A0A">
            <w:pPr>
              <w:widowControl w:val="0"/>
              <w:autoSpaceDE w:val="0"/>
              <w:autoSpaceDN w:val="0"/>
              <w:adjustRightInd w:val="0"/>
              <w:spacing w:line="240" w:lineRule="exact"/>
              <w:ind w:left="574" w:right="39" w:hanging="280"/>
              <w:rPr>
                <w:rFonts w:cs="Arial"/>
                <w:color w:val="FF0000"/>
              </w:rPr>
            </w:pPr>
            <w:r w:rsidRPr="0062386B">
              <w:rPr>
                <w:rFonts w:cs="Arial"/>
                <w:color w:val="FF0000"/>
              </w:rPr>
              <w:t>1.  The application validates with inventory module if reference sets by the user are correct and updates additional external ids with identifiers and types returned from the inventory.</w:t>
            </w:r>
          </w:p>
          <w:p w:rsidR="00980032" w:rsidRPr="0062386B" w:rsidRDefault="00980032" w:rsidP="001A4A0A">
            <w:pPr>
              <w:widowControl w:val="0"/>
              <w:autoSpaceDE w:val="0"/>
              <w:autoSpaceDN w:val="0"/>
              <w:adjustRightInd w:val="0"/>
              <w:spacing w:before="42"/>
              <w:ind w:left="294"/>
              <w:rPr>
                <w:rFonts w:cs="Arial"/>
                <w:color w:val="FF0000"/>
              </w:rPr>
            </w:pPr>
            <w:r w:rsidRPr="0062386B">
              <w:rPr>
                <w:rFonts w:cs="Arial"/>
                <w:color w:val="FF0000"/>
              </w:rPr>
              <w:t>2.  Next step are similar to nominal case</w:t>
            </w:r>
          </w:p>
          <w:p w:rsidR="00980032" w:rsidRPr="0062386B" w:rsidRDefault="00980032" w:rsidP="001A4A0A">
            <w:pPr>
              <w:widowControl w:val="0"/>
              <w:autoSpaceDE w:val="0"/>
              <w:autoSpaceDN w:val="0"/>
              <w:adjustRightInd w:val="0"/>
              <w:spacing w:before="60" w:line="240" w:lineRule="exact"/>
              <w:ind w:right="684"/>
              <w:rPr>
                <w:rFonts w:cs="Arial"/>
                <w:color w:val="FF0000"/>
              </w:rPr>
            </w:pPr>
            <w:r w:rsidRPr="0062386B">
              <w:rPr>
                <w:rFonts w:cs="Arial"/>
                <w:color w:val="FF0000"/>
              </w:rPr>
              <w:t>A8</w:t>
            </w:r>
            <w:r>
              <w:rPr>
                <w:rFonts w:cs="Arial"/>
                <w:color w:val="FF0000"/>
              </w:rPr>
              <w:t>:</w:t>
            </w:r>
            <w:r w:rsidRPr="0062386B">
              <w:rPr>
                <w:rFonts w:cs="Arial"/>
                <w:color w:val="FF0000"/>
              </w:rPr>
              <w:t xml:space="preserve"> User validates the form without having set all external id (even mandatory ones)</w:t>
            </w:r>
          </w:p>
          <w:p w:rsidR="00980032" w:rsidRPr="0062386B" w:rsidRDefault="00980032" w:rsidP="005E61D6">
            <w:pPr>
              <w:widowControl w:val="0"/>
              <w:numPr>
                <w:ilvl w:val="0"/>
                <w:numId w:val="145"/>
              </w:numPr>
              <w:autoSpaceDE w:val="0"/>
              <w:autoSpaceDN w:val="0"/>
              <w:adjustRightInd w:val="0"/>
              <w:spacing w:before="60" w:line="240" w:lineRule="exact"/>
              <w:ind w:right="684"/>
              <w:rPr>
                <w:rFonts w:cs="Arial"/>
                <w:color w:val="FF0000"/>
              </w:rPr>
            </w:pPr>
            <w:r w:rsidRPr="0062386B">
              <w:rPr>
                <w:rFonts w:cs="Arial"/>
                <w:color w:val="FF0000"/>
              </w:rPr>
              <w:t>Use case returns</w:t>
            </w:r>
          </w:p>
        </w:tc>
      </w:tr>
    </w:tbl>
    <w:p w:rsidR="00980032" w:rsidRDefault="00980032" w:rsidP="00980032">
      <w:pPr>
        <w:pStyle w:val="BodyText"/>
      </w:pPr>
    </w:p>
    <w:p w:rsidR="00980032" w:rsidRPr="00D34B9D" w:rsidRDefault="00980032" w:rsidP="00980032">
      <w:pPr>
        <w:pStyle w:val="Heading4"/>
        <w:numPr>
          <w:ilvl w:val="3"/>
          <w:numId w:val="16"/>
        </w:numPr>
        <w:rPr>
          <w:color w:val="FF0000"/>
        </w:rPr>
      </w:pPr>
      <w:bookmarkStart w:id="516" w:name="_Toc364961245"/>
      <w:r w:rsidRPr="00D34B9D">
        <w:rPr>
          <w:color w:val="FF0000"/>
        </w:rPr>
        <w:t>NSA0100</w:t>
      </w:r>
      <w:r>
        <w:rPr>
          <w:color w:val="FF0000"/>
        </w:rPr>
        <w:t xml:space="preserve"> </w:t>
      </w:r>
      <w:r w:rsidRPr="00D34B9D">
        <w:rPr>
          <w:color w:val="FF0000"/>
        </w:rPr>
        <w:t>-</w:t>
      </w:r>
      <w:r>
        <w:rPr>
          <w:color w:val="FF0000"/>
        </w:rPr>
        <w:t xml:space="preserve"> </w:t>
      </w:r>
      <w:r w:rsidRPr="00D34B9D">
        <w:rPr>
          <w:color w:val="FF0000"/>
        </w:rPr>
        <w:t>New subscriber configuration (New)</w:t>
      </w:r>
      <w:bookmarkEnd w:id="516"/>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D34B9D" w:rsidTr="001A4A0A">
        <w:trPr>
          <w:trHeight w:val="360"/>
        </w:trPr>
        <w:tc>
          <w:tcPr>
            <w:tcW w:w="5580" w:type="dxa"/>
            <w:gridSpan w:val="2"/>
            <w:shd w:val="clear" w:color="auto" w:fill="E6E6E6"/>
          </w:tcPr>
          <w:p w:rsidR="00980032" w:rsidRPr="00D34B9D" w:rsidRDefault="00980032" w:rsidP="001A4A0A">
            <w:pPr>
              <w:pStyle w:val="TableHeading"/>
              <w:rPr>
                <w:color w:val="FF0000"/>
              </w:rPr>
            </w:pPr>
            <w:r w:rsidRPr="00D34B9D">
              <w:rPr>
                <w:color w:val="FF0000"/>
              </w:rPr>
              <w:t>New subscriber configuration</w:t>
            </w:r>
          </w:p>
        </w:tc>
        <w:tc>
          <w:tcPr>
            <w:tcW w:w="3596" w:type="dxa"/>
            <w:shd w:val="clear" w:color="auto" w:fill="E6E6E6"/>
          </w:tcPr>
          <w:p w:rsidR="00980032" w:rsidRPr="00D34B9D" w:rsidRDefault="00980032" w:rsidP="001A4A0A">
            <w:pPr>
              <w:pStyle w:val="TableHeading"/>
              <w:rPr>
                <w:color w:val="FF0000"/>
              </w:rPr>
            </w:pPr>
            <w:r w:rsidRPr="00D34B9D">
              <w:rPr>
                <w:color w:val="FF0000"/>
              </w:rPr>
              <w:t xml:space="preserve">NSA0100 </w:t>
            </w:r>
          </w:p>
        </w:tc>
      </w:tr>
      <w:tr w:rsidR="00980032" w:rsidRPr="00D34B9D" w:rsidTr="001A4A0A">
        <w:tc>
          <w:tcPr>
            <w:tcW w:w="2268" w:type="dxa"/>
          </w:tcPr>
          <w:p w:rsidR="00980032" w:rsidRPr="00D34B9D" w:rsidRDefault="00980032" w:rsidP="001A4A0A">
            <w:pPr>
              <w:rPr>
                <w:color w:val="FF0000"/>
              </w:rPr>
            </w:pPr>
            <w:r w:rsidRPr="00D34B9D">
              <w:rPr>
                <w:color w:val="FF0000"/>
              </w:rPr>
              <w:t>Primary actors</w:t>
            </w:r>
          </w:p>
        </w:tc>
        <w:tc>
          <w:tcPr>
            <w:tcW w:w="6908" w:type="dxa"/>
            <w:gridSpan w:val="2"/>
          </w:tcPr>
          <w:p w:rsidR="00980032" w:rsidRPr="00D34B9D" w:rsidRDefault="00980032" w:rsidP="001A4A0A">
            <w:pPr>
              <w:pStyle w:val="BodyText"/>
              <w:rPr>
                <w:rFonts w:cs="Arial"/>
                <w:color w:val="FF0000"/>
              </w:rPr>
            </w:pPr>
            <w:r w:rsidRPr="00D34B9D">
              <w:rPr>
                <w:rFonts w:cs="Arial"/>
                <w:color w:val="FF0000"/>
              </w:rPr>
              <w:t>Dealer user</w:t>
            </w:r>
          </w:p>
          <w:p w:rsidR="00980032" w:rsidRPr="00D34B9D" w:rsidRDefault="00980032" w:rsidP="001A4A0A">
            <w:pPr>
              <w:pStyle w:val="BodyText"/>
              <w:rPr>
                <w:rFonts w:cs="Arial"/>
                <w:color w:val="FF0000"/>
              </w:rPr>
            </w:pPr>
            <w:r w:rsidRPr="00D34B9D">
              <w:rPr>
                <w:rFonts w:cs="Arial"/>
                <w:color w:val="FF0000"/>
              </w:rPr>
              <w:t>CSR user</w:t>
            </w:r>
          </w:p>
          <w:p w:rsidR="00980032" w:rsidRPr="00D34B9D" w:rsidRDefault="00980032" w:rsidP="001A4A0A">
            <w:pPr>
              <w:pStyle w:val="BodyText"/>
              <w:rPr>
                <w:rFonts w:cs="Arial"/>
                <w:color w:val="FF0000"/>
              </w:rPr>
            </w:pPr>
            <w:r w:rsidRPr="00D34B9D">
              <w:rPr>
                <w:rFonts w:cs="Arial"/>
                <w:color w:val="FF0000"/>
              </w:rPr>
              <w:t>Business user</w:t>
            </w:r>
          </w:p>
        </w:tc>
      </w:tr>
      <w:tr w:rsidR="00980032" w:rsidRPr="00D34B9D" w:rsidTr="001A4A0A">
        <w:tc>
          <w:tcPr>
            <w:tcW w:w="2268" w:type="dxa"/>
          </w:tcPr>
          <w:p w:rsidR="00980032" w:rsidRPr="00D34B9D" w:rsidRDefault="00980032" w:rsidP="001A4A0A">
            <w:pPr>
              <w:rPr>
                <w:color w:val="FF0000"/>
              </w:rPr>
            </w:pPr>
            <w:r w:rsidRPr="00D34B9D">
              <w:rPr>
                <w:color w:val="FF0000"/>
              </w:rPr>
              <w:t>Summary Goal</w:t>
            </w:r>
          </w:p>
        </w:tc>
        <w:tc>
          <w:tcPr>
            <w:tcW w:w="6908" w:type="dxa"/>
            <w:gridSpan w:val="2"/>
          </w:tcPr>
          <w:p w:rsidR="00980032" w:rsidRPr="00D34B9D" w:rsidRDefault="00980032" w:rsidP="001A4A0A">
            <w:pPr>
              <w:pStyle w:val="BodyText"/>
              <w:rPr>
                <w:rFonts w:cs="Arial"/>
                <w:color w:val="FF0000"/>
              </w:rPr>
            </w:pPr>
            <w:r w:rsidRPr="00D34B9D">
              <w:rPr>
                <w:rFonts w:cs="Arial"/>
                <w:color w:val="FF0000"/>
              </w:rPr>
              <w:t>This use case allows user configuring subscriber attributes, identities and service address, offers parameters and subscriber balances for a new subscriber</w:t>
            </w:r>
          </w:p>
        </w:tc>
      </w:tr>
      <w:tr w:rsidR="00980032" w:rsidRPr="00D34B9D" w:rsidTr="001A4A0A">
        <w:trPr>
          <w:trHeight w:val="176"/>
        </w:trPr>
        <w:tc>
          <w:tcPr>
            <w:tcW w:w="2268" w:type="dxa"/>
          </w:tcPr>
          <w:p w:rsidR="00980032" w:rsidRPr="00D34B9D" w:rsidRDefault="00980032" w:rsidP="001A4A0A">
            <w:pPr>
              <w:rPr>
                <w:color w:val="FF0000"/>
              </w:rPr>
            </w:pPr>
            <w:r w:rsidRPr="00D34B9D">
              <w:rPr>
                <w:color w:val="FF0000"/>
              </w:rPr>
              <w:t>Pre-conditions</w:t>
            </w:r>
          </w:p>
        </w:tc>
        <w:tc>
          <w:tcPr>
            <w:tcW w:w="6908" w:type="dxa"/>
            <w:gridSpan w:val="2"/>
          </w:tcPr>
          <w:p w:rsidR="00980032" w:rsidRPr="00D34B9D" w:rsidRDefault="00980032" w:rsidP="001A4A0A">
            <w:pPr>
              <w:pStyle w:val="BodyText"/>
              <w:ind w:left="-4"/>
              <w:rPr>
                <w:rFonts w:cs="Arial"/>
                <w:color w:val="FF0000"/>
              </w:rPr>
            </w:pPr>
            <w:r w:rsidRPr="00D34B9D">
              <w:rPr>
                <w:rFonts w:cs="Arial"/>
                <w:color w:val="FF0000"/>
              </w:rPr>
              <w:t>There is a new subscriber under subscription</w:t>
            </w:r>
          </w:p>
        </w:tc>
      </w:tr>
      <w:tr w:rsidR="00980032" w:rsidRPr="00D34B9D" w:rsidTr="001A4A0A">
        <w:trPr>
          <w:trHeight w:val="176"/>
        </w:trPr>
        <w:tc>
          <w:tcPr>
            <w:tcW w:w="2268" w:type="dxa"/>
          </w:tcPr>
          <w:p w:rsidR="00980032" w:rsidRPr="00D34B9D" w:rsidRDefault="00980032" w:rsidP="001A4A0A">
            <w:pPr>
              <w:rPr>
                <w:color w:val="FF0000"/>
              </w:rPr>
            </w:pPr>
            <w:r w:rsidRPr="00D34B9D">
              <w:rPr>
                <w:color w:val="FF0000"/>
              </w:rPr>
              <w:t>Trigger</w:t>
            </w:r>
          </w:p>
        </w:tc>
        <w:tc>
          <w:tcPr>
            <w:tcW w:w="6908" w:type="dxa"/>
            <w:gridSpan w:val="2"/>
          </w:tcPr>
          <w:p w:rsidR="00980032" w:rsidRPr="00D34B9D" w:rsidRDefault="00980032" w:rsidP="001A4A0A">
            <w:pPr>
              <w:pStyle w:val="BodyText"/>
              <w:rPr>
                <w:rFonts w:cs="Arial"/>
                <w:color w:val="FF0000"/>
              </w:rPr>
            </w:pPr>
            <w:r w:rsidRPr="00D34B9D">
              <w:rPr>
                <w:rFonts w:cs="Arial"/>
                <w:color w:val="FF0000"/>
              </w:rPr>
              <w:t>Either:</w:t>
            </w:r>
          </w:p>
          <w:p w:rsidR="00980032" w:rsidRPr="00D34B9D" w:rsidRDefault="00980032" w:rsidP="005E61D6">
            <w:pPr>
              <w:pStyle w:val="BodyText"/>
              <w:numPr>
                <w:ilvl w:val="0"/>
                <w:numId w:val="130"/>
              </w:numPr>
              <w:rPr>
                <w:rFonts w:cs="Arial"/>
                <w:color w:val="FF0000"/>
              </w:rPr>
            </w:pPr>
            <w:r w:rsidRPr="00D34B9D">
              <w:rPr>
                <w:rFonts w:cs="Arial"/>
                <w:color w:val="FF0000"/>
              </w:rPr>
              <w:t>User is in process of acquiring a new subscriber and there is mandatory</w:t>
            </w:r>
            <w:r>
              <w:rPr>
                <w:rFonts w:cs="Arial"/>
                <w:color w:val="FF0000"/>
              </w:rPr>
              <w:t xml:space="preserve"> subscriber information to set </w:t>
            </w:r>
            <w:r w:rsidRPr="00D34B9D">
              <w:rPr>
                <w:rFonts w:cs="Arial"/>
                <w:color w:val="FF0000"/>
              </w:rPr>
              <w:t>and not defaulted</w:t>
            </w:r>
          </w:p>
          <w:p w:rsidR="00980032" w:rsidRPr="00D34B9D" w:rsidRDefault="00980032" w:rsidP="005E61D6">
            <w:pPr>
              <w:pStyle w:val="BodyText"/>
              <w:numPr>
                <w:ilvl w:val="0"/>
                <w:numId w:val="130"/>
              </w:numPr>
              <w:rPr>
                <w:rFonts w:cs="Arial"/>
                <w:color w:val="FF0000"/>
              </w:rPr>
            </w:pPr>
            <w:r w:rsidRPr="00D34B9D">
              <w:rPr>
                <w:rFonts w:cs="Arial"/>
                <w:color w:val="FF0000"/>
              </w:rPr>
              <w:t>User has selected option from basket to reconfigure a new subscriber</w:t>
            </w:r>
          </w:p>
        </w:tc>
      </w:tr>
      <w:tr w:rsidR="00980032" w:rsidRPr="00D34B9D" w:rsidTr="001A4A0A">
        <w:trPr>
          <w:trHeight w:val="176"/>
        </w:trPr>
        <w:tc>
          <w:tcPr>
            <w:tcW w:w="2268" w:type="dxa"/>
          </w:tcPr>
          <w:p w:rsidR="00980032" w:rsidRPr="00D34B9D" w:rsidRDefault="00980032" w:rsidP="001A4A0A">
            <w:pPr>
              <w:rPr>
                <w:color w:val="FF0000"/>
              </w:rPr>
            </w:pPr>
            <w:r w:rsidRPr="00D34B9D">
              <w:rPr>
                <w:color w:val="FF0000"/>
              </w:rPr>
              <w:t>Minimum guarantees</w:t>
            </w:r>
          </w:p>
        </w:tc>
        <w:tc>
          <w:tcPr>
            <w:tcW w:w="6908" w:type="dxa"/>
            <w:gridSpan w:val="2"/>
          </w:tcPr>
          <w:p w:rsidR="00980032" w:rsidRPr="00D34B9D" w:rsidRDefault="00980032" w:rsidP="001A4A0A">
            <w:pPr>
              <w:pStyle w:val="BodyText"/>
              <w:rPr>
                <w:rFonts w:cs="Arial"/>
                <w:color w:val="FF0000"/>
              </w:rPr>
            </w:pPr>
            <w:r w:rsidRPr="00D34B9D">
              <w:rPr>
                <w:rFonts w:cs="Arial"/>
                <w:color w:val="FF0000"/>
              </w:rPr>
              <w:t>Application prevent to go to next step of subscriber acquisition process if there are mandatory subscriber information to configure</w:t>
            </w:r>
          </w:p>
          <w:p w:rsidR="00980032" w:rsidRPr="00D34B9D" w:rsidRDefault="00980032" w:rsidP="001A4A0A">
            <w:pPr>
              <w:pStyle w:val="BodyText"/>
              <w:rPr>
                <w:rFonts w:cs="Arial"/>
                <w:color w:val="FF0000"/>
              </w:rPr>
            </w:pPr>
            <w:r w:rsidRPr="00D34B9D">
              <w:rPr>
                <w:rFonts w:cs="Arial"/>
                <w:color w:val="FF0000"/>
              </w:rPr>
              <w:t>A block of information to set is displayed only if there is something to configure</w:t>
            </w:r>
          </w:p>
          <w:p w:rsidR="00980032" w:rsidRPr="00D34B9D" w:rsidRDefault="00980032" w:rsidP="001A4A0A">
            <w:pPr>
              <w:pStyle w:val="BodyText"/>
              <w:rPr>
                <w:rFonts w:cs="Arial"/>
                <w:color w:val="FF0000"/>
              </w:rPr>
            </w:pPr>
            <w:r w:rsidRPr="00D34B9D">
              <w:rPr>
                <w:rFonts w:cs="Arial"/>
                <w:color w:val="FF0000"/>
              </w:rPr>
              <w:t>Blocks can be fold, unfold. By default, if there is mandatory information to set (and not defaulted), application shall present the block as unfold</w:t>
            </w:r>
          </w:p>
        </w:tc>
      </w:tr>
      <w:tr w:rsidR="00980032" w:rsidRPr="00D34B9D" w:rsidTr="001A4A0A">
        <w:trPr>
          <w:trHeight w:val="176"/>
        </w:trPr>
        <w:tc>
          <w:tcPr>
            <w:tcW w:w="2268" w:type="dxa"/>
          </w:tcPr>
          <w:p w:rsidR="00980032" w:rsidRPr="00D34B9D" w:rsidRDefault="00980032" w:rsidP="001A4A0A">
            <w:pPr>
              <w:rPr>
                <w:color w:val="FF0000"/>
              </w:rPr>
            </w:pPr>
            <w:r w:rsidRPr="00D34B9D">
              <w:rPr>
                <w:color w:val="FF0000"/>
              </w:rPr>
              <w:t>Success guarantees:</w:t>
            </w:r>
          </w:p>
        </w:tc>
        <w:tc>
          <w:tcPr>
            <w:tcW w:w="6908" w:type="dxa"/>
            <w:gridSpan w:val="2"/>
          </w:tcPr>
          <w:p w:rsidR="00980032" w:rsidRPr="00D34B9D" w:rsidRDefault="00980032" w:rsidP="001A4A0A">
            <w:pPr>
              <w:pStyle w:val="BodyText"/>
              <w:rPr>
                <w:rFonts w:cs="Arial"/>
                <w:color w:val="FF0000"/>
              </w:rPr>
            </w:pPr>
            <w:r w:rsidRPr="00D34B9D">
              <w:rPr>
                <w:rFonts w:cs="Arial"/>
                <w:color w:val="FF0000"/>
              </w:rPr>
              <w:t>Subscriber information are configured (other than external id)</w:t>
            </w:r>
          </w:p>
        </w:tc>
      </w:tr>
      <w:tr w:rsidR="00980032" w:rsidRPr="00D34B9D" w:rsidTr="001A4A0A">
        <w:trPr>
          <w:trHeight w:val="176"/>
        </w:trPr>
        <w:tc>
          <w:tcPr>
            <w:tcW w:w="2268" w:type="dxa"/>
          </w:tcPr>
          <w:p w:rsidR="00980032" w:rsidRPr="00D34B9D" w:rsidRDefault="00980032" w:rsidP="001A4A0A">
            <w:pPr>
              <w:rPr>
                <w:color w:val="FF0000"/>
              </w:rPr>
            </w:pPr>
            <w:r w:rsidRPr="00D34B9D">
              <w:rPr>
                <w:color w:val="FF0000"/>
              </w:rPr>
              <w:t>Normal Flow:</w:t>
            </w:r>
          </w:p>
        </w:tc>
        <w:tc>
          <w:tcPr>
            <w:tcW w:w="6908" w:type="dxa"/>
            <w:gridSpan w:val="2"/>
          </w:tcPr>
          <w:p w:rsidR="00980032" w:rsidRPr="00D34B9D" w:rsidRDefault="00980032" w:rsidP="005E61D6">
            <w:pPr>
              <w:widowControl w:val="0"/>
              <w:numPr>
                <w:ilvl w:val="0"/>
                <w:numId w:val="150"/>
              </w:numPr>
              <w:autoSpaceDE w:val="0"/>
              <w:autoSpaceDN w:val="0"/>
              <w:adjustRightInd w:val="0"/>
              <w:spacing w:before="60" w:line="240" w:lineRule="exact"/>
              <w:ind w:right="484"/>
              <w:rPr>
                <w:rFonts w:ascii="Palatino Linotype" w:hAnsi="Palatino Linotype" w:cs="Palatino Linotype"/>
                <w:color w:val="FF0000"/>
                <w:spacing w:val="1"/>
              </w:rPr>
            </w:pPr>
            <w:r w:rsidRPr="00D34B9D">
              <w:rPr>
                <w:rFonts w:cs="Arial"/>
                <w:color w:val="FF0000"/>
              </w:rPr>
              <w:t>Application displays different blocks of subscriber information to configure (refers to set subscriber attributes, set subscriber contact, configure offer parameters and configure balances use case)</w:t>
            </w:r>
          </w:p>
          <w:p w:rsidR="00980032" w:rsidRPr="00D34B9D" w:rsidRDefault="00980032" w:rsidP="005E61D6">
            <w:pPr>
              <w:widowControl w:val="0"/>
              <w:numPr>
                <w:ilvl w:val="0"/>
                <w:numId w:val="150"/>
              </w:numPr>
              <w:autoSpaceDE w:val="0"/>
              <w:autoSpaceDN w:val="0"/>
              <w:adjustRightInd w:val="0"/>
              <w:spacing w:before="60" w:line="240" w:lineRule="exact"/>
              <w:ind w:right="484"/>
              <w:rPr>
                <w:rFonts w:cs="Arial"/>
                <w:color w:val="FF0000"/>
              </w:rPr>
            </w:pPr>
            <w:r w:rsidRPr="00D34B9D">
              <w:rPr>
                <w:rFonts w:cs="Arial"/>
                <w:color w:val="FF0000"/>
              </w:rPr>
              <w:t>User set information and submits</w:t>
            </w:r>
          </w:p>
          <w:p w:rsidR="00980032" w:rsidRPr="00D34B9D" w:rsidRDefault="00980032" w:rsidP="005E61D6">
            <w:pPr>
              <w:widowControl w:val="0"/>
              <w:numPr>
                <w:ilvl w:val="0"/>
                <w:numId w:val="150"/>
              </w:numPr>
              <w:autoSpaceDE w:val="0"/>
              <w:autoSpaceDN w:val="0"/>
              <w:adjustRightInd w:val="0"/>
              <w:spacing w:before="60" w:line="240" w:lineRule="exact"/>
              <w:ind w:right="484"/>
              <w:rPr>
                <w:rFonts w:cs="Arial"/>
                <w:color w:val="FF0000"/>
              </w:rPr>
            </w:pPr>
            <w:r w:rsidRPr="00D34B9D">
              <w:rPr>
                <w:rFonts w:cs="Arial"/>
                <w:color w:val="FF0000"/>
              </w:rPr>
              <w:t>Application validates set information</w:t>
            </w:r>
          </w:p>
          <w:p w:rsidR="00980032" w:rsidRPr="00D34B9D" w:rsidRDefault="00980032" w:rsidP="005E61D6">
            <w:pPr>
              <w:widowControl w:val="0"/>
              <w:numPr>
                <w:ilvl w:val="0"/>
                <w:numId w:val="150"/>
              </w:numPr>
              <w:autoSpaceDE w:val="0"/>
              <w:autoSpaceDN w:val="0"/>
              <w:adjustRightInd w:val="0"/>
              <w:spacing w:before="60" w:line="240" w:lineRule="exact"/>
              <w:ind w:right="484"/>
              <w:rPr>
                <w:rFonts w:cs="Arial"/>
                <w:color w:val="FF0000"/>
              </w:rPr>
            </w:pPr>
            <w:r w:rsidRPr="00D34B9D">
              <w:rPr>
                <w:rFonts w:cs="Arial"/>
                <w:color w:val="FF0000"/>
              </w:rPr>
              <w:t>Application updates subscriber in basket (A1)</w:t>
            </w:r>
          </w:p>
          <w:p w:rsidR="00980032" w:rsidRPr="00D34B9D" w:rsidRDefault="00980032" w:rsidP="005E61D6">
            <w:pPr>
              <w:widowControl w:val="0"/>
              <w:numPr>
                <w:ilvl w:val="0"/>
                <w:numId w:val="150"/>
              </w:numPr>
              <w:autoSpaceDE w:val="0"/>
              <w:autoSpaceDN w:val="0"/>
              <w:adjustRightInd w:val="0"/>
              <w:spacing w:before="60" w:line="240" w:lineRule="exact"/>
              <w:ind w:right="484"/>
              <w:rPr>
                <w:rFonts w:ascii="Palatino Linotype" w:hAnsi="Palatino Linotype" w:cs="Palatino Linotype"/>
                <w:color w:val="FF0000"/>
                <w:spacing w:val="1"/>
              </w:rPr>
            </w:pPr>
            <w:r w:rsidRPr="00D34B9D">
              <w:rPr>
                <w:rFonts w:cs="Arial"/>
                <w:color w:val="FF0000"/>
              </w:rPr>
              <w:t>Use case returns</w:t>
            </w:r>
          </w:p>
        </w:tc>
      </w:tr>
      <w:tr w:rsidR="00980032" w:rsidRPr="00D34B9D" w:rsidTr="001A4A0A">
        <w:trPr>
          <w:trHeight w:val="176"/>
        </w:trPr>
        <w:tc>
          <w:tcPr>
            <w:tcW w:w="2268" w:type="dxa"/>
          </w:tcPr>
          <w:p w:rsidR="00980032" w:rsidRPr="00D34B9D" w:rsidRDefault="00980032" w:rsidP="001A4A0A">
            <w:pPr>
              <w:rPr>
                <w:color w:val="FF0000"/>
              </w:rPr>
            </w:pPr>
            <w:r w:rsidRPr="00D34B9D">
              <w:rPr>
                <w:color w:val="FF0000"/>
              </w:rPr>
              <w:t>Alternative Flows:</w:t>
            </w:r>
          </w:p>
        </w:tc>
        <w:tc>
          <w:tcPr>
            <w:tcW w:w="6908" w:type="dxa"/>
            <w:gridSpan w:val="2"/>
          </w:tcPr>
          <w:p w:rsidR="00980032" w:rsidRPr="003E4AFA" w:rsidRDefault="00980032" w:rsidP="001A4A0A">
            <w:pPr>
              <w:widowControl w:val="0"/>
              <w:autoSpaceDE w:val="0"/>
              <w:autoSpaceDN w:val="0"/>
              <w:adjustRightInd w:val="0"/>
              <w:spacing w:before="60" w:line="240" w:lineRule="exact"/>
              <w:ind w:right="684"/>
              <w:rPr>
                <w:rFonts w:cs="Arial"/>
                <w:color w:val="FF0000"/>
              </w:rPr>
            </w:pPr>
            <w:r w:rsidRPr="003E4AFA">
              <w:rPr>
                <w:rFonts w:cs="Arial"/>
                <w:color w:val="FF0000"/>
              </w:rPr>
              <w:t>(A1) Information have not been correctly set by user (empty mandatory fields or incorrect values)</w:t>
            </w:r>
          </w:p>
          <w:p w:rsidR="00980032" w:rsidRPr="003E4AFA" w:rsidRDefault="00980032" w:rsidP="005E61D6">
            <w:pPr>
              <w:widowControl w:val="0"/>
              <w:numPr>
                <w:ilvl w:val="0"/>
                <w:numId w:val="151"/>
              </w:numPr>
              <w:autoSpaceDE w:val="0"/>
              <w:autoSpaceDN w:val="0"/>
              <w:adjustRightInd w:val="0"/>
              <w:spacing w:before="60" w:line="240" w:lineRule="exact"/>
              <w:ind w:right="684"/>
              <w:rPr>
                <w:rFonts w:cs="Arial"/>
                <w:color w:val="FF0000"/>
              </w:rPr>
            </w:pPr>
            <w:r w:rsidRPr="003E4AFA">
              <w:rPr>
                <w:rFonts w:cs="Arial"/>
                <w:color w:val="FF0000"/>
              </w:rPr>
              <w:t>Application displays an error message</w:t>
            </w:r>
          </w:p>
          <w:p w:rsidR="00980032" w:rsidRPr="00D34B9D" w:rsidRDefault="00980032" w:rsidP="005E61D6">
            <w:pPr>
              <w:widowControl w:val="0"/>
              <w:numPr>
                <w:ilvl w:val="0"/>
                <w:numId w:val="151"/>
              </w:numPr>
              <w:autoSpaceDE w:val="0"/>
              <w:autoSpaceDN w:val="0"/>
              <w:adjustRightInd w:val="0"/>
              <w:spacing w:before="60" w:line="240" w:lineRule="exact"/>
              <w:ind w:right="684"/>
              <w:rPr>
                <w:rFonts w:ascii="Palatino Linotype" w:hAnsi="Palatino Linotype" w:cs="Palatino Linotype"/>
                <w:color w:val="FF0000"/>
              </w:rPr>
            </w:pPr>
            <w:r w:rsidRPr="003E4AFA">
              <w:rPr>
                <w:rFonts w:cs="Arial"/>
                <w:color w:val="FF0000"/>
              </w:rPr>
              <w:t>Next steps are similar to nominal cases</w:t>
            </w:r>
          </w:p>
        </w:tc>
      </w:tr>
    </w:tbl>
    <w:p w:rsidR="00980032" w:rsidRDefault="00980032" w:rsidP="00980032">
      <w:pPr>
        <w:pStyle w:val="BodyText"/>
      </w:pPr>
    </w:p>
    <w:p w:rsidR="00980032" w:rsidRDefault="00980032" w:rsidP="00980032">
      <w:pPr>
        <w:pStyle w:val="BodyText"/>
      </w:pPr>
    </w:p>
    <w:p w:rsidR="00980032" w:rsidRDefault="00980032" w:rsidP="00980032">
      <w:pPr>
        <w:pStyle w:val="BodyText"/>
      </w:pPr>
    </w:p>
    <w:p w:rsidR="00980032" w:rsidRDefault="00980032" w:rsidP="00980032">
      <w:pPr>
        <w:widowControl w:val="0"/>
        <w:autoSpaceDE w:val="0"/>
        <w:autoSpaceDN w:val="0"/>
        <w:adjustRightInd w:val="0"/>
        <w:spacing w:line="200" w:lineRule="exact"/>
        <w:rPr>
          <w:rFonts w:ascii="Times New Roman" w:hAnsi="Times New Roman"/>
        </w:rPr>
      </w:pPr>
    </w:p>
    <w:p w:rsidR="00980032" w:rsidRDefault="00980032" w:rsidP="00980032">
      <w:pPr>
        <w:widowControl w:val="0"/>
        <w:autoSpaceDE w:val="0"/>
        <w:autoSpaceDN w:val="0"/>
        <w:adjustRightInd w:val="0"/>
        <w:spacing w:before="39"/>
        <w:rPr>
          <w:rFonts w:cs="Arial"/>
          <w:color w:val="000000"/>
          <w:sz w:val="16"/>
          <w:szCs w:val="16"/>
        </w:rPr>
        <w:sectPr w:rsidR="00980032">
          <w:headerReference w:type="default" r:id="rId24"/>
          <w:footerReference w:type="default" r:id="rId25"/>
          <w:pgSz w:w="12240" w:h="15840"/>
          <w:pgMar w:top="660" w:right="1240" w:bottom="280" w:left="1280" w:header="480" w:footer="0" w:gutter="0"/>
          <w:cols w:space="720"/>
          <w:noEndnote/>
        </w:sectPr>
      </w:pPr>
    </w:p>
    <w:p w:rsidR="00980032" w:rsidRDefault="00980032" w:rsidP="00980032">
      <w:pPr>
        <w:pStyle w:val="BodyText"/>
      </w:pPr>
    </w:p>
    <w:p w:rsidR="00980032" w:rsidRDefault="00980032" w:rsidP="00980032">
      <w:pPr>
        <w:pStyle w:val="BodyText"/>
      </w:pPr>
    </w:p>
    <w:p w:rsidR="00980032" w:rsidRDefault="00980032" w:rsidP="00980032">
      <w:pPr>
        <w:pStyle w:val="Capability"/>
      </w:pPr>
      <w:bookmarkStart w:id="517" w:name="_Toc364961246"/>
      <w:r>
        <w:t xml:space="preserve">Capability </w:t>
      </w:r>
      <w:r w:rsidR="005A525E">
        <w:fldChar w:fldCharType="begin"/>
      </w:r>
      <w:r w:rsidR="0065012A">
        <w:instrText xml:space="preserve"> LISTNUM "business req" \* MERGEFORMAT </w:instrText>
      </w:r>
      <w:r w:rsidR="005A525E">
        <w:fldChar w:fldCharType="separate"/>
      </w:r>
      <w:r>
        <w:rPr>
          <w:noProof/>
        </w:rPr>
        <w:t>1</w:t>
      </w:r>
      <w:r w:rsidR="005A525E">
        <w:fldChar w:fldCharType="end">
          <w:numberingChange w:id="518" w:author="Comverse" w:date="2013-06-03T11:22:00Z" w:original="10."/>
        </w:fldChar>
      </w:r>
      <w:r>
        <w:t xml:space="preserve"> </w:t>
      </w:r>
      <w:r w:rsidRPr="00395193">
        <w:t>Existing Customer and Subscriber management</w:t>
      </w:r>
      <w:bookmarkEnd w:id="517"/>
    </w:p>
    <w:p w:rsidR="00980032" w:rsidRDefault="00980032" w:rsidP="00980032">
      <w:pPr>
        <w:pStyle w:val="Heading4"/>
      </w:pPr>
      <w:bookmarkStart w:id="519" w:name="_Toc364961247"/>
      <w:r w:rsidRPr="00B87A36">
        <w:t xml:space="preserve">BAM0020 - Modify billing contact </w:t>
      </w:r>
      <w:r>
        <w:t>(Modified)</w:t>
      </w:r>
      <w:bookmarkEnd w:id="519"/>
    </w:p>
    <w:tbl>
      <w:tblPr>
        <w:tblW w:w="905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80"/>
        <w:gridCol w:w="3622"/>
        <w:gridCol w:w="2953"/>
      </w:tblGrid>
      <w:tr w:rsidR="00980032" w:rsidRPr="0056742D" w:rsidTr="001A4A0A">
        <w:trPr>
          <w:trHeight w:val="362"/>
        </w:trPr>
        <w:tc>
          <w:tcPr>
            <w:tcW w:w="6102" w:type="dxa"/>
            <w:gridSpan w:val="2"/>
            <w:shd w:val="clear" w:color="auto" w:fill="E6E6E6"/>
          </w:tcPr>
          <w:p w:rsidR="00980032" w:rsidRPr="0056742D" w:rsidRDefault="00980032" w:rsidP="001A4A0A">
            <w:pPr>
              <w:pStyle w:val="TableHeading"/>
            </w:pPr>
            <w:r w:rsidRPr="0056742D">
              <w:t>Modify billing contact</w:t>
            </w:r>
          </w:p>
        </w:tc>
        <w:tc>
          <w:tcPr>
            <w:tcW w:w="2953" w:type="dxa"/>
            <w:shd w:val="clear" w:color="auto" w:fill="E6E6E6"/>
          </w:tcPr>
          <w:p w:rsidR="00980032" w:rsidRPr="0056742D" w:rsidRDefault="00980032" w:rsidP="001A4A0A">
            <w:pPr>
              <w:pStyle w:val="TableHeading"/>
            </w:pPr>
            <w:r w:rsidRPr="0056742D">
              <w:t xml:space="preserve">BAM0020 </w:t>
            </w:r>
          </w:p>
        </w:tc>
      </w:tr>
      <w:tr w:rsidR="00980032" w:rsidRPr="0056742D" w:rsidTr="001A4A0A">
        <w:trPr>
          <w:trHeight w:val="1051"/>
        </w:trPr>
        <w:tc>
          <w:tcPr>
            <w:tcW w:w="2480" w:type="dxa"/>
          </w:tcPr>
          <w:p w:rsidR="00980032" w:rsidRPr="0056742D" w:rsidRDefault="00980032" w:rsidP="001A4A0A">
            <w:r w:rsidRPr="0056742D">
              <w:t>Primary actors</w:t>
            </w:r>
          </w:p>
        </w:tc>
        <w:tc>
          <w:tcPr>
            <w:tcW w:w="6575" w:type="dxa"/>
            <w:gridSpan w:val="2"/>
          </w:tcPr>
          <w:p w:rsidR="00980032" w:rsidRDefault="00980032" w:rsidP="001A4A0A">
            <w:pPr>
              <w:pStyle w:val="BodyText"/>
            </w:pPr>
            <w:r w:rsidRPr="0056742D">
              <w:t>Dealer user</w:t>
            </w:r>
          </w:p>
          <w:p w:rsidR="00980032" w:rsidRDefault="00980032" w:rsidP="001A4A0A">
            <w:pPr>
              <w:pStyle w:val="BodyText"/>
            </w:pPr>
            <w:r>
              <w:t>CSR user</w:t>
            </w:r>
          </w:p>
          <w:p w:rsidR="00980032" w:rsidRPr="0056742D" w:rsidRDefault="00980032" w:rsidP="001A4A0A">
            <w:pPr>
              <w:pStyle w:val="BodyText"/>
            </w:pPr>
            <w:r>
              <w:t>Business User</w:t>
            </w:r>
          </w:p>
        </w:tc>
      </w:tr>
      <w:tr w:rsidR="00980032" w:rsidRPr="0056742D" w:rsidTr="001A4A0A">
        <w:trPr>
          <w:trHeight w:val="355"/>
        </w:trPr>
        <w:tc>
          <w:tcPr>
            <w:tcW w:w="2480" w:type="dxa"/>
          </w:tcPr>
          <w:p w:rsidR="00980032" w:rsidRPr="0056742D" w:rsidRDefault="00980032" w:rsidP="001A4A0A">
            <w:r w:rsidRPr="0056742D">
              <w:t>Summary Goal</w:t>
            </w:r>
          </w:p>
        </w:tc>
        <w:tc>
          <w:tcPr>
            <w:tcW w:w="6575" w:type="dxa"/>
            <w:gridSpan w:val="2"/>
          </w:tcPr>
          <w:p w:rsidR="00980032" w:rsidRPr="0056742D" w:rsidRDefault="00980032" w:rsidP="001A4A0A">
            <w:pPr>
              <w:pStyle w:val="BodyText"/>
            </w:pPr>
            <w:r w:rsidRPr="0056742D">
              <w:t xml:space="preserve">This use case allows the user to modify a billing contact </w:t>
            </w:r>
          </w:p>
        </w:tc>
      </w:tr>
      <w:tr w:rsidR="00980032" w:rsidRPr="0056742D" w:rsidTr="001A4A0A">
        <w:trPr>
          <w:trHeight w:val="177"/>
        </w:trPr>
        <w:tc>
          <w:tcPr>
            <w:tcW w:w="2480" w:type="dxa"/>
          </w:tcPr>
          <w:p w:rsidR="00980032" w:rsidRPr="0056742D" w:rsidRDefault="00980032" w:rsidP="001A4A0A">
            <w:r w:rsidRPr="0056742D">
              <w:t>Pre-conditions</w:t>
            </w:r>
          </w:p>
        </w:tc>
        <w:tc>
          <w:tcPr>
            <w:tcW w:w="6575" w:type="dxa"/>
            <w:gridSpan w:val="2"/>
          </w:tcPr>
          <w:p w:rsidR="00980032" w:rsidRDefault="00980032" w:rsidP="001A4A0A">
            <w:r w:rsidRPr="0056742D">
              <w:t>User is logged in.</w:t>
            </w:r>
          </w:p>
          <w:p w:rsidR="00980032" w:rsidRPr="0056742D" w:rsidRDefault="00980032" w:rsidP="001A4A0A">
            <w:r>
              <w:t>Application</w:t>
            </w:r>
            <w:r w:rsidRPr="0056742D">
              <w:t xml:space="preserve"> is in the context of a billing account</w:t>
            </w:r>
          </w:p>
        </w:tc>
      </w:tr>
      <w:tr w:rsidR="00980032" w:rsidRPr="0056742D" w:rsidTr="001A4A0A">
        <w:trPr>
          <w:trHeight w:val="177"/>
        </w:trPr>
        <w:tc>
          <w:tcPr>
            <w:tcW w:w="2480" w:type="dxa"/>
          </w:tcPr>
          <w:p w:rsidR="00980032" w:rsidRPr="0056742D" w:rsidRDefault="00980032" w:rsidP="001A4A0A">
            <w:r w:rsidRPr="0056742D">
              <w:t>Trigger</w:t>
            </w:r>
          </w:p>
        </w:tc>
        <w:tc>
          <w:tcPr>
            <w:tcW w:w="6575" w:type="dxa"/>
            <w:gridSpan w:val="2"/>
          </w:tcPr>
          <w:p w:rsidR="00980032" w:rsidRPr="0056742D" w:rsidRDefault="00980032" w:rsidP="001A4A0A">
            <w:pPr>
              <w:pStyle w:val="BodyText"/>
            </w:pPr>
            <w:r w:rsidRPr="0056742D">
              <w:t>User has selected the option to modify the billing contact</w:t>
            </w:r>
          </w:p>
        </w:tc>
      </w:tr>
      <w:tr w:rsidR="00980032" w:rsidRPr="0056742D" w:rsidTr="001A4A0A">
        <w:trPr>
          <w:trHeight w:val="177"/>
        </w:trPr>
        <w:tc>
          <w:tcPr>
            <w:tcW w:w="2480" w:type="dxa"/>
          </w:tcPr>
          <w:p w:rsidR="00980032" w:rsidRPr="0056742D" w:rsidRDefault="00980032" w:rsidP="001A4A0A">
            <w:r w:rsidRPr="0056742D">
              <w:t>Minimum guarantees</w:t>
            </w:r>
          </w:p>
        </w:tc>
        <w:tc>
          <w:tcPr>
            <w:tcW w:w="6575" w:type="dxa"/>
            <w:gridSpan w:val="2"/>
          </w:tcPr>
          <w:p w:rsidR="00980032" w:rsidRPr="0056742D" w:rsidRDefault="00980032" w:rsidP="001A4A0A">
            <w:pPr>
              <w:pStyle w:val="BodyText"/>
            </w:pPr>
            <w:r w:rsidRPr="0056742D">
              <w:t>Billing contact has not been modified.</w:t>
            </w:r>
          </w:p>
        </w:tc>
      </w:tr>
      <w:tr w:rsidR="00980032" w:rsidRPr="0056742D" w:rsidTr="001A4A0A">
        <w:trPr>
          <w:trHeight w:val="177"/>
        </w:trPr>
        <w:tc>
          <w:tcPr>
            <w:tcW w:w="2480" w:type="dxa"/>
          </w:tcPr>
          <w:p w:rsidR="00980032" w:rsidRPr="0056742D" w:rsidRDefault="00980032" w:rsidP="001A4A0A">
            <w:r w:rsidRPr="0056742D">
              <w:t>Success guarantees:</w:t>
            </w:r>
          </w:p>
        </w:tc>
        <w:tc>
          <w:tcPr>
            <w:tcW w:w="6575" w:type="dxa"/>
            <w:gridSpan w:val="2"/>
          </w:tcPr>
          <w:p w:rsidR="00980032" w:rsidRPr="0056742D" w:rsidRDefault="00980032" w:rsidP="001A4A0A">
            <w:pPr>
              <w:pStyle w:val="BodyText"/>
            </w:pPr>
            <w:r w:rsidRPr="0056742D">
              <w:t>Billing contact modification request has been posted</w:t>
            </w:r>
          </w:p>
        </w:tc>
      </w:tr>
      <w:tr w:rsidR="00980032" w:rsidRPr="0056742D" w:rsidTr="001A4A0A">
        <w:trPr>
          <w:trHeight w:val="177"/>
        </w:trPr>
        <w:tc>
          <w:tcPr>
            <w:tcW w:w="2480" w:type="dxa"/>
          </w:tcPr>
          <w:p w:rsidR="00980032" w:rsidRPr="0056742D" w:rsidRDefault="00980032" w:rsidP="001A4A0A">
            <w:r w:rsidRPr="0056742D">
              <w:t>Normal Flow:</w:t>
            </w:r>
          </w:p>
        </w:tc>
        <w:tc>
          <w:tcPr>
            <w:tcW w:w="6575" w:type="dxa"/>
            <w:gridSpan w:val="2"/>
          </w:tcPr>
          <w:p w:rsidR="00980032" w:rsidRPr="0056742D" w:rsidRDefault="00980032" w:rsidP="005E61D6">
            <w:pPr>
              <w:pStyle w:val="Body"/>
              <w:numPr>
                <w:ilvl w:val="0"/>
                <w:numId w:val="192"/>
              </w:numPr>
            </w:pPr>
            <w:r w:rsidRPr="0056742D">
              <w:t>The application displays billing contact in editable mode populated with existing values.</w:t>
            </w:r>
          </w:p>
          <w:p w:rsidR="00980032" w:rsidRPr="0056742D" w:rsidRDefault="00980032" w:rsidP="005E61D6">
            <w:pPr>
              <w:pStyle w:val="Body"/>
              <w:numPr>
                <w:ilvl w:val="0"/>
                <w:numId w:val="192"/>
              </w:numPr>
            </w:pPr>
            <w:r w:rsidRPr="0056742D">
              <w:t>User updates data information upon consumer inputs</w:t>
            </w:r>
            <w:r>
              <w:t xml:space="preserve"> </w:t>
            </w:r>
            <w:r w:rsidRPr="00034105">
              <w:rPr>
                <w:highlight w:val="yellow"/>
              </w:rPr>
              <w:t>(A3).</w:t>
            </w:r>
          </w:p>
          <w:p w:rsidR="00980032" w:rsidRPr="0056742D" w:rsidRDefault="00980032" w:rsidP="005E61D6">
            <w:pPr>
              <w:pStyle w:val="Body"/>
              <w:numPr>
                <w:ilvl w:val="0"/>
                <w:numId w:val="192"/>
              </w:numPr>
            </w:pPr>
            <w:r w:rsidRPr="0056742D">
              <w:t>The user submits (A1).</w:t>
            </w:r>
          </w:p>
          <w:p w:rsidR="00980032" w:rsidRPr="0056742D" w:rsidRDefault="00980032" w:rsidP="005E61D6">
            <w:pPr>
              <w:pStyle w:val="Body"/>
              <w:numPr>
                <w:ilvl w:val="0"/>
                <w:numId w:val="192"/>
              </w:numPr>
            </w:pPr>
            <w:r w:rsidRPr="0056742D">
              <w:t>The application posts the modification request (A2)</w:t>
            </w:r>
          </w:p>
          <w:p w:rsidR="00980032" w:rsidRPr="0056742D" w:rsidRDefault="00980032" w:rsidP="005E61D6">
            <w:pPr>
              <w:pStyle w:val="Body"/>
              <w:numPr>
                <w:ilvl w:val="0"/>
                <w:numId w:val="192"/>
              </w:numPr>
            </w:pPr>
            <w:r w:rsidRPr="0056742D">
              <w:t>The application confirms to the user the request has been posted</w:t>
            </w:r>
          </w:p>
          <w:p w:rsidR="00980032" w:rsidRPr="0056742D" w:rsidRDefault="00980032" w:rsidP="001A4A0A">
            <w:pPr>
              <w:pStyle w:val="BodyText"/>
            </w:pPr>
          </w:p>
        </w:tc>
      </w:tr>
      <w:tr w:rsidR="00980032" w:rsidRPr="0056742D" w:rsidTr="001A4A0A">
        <w:trPr>
          <w:trHeight w:val="177"/>
        </w:trPr>
        <w:tc>
          <w:tcPr>
            <w:tcW w:w="2480" w:type="dxa"/>
          </w:tcPr>
          <w:p w:rsidR="00980032" w:rsidRPr="0056742D" w:rsidRDefault="00980032" w:rsidP="001A4A0A">
            <w:r w:rsidRPr="0056742D">
              <w:t>Alternative Flows:</w:t>
            </w:r>
          </w:p>
        </w:tc>
        <w:tc>
          <w:tcPr>
            <w:tcW w:w="6575" w:type="dxa"/>
            <w:gridSpan w:val="2"/>
          </w:tcPr>
          <w:p w:rsidR="00980032" w:rsidRPr="0056742D" w:rsidRDefault="00980032" w:rsidP="001A4A0A">
            <w:pPr>
              <w:pStyle w:val="Body"/>
              <w:ind w:left="0"/>
            </w:pPr>
            <w:r w:rsidRPr="0056742D">
              <w:t>A1: User decides to cancel this action</w:t>
            </w:r>
          </w:p>
          <w:p w:rsidR="00980032" w:rsidRPr="0056742D" w:rsidRDefault="00980032" w:rsidP="005E61D6">
            <w:pPr>
              <w:pStyle w:val="Body"/>
              <w:numPr>
                <w:ilvl w:val="0"/>
                <w:numId w:val="193"/>
              </w:numPr>
            </w:pPr>
            <w:r w:rsidRPr="0056742D">
              <w:t>Application redirects the user to ‘View billing account information’ use case.</w:t>
            </w:r>
          </w:p>
          <w:p w:rsidR="00980032" w:rsidRPr="0056742D" w:rsidRDefault="00980032" w:rsidP="001A4A0A">
            <w:pPr>
              <w:pStyle w:val="Body"/>
              <w:ind w:left="0"/>
            </w:pPr>
            <w:r w:rsidRPr="0056742D">
              <w:t>A2: There is a pending billing contact modification for the account</w:t>
            </w:r>
          </w:p>
          <w:p w:rsidR="00980032" w:rsidRDefault="00980032" w:rsidP="005E61D6">
            <w:pPr>
              <w:pStyle w:val="Body"/>
              <w:numPr>
                <w:ilvl w:val="0"/>
                <w:numId w:val="194"/>
              </w:numPr>
            </w:pPr>
            <w:r w:rsidRPr="0056742D">
              <w:t>Application displays an error message informing the user he can’t submit this modification until previous request has been processed</w:t>
            </w:r>
          </w:p>
          <w:p w:rsidR="00980032" w:rsidRDefault="00980032" w:rsidP="001A4A0A">
            <w:pPr>
              <w:rPr>
                <w:highlight w:val="yellow"/>
              </w:rPr>
            </w:pPr>
            <w:r w:rsidRPr="004B1EBA">
              <w:rPr>
                <w:highlight w:val="yellow"/>
              </w:rPr>
              <w:t>A3: Account is a Root Residential account and billing address is linked with COP</w:t>
            </w:r>
            <w:r>
              <w:rPr>
                <w:highlight w:val="yellow"/>
              </w:rPr>
              <w:t>’s person legal address</w:t>
            </w:r>
          </w:p>
          <w:p w:rsidR="00980032" w:rsidRDefault="00980032" w:rsidP="005E61D6">
            <w:pPr>
              <w:pStyle w:val="Body"/>
              <w:numPr>
                <w:ilvl w:val="0"/>
                <w:numId w:val="195"/>
              </w:numPr>
            </w:pPr>
            <w:r w:rsidRPr="004B1EBA">
              <w:rPr>
                <w:highlight w:val="yellow"/>
              </w:rPr>
              <w:t>Application informs user that changing the billing address will not be cascade to the owner address (address link break)</w:t>
            </w:r>
          </w:p>
          <w:p w:rsidR="00980032" w:rsidRDefault="00980032" w:rsidP="005E61D6">
            <w:pPr>
              <w:pStyle w:val="Body"/>
              <w:numPr>
                <w:ilvl w:val="0"/>
                <w:numId w:val="195"/>
              </w:numPr>
            </w:pPr>
            <w:r w:rsidRPr="004B1EBA">
              <w:rPr>
                <w:highlight w:val="yellow"/>
              </w:rPr>
              <w:t>User updates data information.</w:t>
            </w:r>
          </w:p>
          <w:p w:rsidR="00980032" w:rsidRPr="0056742D" w:rsidRDefault="00980032" w:rsidP="005E61D6">
            <w:pPr>
              <w:pStyle w:val="Body"/>
              <w:numPr>
                <w:ilvl w:val="0"/>
                <w:numId w:val="195"/>
              </w:numPr>
            </w:pPr>
            <w:r w:rsidRPr="004B1EBA">
              <w:rPr>
                <w:highlight w:val="yellow"/>
              </w:rPr>
              <w:t>Next steps are similar to nominal flow</w:t>
            </w:r>
          </w:p>
        </w:tc>
      </w:tr>
    </w:tbl>
    <w:p w:rsidR="00980032" w:rsidRDefault="00980032" w:rsidP="00980032">
      <w:pPr>
        <w:pStyle w:val="Body"/>
        <w:ind w:left="0"/>
      </w:pPr>
    </w:p>
    <w:p w:rsidR="00980032" w:rsidRPr="00145F2A" w:rsidRDefault="00980032" w:rsidP="00980032">
      <w:pPr>
        <w:pStyle w:val="Heading4"/>
      </w:pPr>
      <w:bookmarkStart w:id="520" w:name="_Toc364961248"/>
      <w:r>
        <w:t xml:space="preserve">BAM0010 - </w:t>
      </w:r>
      <w:r w:rsidRPr="00BB2A3E">
        <w:rPr>
          <w:sz w:val="20"/>
          <w:szCs w:val="24"/>
        </w:rPr>
        <w:t>Vi</w:t>
      </w:r>
      <w:r w:rsidRPr="00BB2A3E">
        <w:rPr>
          <w:spacing w:val="0"/>
          <w:sz w:val="20"/>
          <w:szCs w:val="24"/>
        </w:rPr>
        <w:t>e</w:t>
      </w:r>
      <w:r w:rsidRPr="00BB2A3E">
        <w:rPr>
          <w:sz w:val="20"/>
          <w:szCs w:val="24"/>
        </w:rPr>
        <w:t>w</w:t>
      </w:r>
      <w:r w:rsidRPr="00BB2A3E">
        <w:rPr>
          <w:spacing w:val="0"/>
          <w:sz w:val="20"/>
          <w:szCs w:val="24"/>
        </w:rPr>
        <w:t xml:space="preserve"> </w:t>
      </w:r>
      <w:r w:rsidRPr="00BB2A3E">
        <w:rPr>
          <w:sz w:val="20"/>
          <w:szCs w:val="24"/>
        </w:rPr>
        <w:t>and</w:t>
      </w:r>
      <w:r w:rsidRPr="00BB2A3E">
        <w:rPr>
          <w:spacing w:val="0"/>
          <w:sz w:val="20"/>
          <w:szCs w:val="24"/>
        </w:rPr>
        <w:t xml:space="preserve"> </w:t>
      </w:r>
      <w:r w:rsidRPr="00BB2A3E">
        <w:rPr>
          <w:sz w:val="20"/>
          <w:szCs w:val="24"/>
        </w:rPr>
        <w:t>man</w:t>
      </w:r>
      <w:r w:rsidRPr="00BB2A3E">
        <w:rPr>
          <w:spacing w:val="0"/>
          <w:sz w:val="20"/>
          <w:szCs w:val="24"/>
        </w:rPr>
        <w:t>ag</w:t>
      </w:r>
      <w:r w:rsidRPr="00BB2A3E">
        <w:rPr>
          <w:sz w:val="20"/>
          <w:szCs w:val="24"/>
        </w:rPr>
        <w:t>e</w:t>
      </w:r>
      <w:r w:rsidRPr="00BB2A3E">
        <w:rPr>
          <w:spacing w:val="0"/>
          <w:sz w:val="20"/>
          <w:szCs w:val="24"/>
        </w:rPr>
        <w:t xml:space="preserve"> </w:t>
      </w:r>
      <w:r w:rsidRPr="00BB2A3E">
        <w:rPr>
          <w:sz w:val="20"/>
          <w:szCs w:val="24"/>
        </w:rPr>
        <w:t>bi</w:t>
      </w:r>
      <w:r w:rsidRPr="00BB2A3E">
        <w:rPr>
          <w:spacing w:val="0"/>
          <w:sz w:val="20"/>
          <w:szCs w:val="24"/>
        </w:rPr>
        <w:t>l</w:t>
      </w:r>
      <w:r w:rsidRPr="00BB2A3E">
        <w:rPr>
          <w:sz w:val="20"/>
          <w:szCs w:val="24"/>
        </w:rPr>
        <w:t>ling account</w:t>
      </w:r>
      <w:r>
        <w:t xml:space="preserve"> (Modified)</w:t>
      </w:r>
      <w:bookmarkEnd w:id="520"/>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738"/>
      </w:tblGrid>
      <w:tr w:rsidR="00980032" w:rsidRPr="00134956" w:rsidTr="001A4A0A">
        <w:trPr>
          <w:trHeight w:val="360"/>
        </w:trPr>
        <w:tc>
          <w:tcPr>
            <w:tcW w:w="5580" w:type="dxa"/>
            <w:gridSpan w:val="2"/>
            <w:shd w:val="clear" w:color="auto" w:fill="E6E6E6"/>
          </w:tcPr>
          <w:p w:rsidR="00980032" w:rsidRPr="00134956" w:rsidRDefault="00980032" w:rsidP="001A4A0A">
            <w:pPr>
              <w:pStyle w:val="TableHeading"/>
              <w:rPr>
                <w:rFonts w:asciiTheme="minorBidi" w:hAnsiTheme="minorBidi" w:cstheme="minorBidi"/>
              </w:rPr>
            </w:pPr>
            <w:r w:rsidRPr="00134956">
              <w:rPr>
                <w:rFonts w:asciiTheme="minorBidi" w:hAnsiTheme="minorBidi" w:cstheme="minorBidi"/>
              </w:rPr>
              <w:t>View and manage billing account</w:t>
            </w:r>
          </w:p>
        </w:tc>
        <w:tc>
          <w:tcPr>
            <w:tcW w:w="3738" w:type="dxa"/>
            <w:shd w:val="clear" w:color="auto" w:fill="E6E6E6"/>
          </w:tcPr>
          <w:p w:rsidR="00980032" w:rsidRPr="00134956" w:rsidRDefault="00980032" w:rsidP="001A4A0A">
            <w:pPr>
              <w:pStyle w:val="TableHeading"/>
              <w:rPr>
                <w:rFonts w:asciiTheme="minorBidi" w:hAnsiTheme="minorBidi" w:cstheme="minorBidi"/>
              </w:rPr>
            </w:pPr>
            <w:r w:rsidRPr="00134956">
              <w:rPr>
                <w:rFonts w:asciiTheme="minorBidi" w:hAnsiTheme="minorBidi" w:cstheme="minorBidi"/>
              </w:rPr>
              <w:t>BAM0010</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Primary actors</w:t>
            </w:r>
          </w:p>
        </w:tc>
        <w:tc>
          <w:tcPr>
            <w:tcW w:w="7050" w:type="dxa"/>
            <w:gridSpan w:val="2"/>
          </w:tcPr>
          <w:p w:rsidR="00980032" w:rsidRPr="00134956" w:rsidRDefault="00980032" w:rsidP="001A4A0A">
            <w:pPr>
              <w:pStyle w:val="BodyText"/>
              <w:rPr>
                <w:rFonts w:asciiTheme="minorBidi" w:hAnsiTheme="minorBidi" w:cstheme="minorBidi"/>
                <w:color w:val="FF0000"/>
              </w:rPr>
            </w:pPr>
            <w:r w:rsidRPr="00134956">
              <w:rPr>
                <w:rFonts w:asciiTheme="minorBidi" w:hAnsiTheme="minorBidi" w:cstheme="minorBidi"/>
                <w:color w:val="FF0000"/>
              </w:rPr>
              <w:t>Dealer User</w:t>
            </w:r>
          </w:p>
          <w:p w:rsidR="00980032" w:rsidRPr="00134956" w:rsidRDefault="00980032" w:rsidP="001A4A0A">
            <w:pPr>
              <w:pStyle w:val="BodyText"/>
              <w:rPr>
                <w:rFonts w:asciiTheme="minorBidi" w:hAnsiTheme="minorBidi" w:cstheme="minorBidi"/>
              </w:rPr>
            </w:pPr>
            <w:r w:rsidRPr="00134956">
              <w:rPr>
                <w:rFonts w:asciiTheme="minorBidi" w:hAnsiTheme="minorBidi" w:cstheme="minorBidi"/>
              </w:rPr>
              <w:t>CSR user</w:t>
            </w:r>
          </w:p>
        </w:tc>
      </w:tr>
      <w:tr w:rsidR="00980032" w:rsidRPr="00134956" w:rsidTr="001A4A0A">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Summary Goal</w:t>
            </w:r>
          </w:p>
        </w:tc>
        <w:tc>
          <w:tcPr>
            <w:tcW w:w="7050" w:type="dxa"/>
            <w:gridSpan w:val="2"/>
          </w:tcPr>
          <w:p w:rsidR="00980032" w:rsidRPr="00134956" w:rsidRDefault="00980032" w:rsidP="001A4A0A">
            <w:pPr>
              <w:pStyle w:val="BodyText"/>
              <w:rPr>
                <w:rFonts w:asciiTheme="minorBidi" w:hAnsiTheme="minorBidi" w:cstheme="minorBidi"/>
              </w:rPr>
            </w:pPr>
            <w:r w:rsidRPr="00134956">
              <w:rPr>
                <w:rFonts w:asciiTheme="minorBidi" w:hAnsiTheme="minorBidi" w:cstheme="minorBidi"/>
              </w:rPr>
              <w:t>This</w:t>
            </w:r>
            <w:r w:rsidRPr="00134956">
              <w:rPr>
                <w:rFonts w:asciiTheme="minorBidi" w:hAnsiTheme="minorBidi" w:cstheme="minorBidi"/>
                <w:spacing w:val="-4"/>
              </w:rPr>
              <w:t xml:space="preserve"> </w:t>
            </w:r>
            <w:r w:rsidRPr="00134956">
              <w:rPr>
                <w:rFonts w:asciiTheme="minorBidi" w:hAnsiTheme="minorBidi" w:cstheme="minorBidi"/>
              </w:rPr>
              <w:t>use</w:t>
            </w:r>
            <w:r w:rsidRPr="00134956">
              <w:rPr>
                <w:rFonts w:asciiTheme="minorBidi" w:hAnsiTheme="minorBidi" w:cstheme="minorBidi"/>
                <w:spacing w:val="-2"/>
              </w:rPr>
              <w:t xml:space="preserve"> </w:t>
            </w:r>
            <w:r w:rsidRPr="00134956">
              <w:rPr>
                <w:rFonts w:asciiTheme="minorBidi" w:hAnsiTheme="minorBidi" w:cstheme="minorBidi"/>
              </w:rPr>
              <w:t>case</w:t>
            </w:r>
            <w:r w:rsidRPr="00134956">
              <w:rPr>
                <w:rFonts w:asciiTheme="minorBidi" w:hAnsiTheme="minorBidi" w:cstheme="minorBidi"/>
                <w:spacing w:val="-4"/>
              </w:rPr>
              <w:t xml:space="preserve"> </w:t>
            </w:r>
            <w:r w:rsidRPr="00134956">
              <w:rPr>
                <w:rFonts w:asciiTheme="minorBidi" w:hAnsiTheme="minorBidi" w:cstheme="minorBidi"/>
              </w:rPr>
              <w:t>allows</w:t>
            </w:r>
            <w:r w:rsidRPr="00134956">
              <w:rPr>
                <w:rFonts w:asciiTheme="minorBidi" w:hAnsiTheme="minorBidi" w:cstheme="minorBidi"/>
                <w:spacing w:val="-5"/>
              </w:rPr>
              <w:t xml:space="preserve"> </w:t>
            </w:r>
            <w:r w:rsidRPr="00134956">
              <w:rPr>
                <w:rFonts w:asciiTheme="minorBidi" w:hAnsiTheme="minorBidi" w:cstheme="minorBidi"/>
              </w:rPr>
              <w:t>the</w:t>
            </w:r>
            <w:r w:rsidRPr="00134956">
              <w:rPr>
                <w:rFonts w:asciiTheme="minorBidi" w:hAnsiTheme="minorBidi" w:cstheme="minorBidi"/>
                <w:spacing w:val="-3"/>
              </w:rPr>
              <w:t xml:space="preserve"> </w:t>
            </w:r>
            <w:r w:rsidRPr="00134956">
              <w:rPr>
                <w:rFonts w:asciiTheme="minorBidi" w:hAnsiTheme="minorBidi" w:cstheme="minorBidi"/>
              </w:rPr>
              <w:t>user</w:t>
            </w:r>
            <w:r w:rsidRPr="00134956">
              <w:rPr>
                <w:rFonts w:asciiTheme="minorBidi" w:hAnsiTheme="minorBidi" w:cstheme="minorBidi"/>
                <w:spacing w:val="-3"/>
              </w:rPr>
              <w:t xml:space="preserve"> </w:t>
            </w:r>
            <w:r w:rsidRPr="00134956">
              <w:rPr>
                <w:rFonts w:asciiTheme="minorBidi" w:hAnsiTheme="minorBidi" w:cstheme="minorBidi"/>
              </w:rPr>
              <w:t>to</w:t>
            </w:r>
            <w:r w:rsidRPr="00134956">
              <w:rPr>
                <w:rFonts w:asciiTheme="minorBidi" w:hAnsiTheme="minorBidi" w:cstheme="minorBidi"/>
                <w:spacing w:val="-2"/>
              </w:rPr>
              <w:t xml:space="preserve"> </w:t>
            </w:r>
            <w:r w:rsidRPr="00134956">
              <w:rPr>
                <w:rFonts w:asciiTheme="minorBidi" w:hAnsiTheme="minorBidi" w:cstheme="minorBidi"/>
              </w:rPr>
              <w:t>view</w:t>
            </w:r>
            <w:r w:rsidRPr="00134956">
              <w:rPr>
                <w:rFonts w:asciiTheme="minorBidi" w:hAnsiTheme="minorBidi" w:cstheme="minorBidi"/>
                <w:spacing w:val="-4"/>
              </w:rPr>
              <w:t xml:space="preserve"> </w:t>
            </w:r>
            <w:r w:rsidRPr="00134956">
              <w:rPr>
                <w:rFonts w:asciiTheme="minorBidi" w:hAnsiTheme="minorBidi" w:cstheme="minorBidi"/>
              </w:rPr>
              <w:t>billing</w:t>
            </w:r>
            <w:r w:rsidRPr="00134956">
              <w:rPr>
                <w:rFonts w:asciiTheme="minorBidi" w:hAnsiTheme="minorBidi" w:cstheme="minorBidi"/>
                <w:spacing w:val="-5"/>
              </w:rPr>
              <w:t xml:space="preserve"> </w:t>
            </w:r>
            <w:r w:rsidRPr="00134956">
              <w:rPr>
                <w:rFonts w:asciiTheme="minorBidi" w:hAnsiTheme="minorBidi" w:cstheme="minorBidi"/>
              </w:rPr>
              <w:t>account</w:t>
            </w:r>
            <w:r w:rsidRPr="00134956">
              <w:rPr>
                <w:rFonts w:asciiTheme="minorBidi" w:hAnsiTheme="minorBidi" w:cstheme="minorBidi"/>
                <w:spacing w:val="-6"/>
              </w:rPr>
              <w:t xml:space="preserve"> </w:t>
            </w:r>
            <w:r w:rsidRPr="00134956">
              <w:rPr>
                <w:rFonts w:asciiTheme="minorBidi" w:hAnsiTheme="minorBidi" w:cstheme="minorBidi"/>
              </w:rPr>
              <w:t xml:space="preserve">information </w:t>
            </w:r>
            <w:r w:rsidRPr="00134956">
              <w:rPr>
                <w:rFonts w:asciiTheme="minorBidi" w:hAnsiTheme="minorBidi" w:cstheme="minorBidi"/>
                <w:spacing w:val="1"/>
              </w:rPr>
              <w:t>(accou</w:t>
            </w:r>
            <w:r w:rsidRPr="00134956">
              <w:rPr>
                <w:rFonts w:asciiTheme="minorBidi" w:hAnsiTheme="minorBidi" w:cstheme="minorBidi"/>
                <w:spacing w:val="-1"/>
              </w:rPr>
              <w:t>n</w:t>
            </w:r>
            <w:r w:rsidRPr="00134956">
              <w:rPr>
                <w:rFonts w:asciiTheme="minorBidi" w:hAnsiTheme="minorBidi" w:cstheme="minorBidi"/>
              </w:rPr>
              <w:t>t</w:t>
            </w:r>
            <w:r w:rsidRPr="00134956">
              <w:rPr>
                <w:rFonts w:asciiTheme="minorBidi" w:hAnsiTheme="minorBidi" w:cstheme="minorBidi"/>
                <w:spacing w:val="-8"/>
              </w:rPr>
              <w:t xml:space="preserve"> </w:t>
            </w:r>
            <w:r w:rsidRPr="00134956">
              <w:rPr>
                <w:rFonts w:asciiTheme="minorBidi" w:hAnsiTheme="minorBidi" w:cstheme="minorBidi"/>
                <w:spacing w:val="1"/>
              </w:rPr>
              <w:t>o</w:t>
            </w:r>
            <w:r w:rsidRPr="00134956">
              <w:rPr>
                <w:rFonts w:asciiTheme="minorBidi" w:hAnsiTheme="minorBidi" w:cstheme="minorBidi"/>
                <w:spacing w:val="-3"/>
              </w:rPr>
              <w:t>f</w:t>
            </w:r>
            <w:r w:rsidRPr="00134956">
              <w:rPr>
                <w:rFonts w:asciiTheme="minorBidi" w:hAnsiTheme="minorBidi" w:cstheme="minorBidi"/>
              </w:rPr>
              <w:t>f</w:t>
            </w:r>
            <w:r w:rsidRPr="00134956">
              <w:rPr>
                <w:rFonts w:asciiTheme="minorBidi" w:hAnsiTheme="minorBidi" w:cstheme="minorBidi"/>
                <w:spacing w:val="1"/>
              </w:rPr>
              <w:t>er</w:t>
            </w:r>
            <w:r w:rsidRPr="00134956">
              <w:rPr>
                <w:rFonts w:asciiTheme="minorBidi" w:hAnsiTheme="minorBidi" w:cstheme="minorBidi"/>
              </w:rPr>
              <w:t>s</w:t>
            </w:r>
            <w:r w:rsidRPr="00134956">
              <w:rPr>
                <w:rFonts w:asciiTheme="minorBidi" w:hAnsiTheme="minorBidi" w:cstheme="minorBidi"/>
                <w:spacing w:val="-5"/>
              </w:rPr>
              <w:t xml:space="preserve"> </w:t>
            </w:r>
            <w:r w:rsidRPr="00134956">
              <w:rPr>
                <w:rFonts w:asciiTheme="minorBidi" w:hAnsiTheme="minorBidi" w:cstheme="minorBidi"/>
                <w:spacing w:val="1"/>
              </w:rPr>
              <w:t>an</w:t>
            </w:r>
            <w:r w:rsidRPr="00134956">
              <w:rPr>
                <w:rFonts w:asciiTheme="minorBidi" w:hAnsiTheme="minorBidi" w:cstheme="minorBidi"/>
              </w:rPr>
              <w:t>d</w:t>
            </w:r>
            <w:r w:rsidRPr="00134956">
              <w:rPr>
                <w:rFonts w:asciiTheme="minorBidi" w:hAnsiTheme="minorBidi" w:cstheme="minorBidi"/>
                <w:spacing w:val="-2"/>
              </w:rPr>
              <w:t xml:space="preserve"> </w:t>
            </w:r>
            <w:r w:rsidRPr="00134956">
              <w:rPr>
                <w:rFonts w:asciiTheme="minorBidi" w:hAnsiTheme="minorBidi" w:cstheme="minorBidi"/>
                <w:spacing w:val="1"/>
              </w:rPr>
              <w:t>bundl</w:t>
            </w:r>
            <w:r w:rsidRPr="00134956">
              <w:rPr>
                <w:rFonts w:asciiTheme="minorBidi" w:hAnsiTheme="minorBidi" w:cstheme="minorBidi"/>
                <w:spacing w:val="-1"/>
              </w:rPr>
              <w:t>e</w:t>
            </w:r>
            <w:r w:rsidRPr="00134956">
              <w:rPr>
                <w:rFonts w:asciiTheme="minorBidi" w:hAnsiTheme="minorBidi" w:cstheme="minorBidi"/>
              </w:rPr>
              <w:t>,</w:t>
            </w:r>
            <w:r w:rsidRPr="00134956">
              <w:rPr>
                <w:rFonts w:asciiTheme="minorBidi" w:hAnsiTheme="minorBidi" w:cstheme="minorBidi"/>
                <w:spacing w:val="-6"/>
              </w:rPr>
              <w:t xml:space="preserve"> </w:t>
            </w:r>
            <w:r w:rsidRPr="00134956">
              <w:rPr>
                <w:rFonts w:asciiTheme="minorBidi" w:hAnsiTheme="minorBidi" w:cstheme="minorBidi"/>
                <w:spacing w:val="1"/>
              </w:rPr>
              <w:t>paymen</w:t>
            </w:r>
            <w:r w:rsidRPr="00134956">
              <w:rPr>
                <w:rFonts w:asciiTheme="minorBidi" w:hAnsiTheme="minorBidi" w:cstheme="minorBidi"/>
              </w:rPr>
              <w:t>t</w:t>
            </w:r>
            <w:r w:rsidRPr="00134956">
              <w:rPr>
                <w:rFonts w:asciiTheme="minorBidi" w:hAnsiTheme="minorBidi" w:cstheme="minorBidi"/>
                <w:spacing w:val="-7"/>
              </w:rPr>
              <w:t xml:space="preserve"> </w:t>
            </w:r>
            <w:r w:rsidRPr="00134956">
              <w:rPr>
                <w:rFonts w:asciiTheme="minorBidi" w:hAnsiTheme="minorBidi" w:cstheme="minorBidi"/>
                <w:spacing w:val="1"/>
              </w:rPr>
              <w:t>m</w:t>
            </w:r>
            <w:r w:rsidRPr="00134956">
              <w:rPr>
                <w:rFonts w:asciiTheme="minorBidi" w:hAnsiTheme="minorBidi" w:cstheme="minorBidi"/>
                <w:spacing w:val="-1"/>
              </w:rPr>
              <w:t>e</w:t>
            </w:r>
            <w:r w:rsidRPr="00134956">
              <w:rPr>
                <w:rFonts w:asciiTheme="minorBidi" w:hAnsiTheme="minorBidi" w:cstheme="minorBidi"/>
                <w:spacing w:val="1"/>
              </w:rPr>
              <w:t>tho</w:t>
            </w:r>
            <w:r w:rsidRPr="00134956">
              <w:rPr>
                <w:rFonts w:asciiTheme="minorBidi" w:hAnsiTheme="minorBidi" w:cstheme="minorBidi"/>
                <w:spacing w:val="-1"/>
              </w:rPr>
              <w:t>d</w:t>
            </w:r>
            <w:r w:rsidRPr="00134956">
              <w:rPr>
                <w:rFonts w:asciiTheme="minorBidi" w:hAnsiTheme="minorBidi" w:cstheme="minorBidi"/>
              </w:rPr>
              <w:t>,</w:t>
            </w:r>
            <w:r w:rsidRPr="00134956">
              <w:rPr>
                <w:rFonts w:asciiTheme="minorBidi" w:hAnsiTheme="minorBidi" w:cstheme="minorBidi"/>
                <w:spacing w:val="-6"/>
              </w:rPr>
              <w:t xml:space="preserve"> </w:t>
            </w:r>
            <w:r w:rsidRPr="00134956">
              <w:rPr>
                <w:rFonts w:asciiTheme="minorBidi" w:hAnsiTheme="minorBidi" w:cstheme="minorBidi"/>
                <w:spacing w:val="1"/>
              </w:rPr>
              <w:t>b</w:t>
            </w:r>
            <w:r w:rsidRPr="00134956">
              <w:rPr>
                <w:rFonts w:asciiTheme="minorBidi" w:hAnsiTheme="minorBidi" w:cstheme="minorBidi"/>
              </w:rPr>
              <w:t>i</w:t>
            </w:r>
            <w:r w:rsidRPr="00134956">
              <w:rPr>
                <w:rFonts w:asciiTheme="minorBidi" w:hAnsiTheme="minorBidi" w:cstheme="minorBidi"/>
                <w:spacing w:val="1"/>
              </w:rPr>
              <w:t>l</w:t>
            </w:r>
            <w:r w:rsidRPr="00134956">
              <w:rPr>
                <w:rFonts w:asciiTheme="minorBidi" w:hAnsiTheme="minorBidi" w:cstheme="minorBidi"/>
              </w:rPr>
              <w:t>l</w:t>
            </w:r>
            <w:r w:rsidRPr="00134956">
              <w:rPr>
                <w:rFonts w:asciiTheme="minorBidi" w:hAnsiTheme="minorBidi" w:cstheme="minorBidi"/>
                <w:spacing w:val="1"/>
              </w:rPr>
              <w:t>in</w:t>
            </w:r>
            <w:r w:rsidRPr="00134956">
              <w:rPr>
                <w:rFonts w:asciiTheme="minorBidi" w:hAnsiTheme="minorBidi" w:cstheme="minorBidi"/>
              </w:rPr>
              <w:t>g</w:t>
            </w:r>
            <w:r w:rsidRPr="00134956">
              <w:rPr>
                <w:rFonts w:asciiTheme="minorBidi" w:hAnsiTheme="minorBidi" w:cstheme="minorBidi"/>
                <w:spacing w:val="-6"/>
              </w:rPr>
              <w:t xml:space="preserve"> </w:t>
            </w:r>
            <w:r w:rsidRPr="00134956">
              <w:rPr>
                <w:rFonts w:asciiTheme="minorBidi" w:hAnsiTheme="minorBidi" w:cstheme="minorBidi"/>
                <w:spacing w:val="1"/>
              </w:rPr>
              <w:t>add</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spacing w:val="1"/>
              </w:rPr>
              <w:t>s</w:t>
            </w:r>
            <w:r w:rsidRPr="00134956">
              <w:rPr>
                <w:rFonts w:asciiTheme="minorBidi" w:hAnsiTheme="minorBidi" w:cstheme="minorBidi"/>
              </w:rPr>
              <w:t>s</w:t>
            </w:r>
            <w:r w:rsidRPr="00134956">
              <w:rPr>
                <w:rFonts w:asciiTheme="minorBidi" w:hAnsiTheme="minorBidi" w:cstheme="minorBidi"/>
                <w:spacing w:val="-7"/>
              </w:rPr>
              <w:t xml:space="preserve"> </w:t>
            </w:r>
            <w:r w:rsidRPr="00134956">
              <w:rPr>
                <w:rFonts w:asciiTheme="minorBidi" w:hAnsiTheme="minorBidi" w:cstheme="minorBidi"/>
                <w:spacing w:val="1"/>
              </w:rPr>
              <w:t xml:space="preserve">and </w:t>
            </w:r>
            <w:r w:rsidRPr="00134956">
              <w:rPr>
                <w:rFonts w:asciiTheme="minorBidi" w:hAnsiTheme="minorBidi" w:cstheme="minorBidi"/>
              </w:rPr>
              <w:t>billing</w:t>
            </w:r>
            <w:r w:rsidRPr="00134956">
              <w:rPr>
                <w:rFonts w:asciiTheme="minorBidi" w:hAnsiTheme="minorBidi" w:cstheme="minorBidi"/>
                <w:spacing w:val="-9"/>
              </w:rPr>
              <w:t xml:space="preserve"> </w:t>
            </w:r>
            <w:r w:rsidRPr="00134956">
              <w:rPr>
                <w:rFonts w:asciiTheme="minorBidi" w:hAnsiTheme="minorBidi" w:cstheme="minorBidi"/>
              </w:rPr>
              <w:t>extended</w:t>
            </w:r>
            <w:r w:rsidRPr="00134956">
              <w:rPr>
                <w:rFonts w:asciiTheme="minorBidi" w:hAnsiTheme="minorBidi" w:cstheme="minorBidi"/>
                <w:spacing w:val="-11"/>
              </w:rPr>
              <w:t xml:space="preserve"> </w:t>
            </w:r>
            <w:r w:rsidRPr="00134956">
              <w:rPr>
                <w:rFonts w:asciiTheme="minorBidi" w:hAnsiTheme="minorBidi" w:cstheme="minorBidi"/>
              </w:rPr>
              <w:t>attribut</w:t>
            </w:r>
            <w:r w:rsidRPr="00134956">
              <w:rPr>
                <w:rFonts w:asciiTheme="minorBidi" w:hAnsiTheme="minorBidi" w:cstheme="minorBidi"/>
                <w:spacing w:val="-1"/>
              </w:rPr>
              <w:t>e</w:t>
            </w:r>
            <w:r w:rsidRPr="00134956">
              <w:rPr>
                <w:rFonts w:asciiTheme="minorBidi" w:hAnsiTheme="minorBidi" w:cstheme="minorBidi"/>
              </w:rPr>
              <w:t>s</w:t>
            </w:r>
            <w:r w:rsidRPr="00134956">
              <w:rPr>
                <w:rFonts w:asciiTheme="minorBidi" w:hAnsiTheme="minorBidi" w:cstheme="minorBidi"/>
                <w:spacing w:val="-10"/>
              </w:rPr>
              <w:t xml:space="preserve"> </w:t>
            </w:r>
            <w:r w:rsidRPr="00134956">
              <w:rPr>
                <w:rFonts w:asciiTheme="minorBidi" w:hAnsiTheme="minorBidi" w:cstheme="minorBidi"/>
                <w:strike/>
                <w:color w:val="FF0000"/>
              </w:rPr>
              <w:t>and</w:t>
            </w:r>
            <w:r w:rsidRPr="00134956">
              <w:rPr>
                <w:rFonts w:asciiTheme="minorBidi" w:hAnsiTheme="minorBidi" w:cstheme="minorBidi"/>
                <w:strike/>
                <w:color w:val="FF0000"/>
                <w:spacing w:val="-6"/>
              </w:rPr>
              <w:t xml:space="preserve"> </w:t>
            </w:r>
            <w:r w:rsidRPr="00134956">
              <w:rPr>
                <w:rFonts w:asciiTheme="minorBidi" w:hAnsiTheme="minorBidi" w:cstheme="minorBidi"/>
                <w:strike/>
                <w:color w:val="FF0000"/>
              </w:rPr>
              <w:t>pending</w:t>
            </w:r>
            <w:r w:rsidRPr="00134956">
              <w:rPr>
                <w:rFonts w:asciiTheme="minorBidi" w:hAnsiTheme="minorBidi" w:cstheme="minorBidi"/>
                <w:strike/>
                <w:color w:val="FF0000"/>
                <w:spacing w:val="-10"/>
              </w:rPr>
              <w:t xml:space="preserve"> </w:t>
            </w:r>
            <w:r w:rsidRPr="00134956">
              <w:rPr>
                <w:rFonts w:asciiTheme="minorBidi" w:hAnsiTheme="minorBidi" w:cstheme="minorBidi"/>
                <w:strike/>
                <w:color w:val="FF0000"/>
                <w:spacing w:val="-3"/>
              </w:rPr>
              <w:t>r</w:t>
            </w:r>
            <w:r w:rsidRPr="00134956">
              <w:rPr>
                <w:rFonts w:asciiTheme="minorBidi" w:hAnsiTheme="minorBidi" w:cstheme="minorBidi"/>
                <w:strike/>
                <w:color w:val="FF0000"/>
                <w:spacing w:val="1"/>
              </w:rPr>
              <w:t>e</w:t>
            </w:r>
            <w:r w:rsidRPr="00134956">
              <w:rPr>
                <w:rFonts w:asciiTheme="minorBidi" w:hAnsiTheme="minorBidi" w:cstheme="minorBidi"/>
                <w:strike/>
                <w:color w:val="FF0000"/>
              </w:rPr>
              <w:t>qu</w:t>
            </w:r>
            <w:r w:rsidRPr="00134956">
              <w:rPr>
                <w:rFonts w:asciiTheme="minorBidi" w:hAnsiTheme="minorBidi" w:cstheme="minorBidi"/>
                <w:strike/>
                <w:color w:val="FF0000"/>
                <w:spacing w:val="-1"/>
              </w:rPr>
              <w:t>e</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ts</w:t>
            </w:r>
            <w:r w:rsidRPr="00134956">
              <w:rPr>
                <w:rFonts w:asciiTheme="minorBidi" w:hAnsiTheme="minorBidi" w:cstheme="minorBidi"/>
                <w:strike/>
                <w:color w:val="FF0000"/>
                <w:spacing w:val="-10"/>
              </w:rPr>
              <w:t xml:space="preserve"> </w:t>
            </w:r>
            <w:r w:rsidRPr="00134956">
              <w:rPr>
                <w:rFonts w:asciiTheme="minorBidi" w:hAnsiTheme="minorBidi" w:cstheme="minorBidi"/>
                <w:strike/>
                <w:color w:val="FF0000"/>
              </w:rPr>
              <w:t>impacting</w:t>
            </w:r>
            <w:r w:rsidRPr="00134956">
              <w:rPr>
                <w:rFonts w:asciiTheme="minorBidi" w:hAnsiTheme="minorBidi" w:cstheme="minorBidi"/>
                <w:strike/>
                <w:color w:val="FF0000"/>
                <w:spacing w:val="-11"/>
              </w:rPr>
              <w:t xml:space="preserve"> </w:t>
            </w:r>
            <w:r w:rsidRPr="00134956">
              <w:rPr>
                <w:rFonts w:asciiTheme="minorBidi" w:hAnsiTheme="minorBidi" w:cstheme="minorBidi"/>
                <w:strike/>
                <w:color w:val="FF0000"/>
              </w:rPr>
              <w:t>a</w:t>
            </w:r>
            <w:r w:rsidRPr="00134956">
              <w:rPr>
                <w:rFonts w:asciiTheme="minorBidi" w:hAnsiTheme="minorBidi" w:cstheme="minorBidi"/>
                <w:strike/>
                <w:color w:val="FF0000"/>
                <w:spacing w:val="-4"/>
              </w:rPr>
              <w:t xml:space="preserve"> </w:t>
            </w:r>
            <w:r w:rsidRPr="00134956">
              <w:rPr>
                <w:rFonts w:asciiTheme="minorBidi" w:hAnsiTheme="minorBidi" w:cstheme="minorBidi"/>
                <w:strike/>
                <w:color w:val="FF0000"/>
              </w:rPr>
              <w:t>bil</w:t>
            </w:r>
            <w:r w:rsidRPr="00134956">
              <w:rPr>
                <w:rFonts w:asciiTheme="minorBidi" w:hAnsiTheme="minorBidi" w:cstheme="minorBidi"/>
                <w:strike/>
                <w:color w:val="FF0000"/>
                <w:spacing w:val="1"/>
              </w:rPr>
              <w:t>l</w:t>
            </w:r>
            <w:r w:rsidRPr="00134956">
              <w:rPr>
                <w:rFonts w:asciiTheme="minorBidi" w:hAnsiTheme="minorBidi" w:cstheme="minorBidi"/>
                <w:strike/>
                <w:color w:val="FF0000"/>
              </w:rPr>
              <w:t xml:space="preserve">ing </w:t>
            </w:r>
            <w:r w:rsidRPr="00134956">
              <w:rPr>
                <w:rFonts w:asciiTheme="minorBidi" w:hAnsiTheme="minorBidi" w:cstheme="minorBidi"/>
                <w:strike/>
                <w:color w:val="FF0000"/>
                <w:spacing w:val="1"/>
              </w:rPr>
              <w:t>a</w:t>
            </w:r>
            <w:r w:rsidRPr="00134956">
              <w:rPr>
                <w:rFonts w:asciiTheme="minorBidi" w:hAnsiTheme="minorBidi" w:cstheme="minorBidi"/>
                <w:strike/>
                <w:color w:val="FF0000"/>
              </w:rPr>
              <w:t xml:space="preserve">ccount , </w:t>
            </w:r>
            <w:r w:rsidRPr="00134956">
              <w:rPr>
                <w:rFonts w:asciiTheme="minorBidi" w:hAnsiTheme="minorBidi" w:cstheme="minorBidi"/>
                <w:color w:val="FF0000"/>
              </w:rPr>
              <w:t>cases and recent interaction impacting this billing account</w:t>
            </w:r>
            <w:r w:rsidRPr="00134956">
              <w:rPr>
                <w:rFonts w:asciiTheme="minorBidi" w:hAnsiTheme="minorBidi" w:cstheme="minorBidi"/>
              </w:rPr>
              <w:t>),</w:t>
            </w:r>
            <w:r w:rsidRPr="00134956">
              <w:rPr>
                <w:rFonts w:asciiTheme="minorBidi" w:hAnsiTheme="minorBidi" w:cstheme="minorBidi"/>
                <w:spacing w:val="-8"/>
              </w:rPr>
              <w:t xml:space="preserve"> </w:t>
            </w:r>
            <w:r w:rsidRPr="00134956">
              <w:rPr>
                <w:rFonts w:asciiTheme="minorBidi" w:hAnsiTheme="minorBidi" w:cstheme="minorBidi"/>
              </w:rPr>
              <w:t>as</w:t>
            </w:r>
            <w:r w:rsidRPr="00134956">
              <w:rPr>
                <w:rFonts w:asciiTheme="minorBidi" w:hAnsiTheme="minorBidi" w:cstheme="minorBidi"/>
                <w:spacing w:val="-2"/>
              </w:rPr>
              <w:t xml:space="preserve"> </w:t>
            </w:r>
            <w:r w:rsidRPr="00134956">
              <w:rPr>
                <w:rFonts w:asciiTheme="minorBidi" w:hAnsiTheme="minorBidi" w:cstheme="minorBidi"/>
              </w:rPr>
              <w:t>a</w:t>
            </w:r>
            <w:r w:rsidRPr="00134956">
              <w:rPr>
                <w:rFonts w:asciiTheme="minorBidi" w:hAnsiTheme="minorBidi" w:cstheme="minorBidi"/>
                <w:spacing w:val="-1"/>
              </w:rPr>
              <w:t xml:space="preserve"> </w:t>
            </w:r>
            <w:r w:rsidRPr="00134956">
              <w:rPr>
                <w:rFonts w:asciiTheme="minorBidi" w:hAnsiTheme="minorBidi" w:cstheme="minorBidi"/>
              </w:rPr>
              <w:t>d</w:t>
            </w:r>
            <w:r w:rsidRPr="00134956">
              <w:rPr>
                <w:rFonts w:asciiTheme="minorBidi" w:hAnsiTheme="minorBidi" w:cstheme="minorBidi"/>
                <w:spacing w:val="1"/>
              </w:rPr>
              <w:t>a</w:t>
            </w:r>
            <w:r w:rsidRPr="00134956">
              <w:rPr>
                <w:rFonts w:asciiTheme="minorBidi" w:hAnsiTheme="minorBidi" w:cstheme="minorBidi"/>
              </w:rPr>
              <w:t>shbo</w:t>
            </w:r>
            <w:r w:rsidRPr="00134956">
              <w:rPr>
                <w:rFonts w:asciiTheme="minorBidi" w:hAnsiTheme="minorBidi" w:cstheme="minorBidi"/>
                <w:spacing w:val="1"/>
              </w:rPr>
              <w:t>a</w:t>
            </w:r>
            <w:r w:rsidRPr="00134956">
              <w:rPr>
                <w:rFonts w:asciiTheme="minorBidi" w:hAnsiTheme="minorBidi" w:cstheme="minorBidi"/>
                <w:spacing w:val="-3"/>
              </w:rPr>
              <w:t>r</w:t>
            </w:r>
            <w:r w:rsidRPr="00134956">
              <w:rPr>
                <w:rFonts w:asciiTheme="minorBidi" w:hAnsiTheme="minorBidi" w:cstheme="minorBidi"/>
              </w:rPr>
              <w:t>d</w:t>
            </w:r>
            <w:r w:rsidRPr="00134956">
              <w:rPr>
                <w:rFonts w:asciiTheme="minorBidi" w:hAnsiTheme="minorBidi" w:cstheme="minorBidi"/>
                <w:spacing w:val="-8"/>
              </w:rPr>
              <w:t xml:space="preserve"> </w:t>
            </w:r>
            <w:r w:rsidRPr="00134956">
              <w:rPr>
                <w:rFonts w:asciiTheme="minorBidi" w:hAnsiTheme="minorBidi" w:cstheme="minorBidi"/>
              </w:rPr>
              <w:t>or</w:t>
            </w:r>
            <w:r w:rsidRPr="00134956">
              <w:rPr>
                <w:rFonts w:asciiTheme="minorBidi" w:hAnsiTheme="minorBidi" w:cstheme="minorBidi"/>
                <w:spacing w:val="-2"/>
              </w:rPr>
              <w:t xml:space="preserve"> </w:t>
            </w:r>
            <w:r w:rsidRPr="00134956">
              <w:rPr>
                <w:rFonts w:asciiTheme="minorBidi" w:hAnsiTheme="minorBidi" w:cstheme="minorBidi"/>
              </w:rPr>
              <w:t>synth</w:t>
            </w:r>
            <w:r w:rsidRPr="00134956">
              <w:rPr>
                <w:rFonts w:asciiTheme="minorBidi" w:hAnsiTheme="minorBidi" w:cstheme="minorBidi"/>
                <w:spacing w:val="-1"/>
              </w:rPr>
              <w:t>e</w:t>
            </w:r>
            <w:r w:rsidRPr="00134956">
              <w:rPr>
                <w:rFonts w:asciiTheme="minorBidi" w:hAnsiTheme="minorBidi" w:cstheme="minorBidi"/>
              </w:rPr>
              <w:t>tic</w:t>
            </w:r>
            <w:r w:rsidRPr="00134956">
              <w:rPr>
                <w:rFonts w:asciiTheme="minorBidi" w:hAnsiTheme="minorBidi" w:cstheme="minorBidi"/>
                <w:spacing w:val="-7"/>
              </w:rPr>
              <w:t xml:space="preserve"> </w:t>
            </w:r>
            <w:r w:rsidRPr="00134956">
              <w:rPr>
                <w:rFonts w:asciiTheme="minorBidi" w:hAnsiTheme="minorBidi" w:cstheme="minorBidi"/>
              </w:rPr>
              <w:t>vie</w:t>
            </w:r>
            <w:r w:rsidRPr="00134956">
              <w:rPr>
                <w:rFonts w:asciiTheme="minorBidi" w:hAnsiTheme="minorBidi" w:cstheme="minorBidi"/>
                <w:spacing w:val="-17"/>
              </w:rPr>
              <w:t>w</w:t>
            </w:r>
            <w:r w:rsidRPr="00134956">
              <w:rPr>
                <w:rFonts w:asciiTheme="minorBidi" w:hAnsiTheme="minorBidi" w:cstheme="minorBidi"/>
              </w:rPr>
              <w:t>.</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Pre-conditions</w:t>
            </w:r>
          </w:p>
        </w:tc>
        <w:tc>
          <w:tcPr>
            <w:tcW w:w="7050" w:type="dxa"/>
            <w:gridSpan w:val="2"/>
          </w:tcPr>
          <w:p w:rsidR="00980032" w:rsidRPr="00134956" w:rsidRDefault="00980032" w:rsidP="005E61D6">
            <w:pPr>
              <w:widowControl w:val="0"/>
              <w:numPr>
                <w:ilvl w:val="0"/>
                <w:numId w:val="160"/>
              </w:numPr>
              <w:autoSpaceDE w:val="0"/>
              <w:autoSpaceDN w:val="0"/>
              <w:adjustRightInd w:val="0"/>
              <w:spacing w:line="268" w:lineRule="exact"/>
              <w:rPr>
                <w:rFonts w:asciiTheme="minorBidi" w:hAnsiTheme="minorBidi" w:cstheme="minorBidi"/>
                <w:color w:val="000000"/>
              </w:rPr>
            </w:pPr>
            <w:r w:rsidRPr="00134956">
              <w:rPr>
                <w:rFonts w:asciiTheme="minorBidi" w:hAnsiTheme="minorBidi" w:cstheme="minorBidi"/>
                <w:color w:val="000000"/>
                <w:spacing w:val="1"/>
                <w:position w:val="1"/>
              </w:rPr>
              <w:t>U</w:t>
            </w:r>
            <w:r w:rsidRPr="00134956">
              <w:rPr>
                <w:rFonts w:asciiTheme="minorBidi" w:hAnsiTheme="minorBidi" w:cstheme="minorBidi"/>
                <w:color w:val="000000"/>
                <w:position w:val="1"/>
              </w:rPr>
              <w:t>s</w:t>
            </w:r>
            <w:r w:rsidRPr="00134956">
              <w:rPr>
                <w:rFonts w:asciiTheme="minorBidi" w:hAnsiTheme="minorBidi" w:cstheme="minorBidi"/>
                <w:color w:val="000000"/>
                <w:spacing w:val="1"/>
                <w:position w:val="1"/>
              </w:rPr>
              <w:t>e</w:t>
            </w:r>
            <w:r w:rsidRPr="00134956">
              <w:rPr>
                <w:rFonts w:asciiTheme="minorBidi" w:hAnsiTheme="minorBidi" w:cstheme="minorBidi"/>
                <w:color w:val="000000"/>
                <w:position w:val="1"/>
              </w:rPr>
              <w:t>r</w:t>
            </w:r>
            <w:r w:rsidRPr="00134956">
              <w:rPr>
                <w:rFonts w:asciiTheme="minorBidi" w:hAnsiTheme="minorBidi" w:cstheme="minorBidi"/>
                <w:color w:val="000000"/>
                <w:spacing w:val="-3"/>
                <w:position w:val="1"/>
              </w:rPr>
              <w:t xml:space="preserve"> </w:t>
            </w:r>
            <w:r w:rsidRPr="00134956">
              <w:rPr>
                <w:rFonts w:asciiTheme="minorBidi" w:hAnsiTheme="minorBidi" w:cstheme="minorBidi"/>
                <w:color w:val="000000"/>
                <w:position w:val="1"/>
              </w:rPr>
              <w:t>is</w:t>
            </w:r>
            <w:r w:rsidRPr="00134956">
              <w:rPr>
                <w:rFonts w:asciiTheme="minorBidi" w:hAnsiTheme="minorBidi" w:cstheme="minorBidi"/>
                <w:color w:val="000000"/>
                <w:spacing w:val="-1"/>
                <w:position w:val="1"/>
              </w:rPr>
              <w:t xml:space="preserve"> </w:t>
            </w:r>
            <w:r w:rsidRPr="00134956">
              <w:rPr>
                <w:rFonts w:asciiTheme="minorBidi" w:hAnsiTheme="minorBidi" w:cstheme="minorBidi"/>
                <w:color w:val="000000"/>
                <w:spacing w:val="1"/>
                <w:position w:val="1"/>
              </w:rPr>
              <w:t>log</w:t>
            </w:r>
            <w:r w:rsidRPr="00134956">
              <w:rPr>
                <w:rFonts w:asciiTheme="minorBidi" w:hAnsiTheme="minorBidi" w:cstheme="minorBidi"/>
                <w:color w:val="000000"/>
                <w:position w:val="1"/>
              </w:rPr>
              <w:t>g</w:t>
            </w:r>
            <w:r w:rsidRPr="00134956">
              <w:rPr>
                <w:rFonts w:asciiTheme="minorBidi" w:hAnsiTheme="minorBidi" w:cstheme="minorBidi"/>
                <w:color w:val="000000"/>
                <w:spacing w:val="1"/>
                <w:position w:val="1"/>
              </w:rPr>
              <w:t>e</w:t>
            </w:r>
            <w:r w:rsidRPr="00134956">
              <w:rPr>
                <w:rFonts w:asciiTheme="minorBidi" w:hAnsiTheme="minorBidi" w:cstheme="minorBidi"/>
                <w:color w:val="000000"/>
                <w:position w:val="1"/>
              </w:rPr>
              <w:t>d</w:t>
            </w:r>
            <w:r w:rsidRPr="00134956">
              <w:rPr>
                <w:rFonts w:asciiTheme="minorBidi" w:hAnsiTheme="minorBidi" w:cstheme="minorBidi"/>
                <w:color w:val="000000"/>
                <w:spacing w:val="-6"/>
                <w:position w:val="1"/>
              </w:rPr>
              <w:t xml:space="preserve"> </w:t>
            </w:r>
            <w:r w:rsidRPr="00134956">
              <w:rPr>
                <w:rFonts w:asciiTheme="minorBidi" w:hAnsiTheme="minorBidi" w:cstheme="minorBidi"/>
                <w:color w:val="000000"/>
                <w:spacing w:val="1"/>
                <w:position w:val="1"/>
              </w:rPr>
              <w:t>in</w:t>
            </w:r>
          </w:p>
          <w:p w:rsidR="00980032" w:rsidRPr="00134956" w:rsidRDefault="00980032" w:rsidP="005E61D6">
            <w:pPr>
              <w:pStyle w:val="BodyText"/>
              <w:numPr>
                <w:ilvl w:val="0"/>
                <w:numId w:val="160"/>
              </w:numPr>
              <w:rPr>
                <w:rFonts w:asciiTheme="minorBidi" w:hAnsiTheme="minorBidi" w:cstheme="minorBidi"/>
              </w:rPr>
            </w:pPr>
            <w:r w:rsidRPr="00134956">
              <w:rPr>
                <w:rFonts w:asciiTheme="minorBidi" w:hAnsiTheme="minorBidi" w:cstheme="minorBidi"/>
                <w:color w:val="000000"/>
              </w:rPr>
              <w:t>Cus</w:t>
            </w:r>
            <w:r w:rsidRPr="00134956">
              <w:rPr>
                <w:rFonts w:asciiTheme="minorBidi" w:hAnsiTheme="minorBidi" w:cstheme="minorBidi"/>
                <w:color w:val="000000"/>
                <w:spacing w:val="1"/>
              </w:rPr>
              <w:t>t</w:t>
            </w:r>
            <w:r w:rsidRPr="00134956">
              <w:rPr>
                <w:rFonts w:asciiTheme="minorBidi" w:hAnsiTheme="minorBidi" w:cstheme="minorBidi"/>
                <w:color w:val="000000"/>
              </w:rPr>
              <w:t>omer</w:t>
            </w:r>
            <w:r w:rsidRPr="00134956">
              <w:rPr>
                <w:rFonts w:asciiTheme="minorBidi" w:hAnsiTheme="minorBidi" w:cstheme="minorBidi"/>
                <w:color w:val="000000"/>
                <w:spacing w:val="-9"/>
              </w:rPr>
              <w:t xml:space="preserve"> </w:t>
            </w:r>
            <w:r w:rsidRPr="00134956">
              <w:rPr>
                <w:rFonts w:asciiTheme="minorBidi" w:hAnsiTheme="minorBidi" w:cstheme="minorBidi"/>
                <w:color w:val="000000"/>
              </w:rPr>
              <w:t>has</w:t>
            </w:r>
            <w:r w:rsidRPr="00134956">
              <w:rPr>
                <w:rFonts w:asciiTheme="minorBidi" w:hAnsiTheme="minorBidi" w:cstheme="minorBidi"/>
                <w:color w:val="000000"/>
                <w:spacing w:val="-2"/>
              </w:rPr>
              <w:t xml:space="preserve"> </w:t>
            </w:r>
            <w:r w:rsidRPr="00134956">
              <w:rPr>
                <w:rFonts w:asciiTheme="minorBidi" w:hAnsiTheme="minorBidi" w:cstheme="minorBidi"/>
                <w:color w:val="000000"/>
              </w:rPr>
              <w:t>b</w:t>
            </w:r>
            <w:r w:rsidRPr="00134956">
              <w:rPr>
                <w:rFonts w:asciiTheme="minorBidi" w:hAnsiTheme="minorBidi" w:cstheme="minorBidi"/>
                <w:color w:val="000000"/>
                <w:spacing w:val="-1"/>
              </w:rPr>
              <w:t>e</w:t>
            </w:r>
            <w:r w:rsidRPr="00134956">
              <w:rPr>
                <w:rFonts w:asciiTheme="minorBidi" w:hAnsiTheme="minorBidi" w:cstheme="minorBidi"/>
                <w:color w:val="000000"/>
              </w:rPr>
              <w:t>en</w:t>
            </w:r>
            <w:r w:rsidRPr="00134956">
              <w:rPr>
                <w:rFonts w:asciiTheme="minorBidi" w:hAnsiTheme="minorBidi" w:cstheme="minorBidi"/>
                <w:color w:val="000000"/>
                <w:spacing w:val="-3"/>
              </w:rPr>
              <w:t xml:space="preserve"> </w:t>
            </w:r>
            <w:r w:rsidRPr="00134956">
              <w:rPr>
                <w:rFonts w:asciiTheme="minorBidi" w:hAnsiTheme="minorBidi" w:cstheme="minorBidi"/>
                <w:color w:val="000000"/>
              </w:rPr>
              <w:t>identifi</w:t>
            </w:r>
            <w:r w:rsidRPr="00134956">
              <w:rPr>
                <w:rFonts w:asciiTheme="minorBidi" w:hAnsiTheme="minorBidi" w:cstheme="minorBidi"/>
                <w:color w:val="000000"/>
                <w:spacing w:val="-1"/>
              </w:rPr>
              <w:t>e</w:t>
            </w:r>
            <w:r w:rsidRPr="00134956">
              <w:rPr>
                <w:rFonts w:asciiTheme="minorBidi" w:hAnsiTheme="minorBidi" w:cstheme="minorBidi"/>
                <w:color w:val="000000"/>
              </w:rPr>
              <w:t>d</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Trigger</w:t>
            </w:r>
          </w:p>
        </w:tc>
        <w:tc>
          <w:tcPr>
            <w:tcW w:w="7050" w:type="dxa"/>
            <w:gridSpan w:val="2"/>
          </w:tcPr>
          <w:p w:rsidR="00980032" w:rsidRPr="00134956" w:rsidRDefault="00980032" w:rsidP="005E61D6">
            <w:pPr>
              <w:pStyle w:val="BodyText"/>
              <w:numPr>
                <w:ilvl w:val="0"/>
                <w:numId w:val="161"/>
              </w:numPr>
              <w:rPr>
                <w:rFonts w:asciiTheme="minorBidi" w:hAnsiTheme="minorBidi" w:cstheme="minorBidi"/>
                <w:color w:val="FF0000"/>
                <w:position w:val="1"/>
              </w:rPr>
            </w:pPr>
            <w:r w:rsidRPr="00134956">
              <w:rPr>
                <w:rFonts w:asciiTheme="minorBidi" w:hAnsiTheme="minorBidi" w:cstheme="minorBidi"/>
                <w:spacing w:val="1"/>
                <w:position w:val="1"/>
              </w:rPr>
              <w:t>U</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r</w:t>
            </w:r>
            <w:r w:rsidRPr="00134956">
              <w:rPr>
                <w:rFonts w:asciiTheme="minorBidi" w:hAnsiTheme="minorBidi" w:cstheme="minorBidi"/>
                <w:spacing w:val="-3"/>
                <w:position w:val="1"/>
              </w:rPr>
              <w:t xml:space="preserve"> </w:t>
            </w:r>
            <w:r w:rsidRPr="00134956">
              <w:rPr>
                <w:rFonts w:asciiTheme="minorBidi" w:hAnsiTheme="minorBidi" w:cstheme="minorBidi"/>
                <w:position w:val="1"/>
              </w:rPr>
              <w:t>s</w:t>
            </w:r>
            <w:r w:rsidRPr="00134956">
              <w:rPr>
                <w:rFonts w:asciiTheme="minorBidi" w:hAnsiTheme="minorBidi" w:cstheme="minorBidi"/>
                <w:spacing w:val="-1"/>
                <w:position w:val="1"/>
              </w:rPr>
              <w:t>e</w:t>
            </w:r>
            <w:r w:rsidRPr="00134956">
              <w:rPr>
                <w:rFonts w:asciiTheme="minorBidi" w:hAnsiTheme="minorBidi" w:cstheme="minorBidi"/>
                <w:position w:val="1"/>
              </w:rPr>
              <w:t>lects</w:t>
            </w:r>
            <w:r w:rsidRPr="00134956">
              <w:rPr>
                <w:rFonts w:asciiTheme="minorBidi" w:hAnsiTheme="minorBidi" w:cstheme="minorBidi"/>
                <w:spacing w:val="-6"/>
                <w:position w:val="1"/>
              </w:rPr>
              <w:t xml:space="preserve"> </w:t>
            </w:r>
            <w:r w:rsidRPr="00134956">
              <w:rPr>
                <w:rFonts w:asciiTheme="minorBidi" w:hAnsiTheme="minorBidi" w:cstheme="minorBidi"/>
                <w:strike/>
                <w:color w:val="FF0000"/>
                <w:position w:val="1"/>
              </w:rPr>
              <w:t>a bil</w:t>
            </w:r>
            <w:r w:rsidRPr="00134956">
              <w:rPr>
                <w:rFonts w:asciiTheme="minorBidi" w:hAnsiTheme="minorBidi" w:cstheme="minorBidi"/>
                <w:strike/>
                <w:color w:val="FF0000"/>
                <w:spacing w:val="1"/>
                <w:position w:val="1"/>
              </w:rPr>
              <w:t>l</w:t>
            </w:r>
            <w:r w:rsidRPr="00134956">
              <w:rPr>
                <w:rFonts w:asciiTheme="minorBidi" w:hAnsiTheme="minorBidi" w:cstheme="minorBidi"/>
                <w:strike/>
                <w:color w:val="FF0000"/>
                <w:position w:val="1"/>
              </w:rPr>
              <w:t>ing</w:t>
            </w:r>
            <w:r w:rsidRPr="00134956">
              <w:rPr>
                <w:rFonts w:asciiTheme="minorBidi" w:hAnsiTheme="minorBidi" w:cstheme="minorBidi"/>
                <w:strike/>
                <w:color w:val="FF0000"/>
                <w:spacing w:val="-6"/>
                <w:position w:val="1"/>
              </w:rPr>
              <w:t xml:space="preserve"> </w:t>
            </w:r>
            <w:r w:rsidRPr="00134956">
              <w:rPr>
                <w:rFonts w:asciiTheme="minorBidi" w:hAnsiTheme="minorBidi" w:cstheme="minorBidi"/>
                <w:strike/>
                <w:color w:val="FF0000"/>
                <w:position w:val="1"/>
              </w:rPr>
              <w:t>acc</w:t>
            </w:r>
            <w:r w:rsidRPr="00134956">
              <w:rPr>
                <w:rFonts w:asciiTheme="minorBidi" w:hAnsiTheme="minorBidi" w:cstheme="minorBidi"/>
                <w:strike/>
                <w:color w:val="FF0000"/>
                <w:spacing w:val="-1"/>
                <w:position w:val="1"/>
              </w:rPr>
              <w:t>o</w:t>
            </w:r>
            <w:r w:rsidRPr="00134956">
              <w:rPr>
                <w:rFonts w:asciiTheme="minorBidi" w:hAnsiTheme="minorBidi" w:cstheme="minorBidi"/>
                <w:strike/>
                <w:color w:val="FF0000"/>
                <w:position w:val="1"/>
              </w:rPr>
              <w:t>unt</w:t>
            </w:r>
            <w:r w:rsidRPr="00134956">
              <w:rPr>
                <w:rFonts w:asciiTheme="minorBidi" w:hAnsiTheme="minorBidi" w:cstheme="minorBidi"/>
                <w:strike/>
                <w:color w:val="FF0000"/>
                <w:spacing w:val="-6"/>
                <w:position w:val="1"/>
              </w:rPr>
              <w:t xml:space="preserve"> </w:t>
            </w:r>
            <w:r w:rsidRPr="00134956">
              <w:rPr>
                <w:rFonts w:asciiTheme="minorBidi" w:hAnsiTheme="minorBidi" w:cstheme="minorBidi"/>
                <w:strike/>
                <w:color w:val="FF0000"/>
                <w:position w:val="1"/>
              </w:rPr>
              <w:t>in</w:t>
            </w:r>
            <w:r w:rsidRPr="00134956">
              <w:rPr>
                <w:rFonts w:asciiTheme="minorBidi" w:hAnsiTheme="minorBidi" w:cstheme="minorBidi"/>
                <w:strike/>
                <w:color w:val="FF0000"/>
                <w:spacing w:val="-1"/>
                <w:position w:val="1"/>
              </w:rPr>
              <w:t xml:space="preserve"> </w:t>
            </w:r>
            <w:r w:rsidRPr="00134956">
              <w:rPr>
                <w:rFonts w:asciiTheme="minorBidi" w:hAnsiTheme="minorBidi" w:cstheme="minorBidi"/>
                <w:strike/>
                <w:color w:val="FF0000"/>
                <w:position w:val="1"/>
              </w:rPr>
              <w:t>the</w:t>
            </w:r>
            <w:r w:rsidRPr="00134956">
              <w:rPr>
                <w:rFonts w:asciiTheme="minorBidi" w:hAnsiTheme="minorBidi" w:cstheme="minorBidi"/>
                <w:strike/>
                <w:color w:val="FF0000"/>
                <w:spacing w:val="-2"/>
                <w:position w:val="1"/>
              </w:rPr>
              <w:t xml:space="preserve"> </w:t>
            </w:r>
            <w:r w:rsidRPr="00134956">
              <w:rPr>
                <w:rFonts w:asciiTheme="minorBidi" w:hAnsiTheme="minorBidi" w:cstheme="minorBidi"/>
                <w:strike/>
                <w:color w:val="FF0000"/>
                <w:position w:val="1"/>
              </w:rPr>
              <w:t>customer</w:t>
            </w:r>
            <w:r w:rsidRPr="00134956">
              <w:rPr>
                <w:rFonts w:asciiTheme="minorBidi" w:hAnsiTheme="minorBidi" w:cstheme="minorBidi"/>
                <w:strike/>
                <w:color w:val="FF0000"/>
                <w:spacing w:val="-8"/>
                <w:position w:val="1"/>
              </w:rPr>
              <w:t xml:space="preserve"> </w:t>
            </w:r>
            <w:r w:rsidRPr="00134956">
              <w:rPr>
                <w:rFonts w:asciiTheme="minorBidi" w:hAnsiTheme="minorBidi" w:cstheme="minorBidi"/>
                <w:strike/>
                <w:color w:val="FF0000"/>
                <w:position w:val="1"/>
              </w:rPr>
              <w:t>dashboa</w:t>
            </w:r>
            <w:r w:rsidRPr="00134956">
              <w:rPr>
                <w:rFonts w:asciiTheme="minorBidi" w:hAnsiTheme="minorBidi" w:cstheme="minorBidi"/>
                <w:strike/>
                <w:color w:val="FF0000"/>
                <w:spacing w:val="-3"/>
                <w:position w:val="1"/>
              </w:rPr>
              <w:t>r</w:t>
            </w:r>
            <w:r w:rsidRPr="00134956">
              <w:rPr>
                <w:rFonts w:asciiTheme="minorBidi" w:hAnsiTheme="minorBidi" w:cstheme="minorBidi"/>
                <w:strike/>
                <w:color w:val="FF0000"/>
                <w:position w:val="1"/>
              </w:rPr>
              <w:t xml:space="preserve">d </w:t>
            </w:r>
            <w:r w:rsidRPr="00134956">
              <w:rPr>
                <w:rFonts w:asciiTheme="minorBidi" w:hAnsiTheme="minorBidi" w:cstheme="minorBidi"/>
                <w:color w:val="FF0000"/>
                <w:position w:val="1"/>
              </w:rPr>
              <w:t xml:space="preserve">to view the account summary </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Minimum guarantees</w:t>
            </w:r>
          </w:p>
        </w:tc>
        <w:tc>
          <w:tcPr>
            <w:tcW w:w="7050" w:type="dxa"/>
            <w:gridSpan w:val="2"/>
          </w:tcPr>
          <w:p w:rsidR="00980032" w:rsidRPr="00134956" w:rsidRDefault="00980032" w:rsidP="001A4A0A">
            <w:pPr>
              <w:pStyle w:val="BodyText"/>
              <w:rPr>
                <w:rFonts w:asciiTheme="minorBidi" w:hAnsiTheme="minorBidi" w:cstheme="minorBidi"/>
                <w:color w:val="FF0000"/>
              </w:rPr>
            </w:pPr>
            <w:r w:rsidRPr="00134956">
              <w:rPr>
                <w:rFonts w:asciiTheme="minorBidi" w:hAnsiTheme="minorBidi" w:cstheme="minorBidi"/>
                <w:color w:val="FF0000"/>
                <w:spacing w:val="1"/>
              </w:rPr>
              <w:t>The application is not able to retrieve the account information and display an error message</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Success guarantees:</w:t>
            </w:r>
          </w:p>
        </w:tc>
        <w:tc>
          <w:tcPr>
            <w:tcW w:w="7050" w:type="dxa"/>
            <w:gridSpan w:val="2"/>
          </w:tcPr>
          <w:p w:rsidR="00980032" w:rsidRPr="00134956" w:rsidRDefault="00980032" w:rsidP="001A4A0A">
            <w:pPr>
              <w:pStyle w:val="BodyText"/>
              <w:rPr>
                <w:rFonts w:asciiTheme="minorBidi" w:hAnsiTheme="minorBidi" w:cstheme="minorBidi"/>
              </w:rPr>
            </w:pPr>
            <w:r w:rsidRPr="00134956">
              <w:rPr>
                <w:rFonts w:asciiTheme="minorBidi" w:hAnsiTheme="minorBidi" w:cstheme="minorBidi"/>
                <w:spacing w:val="1"/>
                <w:position w:val="1"/>
              </w:rPr>
              <w:t>Bi</w:t>
            </w:r>
            <w:r w:rsidRPr="00134956">
              <w:rPr>
                <w:rFonts w:asciiTheme="minorBidi" w:hAnsiTheme="minorBidi" w:cstheme="minorBidi"/>
                <w:position w:val="1"/>
              </w:rPr>
              <w:t>l</w:t>
            </w:r>
            <w:r w:rsidRPr="00134956">
              <w:rPr>
                <w:rFonts w:asciiTheme="minorBidi" w:hAnsiTheme="minorBidi" w:cstheme="minorBidi"/>
                <w:spacing w:val="1"/>
                <w:position w:val="1"/>
              </w:rPr>
              <w:t>l</w:t>
            </w:r>
            <w:r w:rsidRPr="00134956">
              <w:rPr>
                <w:rFonts w:asciiTheme="minorBidi" w:hAnsiTheme="minorBidi" w:cstheme="minorBidi"/>
                <w:position w:val="1"/>
              </w:rPr>
              <w:t>i</w:t>
            </w:r>
            <w:r w:rsidRPr="00134956">
              <w:rPr>
                <w:rFonts w:asciiTheme="minorBidi" w:hAnsiTheme="minorBidi" w:cstheme="minorBidi"/>
                <w:spacing w:val="1"/>
                <w:position w:val="1"/>
              </w:rPr>
              <w:t>n</w:t>
            </w:r>
            <w:r w:rsidRPr="00134956">
              <w:rPr>
                <w:rFonts w:asciiTheme="minorBidi" w:hAnsiTheme="minorBidi" w:cstheme="minorBidi"/>
                <w:position w:val="1"/>
              </w:rPr>
              <w:t>g</w:t>
            </w:r>
            <w:r w:rsidRPr="00134956">
              <w:rPr>
                <w:rFonts w:asciiTheme="minorBidi" w:hAnsiTheme="minorBidi" w:cstheme="minorBidi"/>
                <w:spacing w:val="-6"/>
                <w:position w:val="1"/>
              </w:rPr>
              <w:t xml:space="preserve"> </w:t>
            </w:r>
            <w:r w:rsidRPr="00134956">
              <w:rPr>
                <w:rFonts w:asciiTheme="minorBidi" w:hAnsiTheme="minorBidi" w:cstheme="minorBidi"/>
                <w:spacing w:val="1"/>
                <w:position w:val="1"/>
              </w:rPr>
              <w:t>accoun</w:t>
            </w:r>
            <w:r w:rsidRPr="00134956">
              <w:rPr>
                <w:rFonts w:asciiTheme="minorBidi" w:hAnsiTheme="minorBidi" w:cstheme="minorBidi"/>
                <w:position w:val="1"/>
              </w:rPr>
              <w:t>t</w:t>
            </w:r>
            <w:r w:rsidRPr="00134956">
              <w:rPr>
                <w:rFonts w:asciiTheme="minorBidi" w:hAnsiTheme="minorBidi" w:cstheme="minorBidi"/>
                <w:spacing w:val="-6"/>
                <w:position w:val="1"/>
              </w:rPr>
              <w:t xml:space="preserve"> </w:t>
            </w:r>
            <w:r w:rsidRPr="00134956">
              <w:rPr>
                <w:rFonts w:asciiTheme="minorBidi" w:hAnsiTheme="minorBidi" w:cstheme="minorBidi"/>
                <w:spacing w:val="1"/>
                <w:position w:val="1"/>
              </w:rPr>
              <w:t>dashboa</w:t>
            </w:r>
            <w:r w:rsidRPr="00134956">
              <w:rPr>
                <w:rFonts w:asciiTheme="minorBidi" w:hAnsiTheme="minorBidi" w:cstheme="minorBidi"/>
                <w:spacing w:val="-3"/>
                <w:position w:val="1"/>
              </w:rPr>
              <w:t>r</w:t>
            </w:r>
            <w:r w:rsidRPr="00134956">
              <w:rPr>
                <w:rFonts w:asciiTheme="minorBidi" w:hAnsiTheme="minorBidi" w:cstheme="minorBidi"/>
                <w:position w:val="1"/>
              </w:rPr>
              <w:t>d</w:t>
            </w:r>
            <w:r w:rsidRPr="00134956">
              <w:rPr>
                <w:rFonts w:asciiTheme="minorBidi" w:hAnsiTheme="minorBidi" w:cstheme="minorBidi"/>
                <w:spacing w:val="-9"/>
                <w:position w:val="1"/>
              </w:rPr>
              <w:t xml:space="preserve"> </w:t>
            </w:r>
            <w:r w:rsidRPr="00134956">
              <w:rPr>
                <w:rFonts w:asciiTheme="minorBidi" w:hAnsiTheme="minorBidi" w:cstheme="minorBidi"/>
                <w:spacing w:val="1"/>
                <w:position w:val="1"/>
              </w:rPr>
              <w:t>i</w:t>
            </w:r>
            <w:r w:rsidRPr="00134956">
              <w:rPr>
                <w:rFonts w:asciiTheme="minorBidi" w:hAnsiTheme="minorBidi" w:cstheme="minorBidi"/>
                <w:position w:val="1"/>
              </w:rPr>
              <w:t>s</w:t>
            </w:r>
            <w:r w:rsidRPr="00134956">
              <w:rPr>
                <w:rFonts w:asciiTheme="minorBidi" w:hAnsiTheme="minorBidi" w:cstheme="minorBidi"/>
                <w:spacing w:val="-1"/>
                <w:position w:val="1"/>
              </w:rPr>
              <w:t xml:space="preserve"> </w:t>
            </w:r>
            <w:r w:rsidRPr="00134956">
              <w:rPr>
                <w:rFonts w:asciiTheme="minorBidi" w:hAnsiTheme="minorBidi" w:cstheme="minorBidi"/>
                <w:spacing w:val="1"/>
                <w:position w:val="1"/>
              </w:rPr>
              <w:t>d</w:t>
            </w:r>
            <w:r w:rsidRPr="00134956">
              <w:rPr>
                <w:rFonts w:asciiTheme="minorBidi" w:hAnsiTheme="minorBidi" w:cstheme="minorBidi"/>
                <w:position w:val="1"/>
              </w:rPr>
              <w:t>i</w:t>
            </w:r>
            <w:r w:rsidRPr="00134956">
              <w:rPr>
                <w:rFonts w:asciiTheme="minorBidi" w:hAnsiTheme="minorBidi" w:cstheme="minorBidi"/>
                <w:spacing w:val="1"/>
                <w:position w:val="1"/>
              </w:rPr>
              <w:t>sp</w:t>
            </w:r>
            <w:r w:rsidRPr="00134956">
              <w:rPr>
                <w:rFonts w:asciiTheme="minorBidi" w:hAnsiTheme="minorBidi" w:cstheme="minorBidi"/>
                <w:position w:val="1"/>
              </w:rPr>
              <w:t>l</w:t>
            </w:r>
            <w:r w:rsidRPr="00134956">
              <w:rPr>
                <w:rFonts w:asciiTheme="minorBidi" w:hAnsiTheme="minorBidi" w:cstheme="minorBidi"/>
                <w:spacing w:val="1"/>
                <w:position w:val="1"/>
              </w:rPr>
              <w:t>a</w:t>
            </w:r>
            <w:r w:rsidRPr="00134956">
              <w:rPr>
                <w:rFonts w:asciiTheme="minorBidi" w:hAnsiTheme="minorBidi" w:cstheme="minorBidi"/>
                <w:position w:val="1"/>
              </w:rPr>
              <w:t>y</w:t>
            </w:r>
            <w:r w:rsidRPr="00134956">
              <w:rPr>
                <w:rFonts w:asciiTheme="minorBidi" w:hAnsiTheme="minorBidi" w:cstheme="minorBidi"/>
                <w:spacing w:val="1"/>
                <w:position w:val="1"/>
              </w:rPr>
              <w:t>e</w:t>
            </w:r>
            <w:r w:rsidRPr="00134956">
              <w:rPr>
                <w:rFonts w:asciiTheme="minorBidi" w:hAnsiTheme="minorBidi" w:cstheme="minorBidi"/>
                <w:position w:val="1"/>
              </w:rPr>
              <w:t>d</w:t>
            </w:r>
            <w:r w:rsidRPr="00134956">
              <w:rPr>
                <w:rFonts w:asciiTheme="minorBidi" w:hAnsiTheme="minorBidi" w:cstheme="minorBidi"/>
                <w:spacing w:val="-9"/>
                <w:position w:val="1"/>
              </w:rPr>
              <w:t xml:space="preserve"> </w:t>
            </w:r>
            <w:r w:rsidRPr="00134956">
              <w:rPr>
                <w:rFonts w:asciiTheme="minorBidi" w:hAnsiTheme="minorBidi" w:cstheme="minorBidi"/>
                <w:spacing w:val="1"/>
                <w:position w:val="1"/>
              </w:rPr>
              <w:t>t</w:t>
            </w:r>
            <w:r w:rsidRPr="00134956">
              <w:rPr>
                <w:rFonts w:asciiTheme="minorBidi" w:hAnsiTheme="minorBidi" w:cstheme="minorBidi"/>
                <w:position w:val="1"/>
              </w:rPr>
              <w:t>o</w:t>
            </w:r>
            <w:r w:rsidRPr="00134956">
              <w:rPr>
                <w:rFonts w:asciiTheme="minorBidi" w:hAnsiTheme="minorBidi" w:cstheme="minorBidi"/>
                <w:spacing w:val="-2"/>
                <w:position w:val="1"/>
              </w:rPr>
              <w:t xml:space="preserve"> </w:t>
            </w:r>
            <w:r w:rsidRPr="00134956">
              <w:rPr>
                <w:rFonts w:asciiTheme="minorBidi" w:hAnsiTheme="minorBidi" w:cstheme="minorBidi"/>
                <w:spacing w:val="1"/>
                <w:position w:val="1"/>
              </w:rPr>
              <w:t>th</w:t>
            </w:r>
            <w:r w:rsidRPr="00134956">
              <w:rPr>
                <w:rFonts w:asciiTheme="minorBidi" w:hAnsiTheme="minorBidi" w:cstheme="minorBidi"/>
                <w:position w:val="1"/>
              </w:rPr>
              <w:t>e</w:t>
            </w:r>
            <w:r w:rsidRPr="00134956">
              <w:rPr>
                <w:rFonts w:asciiTheme="minorBidi" w:hAnsiTheme="minorBidi" w:cstheme="minorBidi"/>
                <w:spacing w:val="-3"/>
                <w:position w:val="1"/>
              </w:rPr>
              <w:t xml:space="preserve"> </w:t>
            </w:r>
            <w:r w:rsidRPr="00134956">
              <w:rPr>
                <w:rFonts w:asciiTheme="minorBidi" w:hAnsiTheme="minorBidi" w:cstheme="minorBidi"/>
                <w:spacing w:val="1"/>
                <w:position w:val="1"/>
              </w:rPr>
              <w:t>u</w:t>
            </w:r>
            <w:r w:rsidRPr="00134956">
              <w:rPr>
                <w:rFonts w:asciiTheme="minorBidi" w:hAnsiTheme="minorBidi" w:cstheme="minorBidi"/>
                <w:position w:val="1"/>
              </w:rPr>
              <w:t>s</w:t>
            </w:r>
            <w:r w:rsidRPr="00134956">
              <w:rPr>
                <w:rFonts w:asciiTheme="minorBidi" w:hAnsiTheme="minorBidi" w:cstheme="minorBidi"/>
                <w:spacing w:val="1"/>
                <w:position w:val="1"/>
              </w:rPr>
              <w:t>er</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Normal Flow:</w:t>
            </w:r>
          </w:p>
        </w:tc>
        <w:tc>
          <w:tcPr>
            <w:tcW w:w="7050" w:type="dxa"/>
            <w:gridSpan w:val="2"/>
          </w:tcPr>
          <w:p w:rsidR="00980032" w:rsidRPr="00134956" w:rsidRDefault="00980032" w:rsidP="005E61D6">
            <w:pPr>
              <w:widowControl w:val="0"/>
              <w:numPr>
                <w:ilvl w:val="0"/>
                <w:numId w:val="162"/>
              </w:numPr>
              <w:autoSpaceDE w:val="0"/>
              <w:autoSpaceDN w:val="0"/>
              <w:adjustRightInd w:val="0"/>
              <w:spacing w:before="14" w:line="240" w:lineRule="exact"/>
              <w:ind w:right="39"/>
              <w:rPr>
                <w:rFonts w:asciiTheme="minorBidi" w:hAnsiTheme="minorBidi" w:cstheme="minorBidi"/>
              </w:rPr>
            </w:pPr>
            <w:r w:rsidRPr="00134956">
              <w:rPr>
                <w:rFonts w:asciiTheme="minorBidi" w:hAnsiTheme="minorBidi" w:cstheme="minorBidi"/>
                <w:strike/>
                <w:color w:val="FF0000"/>
              </w:rPr>
              <w:t>C</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R</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rPr>
              <w:t>Po</w:t>
            </w:r>
            <w:r w:rsidRPr="00134956">
              <w:rPr>
                <w:rFonts w:asciiTheme="minorBidi" w:hAnsiTheme="minorBidi" w:cstheme="minorBidi"/>
                <w:strike/>
                <w:color w:val="FF0000"/>
                <w:spacing w:val="1"/>
              </w:rPr>
              <w:t>rta</w:t>
            </w:r>
            <w:r w:rsidRPr="00134956">
              <w:rPr>
                <w:rFonts w:asciiTheme="minorBidi" w:hAnsiTheme="minorBidi" w:cstheme="minorBidi"/>
                <w:strike/>
                <w:color w:val="FF0000"/>
              </w:rPr>
              <w:t>l</w:t>
            </w:r>
            <w:r w:rsidRPr="00134956">
              <w:rPr>
                <w:rFonts w:asciiTheme="minorBidi" w:hAnsiTheme="minorBidi" w:cstheme="minorBidi"/>
                <w:color w:val="FF0000"/>
                <w:spacing w:val="-10"/>
              </w:rPr>
              <w:t xml:space="preserve"> </w:t>
            </w:r>
            <w:r w:rsidRPr="00134956">
              <w:rPr>
                <w:rFonts w:asciiTheme="minorBidi" w:hAnsiTheme="minorBidi" w:cstheme="minorBidi"/>
                <w:color w:val="FF0000"/>
                <w:spacing w:val="1"/>
              </w:rPr>
              <w:t>The</w:t>
            </w:r>
            <w:r w:rsidRPr="00134956">
              <w:rPr>
                <w:rFonts w:asciiTheme="minorBidi" w:hAnsiTheme="minorBidi" w:cstheme="minorBidi"/>
                <w:spacing w:val="1"/>
              </w:rPr>
              <w:t xml:space="preserve"> app</w:t>
            </w:r>
            <w:r w:rsidRPr="00134956">
              <w:rPr>
                <w:rFonts w:asciiTheme="minorBidi" w:hAnsiTheme="minorBidi" w:cstheme="minorBidi"/>
              </w:rPr>
              <w:t>l</w:t>
            </w:r>
            <w:r w:rsidRPr="00134956">
              <w:rPr>
                <w:rFonts w:asciiTheme="minorBidi" w:hAnsiTheme="minorBidi" w:cstheme="minorBidi"/>
                <w:spacing w:val="1"/>
              </w:rPr>
              <w:t>icatio</w:t>
            </w:r>
            <w:r w:rsidRPr="00134956">
              <w:rPr>
                <w:rFonts w:asciiTheme="minorBidi" w:hAnsiTheme="minorBidi" w:cstheme="minorBidi"/>
              </w:rPr>
              <w:t>n</w:t>
            </w:r>
            <w:r w:rsidRPr="00134956">
              <w:rPr>
                <w:rFonts w:asciiTheme="minorBidi" w:hAnsiTheme="minorBidi" w:cstheme="minorBidi"/>
                <w:spacing w:val="-14"/>
              </w:rPr>
              <w:t xml:space="preserve"> </w:t>
            </w:r>
            <w:r w:rsidRPr="00134956">
              <w:rPr>
                <w:rFonts w:asciiTheme="minorBidi" w:hAnsiTheme="minorBidi" w:cstheme="minorBidi"/>
                <w:spacing w:val="1"/>
              </w:rPr>
              <w:t>di</w:t>
            </w:r>
            <w:r w:rsidRPr="00134956">
              <w:rPr>
                <w:rFonts w:asciiTheme="minorBidi" w:hAnsiTheme="minorBidi" w:cstheme="minorBidi"/>
              </w:rPr>
              <w:t>sp</w:t>
            </w:r>
            <w:r w:rsidRPr="00134956">
              <w:rPr>
                <w:rFonts w:asciiTheme="minorBidi" w:hAnsiTheme="minorBidi" w:cstheme="minorBidi"/>
                <w:spacing w:val="1"/>
              </w:rPr>
              <w:t>lay</w:t>
            </w:r>
            <w:r w:rsidRPr="00134956">
              <w:rPr>
                <w:rFonts w:asciiTheme="minorBidi" w:hAnsiTheme="minorBidi" w:cstheme="minorBidi"/>
              </w:rPr>
              <w:t>s</w:t>
            </w:r>
            <w:r w:rsidRPr="00134956">
              <w:rPr>
                <w:rFonts w:asciiTheme="minorBidi" w:hAnsiTheme="minorBidi" w:cstheme="minorBidi"/>
                <w:spacing w:val="-11"/>
              </w:rPr>
              <w:t xml:space="preserve"> </w:t>
            </w:r>
            <w:r w:rsidRPr="00134956">
              <w:rPr>
                <w:rFonts w:asciiTheme="minorBidi" w:hAnsiTheme="minorBidi" w:cstheme="minorBidi"/>
                <w:spacing w:val="1"/>
              </w:rPr>
              <w:t>th</w:t>
            </w:r>
            <w:r w:rsidRPr="00134956">
              <w:rPr>
                <w:rFonts w:asciiTheme="minorBidi" w:hAnsiTheme="minorBidi" w:cstheme="minorBidi"/>
              </w:rPr>
              <w:t>e</w:t>
            </w:r>
            <w:r w:rsidRPr="00134956">
              <w:rPr>
                <w:rFonts w:asciiTheme="minorBidi" w:hAnsiTheme="minorBidi" w:cstheme="minorBidi"/>
                <w:spacing w:val="-7"/>
              </w:rPr>
              <w:t xml:space="preserve"> </w:t>
            </w:r>
            <w:r w:rsidRPr="00134956">
              <w:rPr>
                <w:rFonts w:asciiTheme="minorBidi" w:hAnsiTheme="minorBidi" w:cstheme="minorBidi"/>
                <w:spacing w:val="1"/>
              </w:rPr>
              <w:t>contextua</w:t>
            </w:r>
            <w:r w:rsidRPr="00134956">
              <w:rPr>
                <w:rFonts w:asciiTheme="minorBidi" w:hAnsiTheme="minorBidi" w:cstheme="minorBidi"/>
              </w:rPr>
              <w:t>l</w:t>
            </w:r>
            <w:r w:rsidRPr="00134956">
              <w:rPr>
                <w:rFonts w:asciiTheme="minorBidi" w:hAnsiTheme="minorBidi" w:cstheme="minorBidi"/>
                <w:spacing w:val="-13"/>
              </w:rPr>
              <w:t xml:space="preserve"> </w:t>
            </w:r>
            <w:r w:rsidRPr="00134956">
              <w:rPr>
                <w:rFonts w:asciiTheme="minorBidi" w:hAnsiTheme="minorBidi" w:cstheme="minorBidi"/>
                <w:spacing w:val="1"/>
              </w:rPr>
              <w:t>cu</w:t>
            </w:r>
            <w:r w:rsidRPr="00134956">
              <w:rPr>
                <w:rFonts w:asciiTheme="minorBidi" w:hAnsiTheme="minorBidi" w:cstheme="minorBidi"/>
              </w:rPr>
              <w:t>st</w:t>
            </w:r>
            <w:r w:rsidRPr="00134956">
              <w:rPr>
                <w:rFonts w:asciiTheme="minorBidi" w:hAnsiTheme="minorBidi" w:cstheme="minorBidi"/>
                <w:spacing w:val="1"/>
              </w:rPr>
              <w:t>om</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11"/>
              </w:rPr>
              <w:t xml:space="preserve"> </w:t>
            </w:r>
            <w:r w:rsidRPr="00134956">
              <w:rPr>
                <w:rFonts w:asciiTheme="minorBidi" w:hAnsiTheme="minorBidi" w:cstheme="minorBidi"/>
                <w:spacing w:val="1"/>
              </w:rPr>
              <w:t xml:space="preserve">name, </w:t>
            </w:r>
            <w:r w:rsidRPr="00134956">
              <w:rPr>
                <w:rFonts w:asciiTheme="minorBidi" w:hAnsiTheme="minorBidi" w:cstheme="minorBidi"/>
              </w:rPr>
              <w:t>c</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1"/>
              </w:rPr>
              <w:t>t</w:t>
            </w:r>
            <w:r w:rsidRPr="00134956">
              <w:rPr>
                <w:rFonts w:asciiTheme="minorBidi" w:hAnsiTheme="minorBidi" w:cstheme="minorBidi"/>
              </w:rPr>
              <w:t>om</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7"/>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spacing w:val="1"/>
              </w:rPr>
              <w:t>fe</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nce</w:t>
            </w:r>
            <w:r w:rsidRPr="00134956">
              <w:rPr>
                <w:rFonts w:asciiTheme="minorBidi" w:hAnsiTheme="minorBidi" w:cstheme="minorBidi"/>
                <w:spacing w:val="-7"/>
              </w:rPr>
              <w:t xml:space="preserve"> </w:t>
            </w:r>
            <w:r w:rsidRPr="00134956">
              <w:rPr>
                <w:rFonts w:asciiTheme="minorBidi" w:hAnsiTheme="minorBidi" w:cstheme="minorBidi"/>
                <w:strike/>
                <w:color w:val="FF0000"/>
              </w:rPr>
              <w:t>and</w:t>
            </w:r>
            <w:r w:rsidRPr="00134956">
              <w:rPr>
                <w:rFonts w:asciiTheme="minorBidi" w:hAnsiTheme="minorBidi" w:cstheme="minorBidi"/>
                <w:strike/>
                <w:color w:val="FF0000"/>
                <w:spacing w:val="-3"/>
              </w:rPr>
              <w:t xml:space="preserve"> </w:t>
            </w:r>
            <w:r w:rsidRPr="00134956">
              <w:rPr>
                <w:rFonts w:asciiTheme="minorBidi" w:hAnsiTheme="minorBidi" w:cstheme="minorBidi"/>
                <w:strike/>
                <w:color w:val="FF0000"/>
              </w:rPr>
              <w:t>c</w:t>
            </w:r>
            <w:r w:rsidRPr="00134956">
              <w:rPr>
                <w:rFonts w:asciiTheme="minorBidi" w:hAnsiTheme="minorBidi" w:cstheme="minorBidi"/>
                <w:strike/>
                <w:color w:val="FF0000"/>
                <w:spacing w:val="1"/>
              </w:rPr>
              <w:t>u</w:t>
            </w:r>
            <w:r w:rsidRPr="00134956">
              <w:rPr>
                <w:rFonts w:asciiTheme="minorBidi" w:hAnsiTheme="minorBidi" w:cstheme="minorBidi"/>
                <w:strike/>
                <w:color w:val="FF0000"/>
              </w:rPr>
              <w:t>s</w:t>
            </w:r>
            <w:r w:rsidRPr="00134956">
              <w:rPr>
                <w:rFonts w:asciiTheme="minorBidi" w:hAnsiTheme="minorBidi" w:cstheme="minorBidi"/>
                <w:strike/>
                <w:color w:val="FF0000"/>
                <w:spacing w:val="1"/>
              </w:rPr>
              <w:t>t</w:t>
            </w:r>
            <w:r w:rsidRPr="00134956">
              <w:rPr>
                <w:rFonts w:asciiTheme="minorBidi" w:hAnsiTheme="minorBidi" w:cstheme="minorBidi"/>
                <w:strike/>
                <w:color w:val="FF0000"/>
              </w:rPr>
              <w:t>om</w:t>
            </w:r>
            <w:r w:rsidRPr="00134956">
              <w:rPr>
                <w:rFonts w:asciiTheme="minorBidi" w:hAnsiTheme="minorBidi" w:cstheme="minorBidi"/>
                <w:strike/>
                <w:color w:val="FF0000"/>
                <w:spacing w:val="1"/>
              </w:rPr>
              <w:t>e</w:t>
            </w:r>
            <w:r w:rsidRPr="00134956">
              <w:rPr>
                <w:rFonts w:asciiTheme="minorBidi" w:hAnsiTheme="minorBidi" w:cstheme="minorBidi"/>
                <w:strike/>
                <w:color w:val="FF0000"/>
              </w:rPr>
              <w:t>r</w:t>
            </w:r>
            <w:r w:rsidRPr="00134956">
              <w:rPr>
                <w:rFonts w:asciiTheme="minorBidi" w:hAnsiTheme="minorBidi" w:cstheme="minorBidi"/>
                <w:strike/>
                <w:color w:val="FF0000"/>
                <w:spacing w:val="-8"/>
              </w:rPr>
              <w:t xml:space="preserve"> </w:t>
            </w:r>
            <w:r w:rsidRPr="00134956">
              <w:rPr>
                <w:rFonts w:asciiTheme="minorBidi" w:hAnsiTheme="minorBidi" w:cstheme="minorBidi"/>
                <w:strike/>
                <w:color w:val="FF0000"/>
              </w:rPr>
              <w:t>t</w:t>
            </w:r>
            <w:r w:rsidRPr="00134956">
              <w:rPr>
                <w:rFonts w:asciiTheme="minorBidi" w:hAnsiTheme="minorBidi" w:cstheme="minorBidi"/>
                <w:strike/>
                <w:color w:val="FF0000"/>
                <w:spacing w:val="1"/>
              </w:rPr>
              <w:t>y</w:t>
            </w:r>
            <w:r w:rsidRPr="00134956">
              <w:rPr>
                <w:rFonts w:asciiTheme="minorBidi" w:hAnsiTheme="minorBidi" w:cstheme="minorBidi"/>
                <w:strike/>
                <w:color w:val="FF0000"/>
              </w:rPr>
              <w:t>pe</w:t>
            </w:r>
          </w:p>
          <w:p w:rsidR="00980032" w:rsidRPr="00134956" w:rsidRDefault="00980032" w:rsidP="005E61D6">
            <w:pPr>
              <w:widowControl w:val="0"/>
              <w:numPr>
                <w:ilvl w:val="0"/>
                <w:numId w:val="162"/>
              </w:numPr>
              <w:autoSpaceDE w:val="0"/>
              <w:autoSpaceDN w:val="0"/>
              <w:adjustRightInd w:val="0"/>
              <w:spacing w:before="40" w:line="240" w:lineRule="exact"/>
              <w:ind w:right="415"/>
              <w:rPr>
                <w:rFonts w:asciiTheme="minorBidi" w:hAnsiTheme="minorBidi" w:cstheme="minorBidi"/>
              </w:rPr>
            </w:pPr>
            <w:r w:rsidRPr="00134956">
              <w:rPr>
                <w:rFonts w:asciiTheme="minorBidi" w:hAnsiTheme="minorBidi" w:cstheme="minorBidi"/>
                <w:strike/>
                <w:color w:val="FF0000"/>
              </w:rPr>
              <w:t>C</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R</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rPr>
              <w:t>Po</w:t>
            </w:r>
            <w:r w:rsidRPr="00134956">
              <w:rPr>
                <w:rFonts w:asciiTheme="minorBidi" w:hAnsiTheme="minorBidi" w:cstheme="minorBidi"/>
                <w:strike/>
                <w:color w:val="FF0000"/>
                <w:spacing w:val="1"/>
              </w:rPr>
              <w:t>rta</w:t>
            </w:r>
            <w:r w:rsidRPr="00134956">
              <w:rPr>
                <w:rFonts w:asciiTheme="minorBidi" w:hAnsiTheme="minorBidi" w:cstheme="minorBidi"/>
                <w:strike/>
                <w:color w:val="FF0000"/>
              </w:rPr>
              <w:t>l</w:t>
            </w:r>
            <w:r w:rsidRPr="00134956">
              <w:rPr>
                <w:rFonts w:asciiTheme="minorBidi" w:hAnsiTheme="minorBidi" w:cstheme="minorBidi"/>
                <w:color w:val="FF0000"/>
                <w:spacing w:val="-10"/>
              </w:rPr>
              <w:t xml:space="preserve"> </w:t>
            </w:r>
            <w:r w:rsidRPr="00134956">
              <w:rPr>
                <w:rFonts w:asciiTheme="minorBidi" w:hAnsiTheme="minorBidi" w:cstheme="minorBidi"/>
                <w:color w:val="FF0000"/>
                <w:spacing w:val="1"/>
              </w:rPr>
              <w:t>The</w:t>
            </w:r>
            <w:r w:rsidRPr="00134956">
              <w:rPr>
                <w:rFonts w:asciiTheme="minorBidi" w:hAnsiTheme="minorBidi" w:cstheme="minorBidi"/>
                <w:spacing w:val="1"/>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10"/>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6"/>
              </w:rPr>
              <w:t xml:space="preserve"> </w:t>
            </w:r>
            <w:r w:rsidRPr="00134956">
              <w:rPr>
                <w:rFonts w:asciiTheme="minorBidi" w:hAnsiTheme="minorBidi" w:cstheme="minorBidi"/>
              </w:rPr>
              <w:t>main</w:t>
            </w:r>
            <w:r w:rsidRPr="00134956">
              <w:rPr>
                <w:rFonts w:asciiTheme="minorBidi" w:hAnsiTheme="minorBidi" w:cstheme="minorBidi"/>
                <w:spacing w:val="-4"/>
              </w:rPr>
              <w:t xml:space="preserve"> </w:t>
            </w:r>
            <w:r w:rsidRPr="00134956">
              <w:rPr>
                <w:rFonts w:asciiTheme="minorBidi" w:hAnsiTheme="minorBidi" w:cstheme="minorBidi"/>
              </w:rPr>
              <w:t>charac</w:t>
            </w:r>
            <w:r w:rsidRPr="00134956">
              <w:rPr>
                <w:rFonts w:asciiTheme="minorBidi" w:hAnsiTheme="minorBidi" w:cstheme="minorBidi"/>
                <w:spacing w:val="1"/>
              </w:rPr>
              <w:t>t</w:t>
            </w:r>
            <w:r w:rsidRPr="00134956">
              <w:rPr>
                <w:rFonts w:asciiTheme="minorBidi" w:hAnsiTheme="minorBidi" w:cstheme="minorBidi"/>
                <w:spacing w:val="-1"/>
              </w:rPr>
              <w:t>e</w:t>
            </w:r>
            <w:r w:rsidRPr="00134956">
              <w:rPr>
                <w:rFonts w:asciiTheme="minorBidi" w:hAnsiTheme="minorBidi" w:cstheme="minorBidi"/>
              </w:rPr>
              <w:t>r</w:t>
            </w:r>
            <w:r w:rsidRPr="00134956">
              <w:rPr>
                <w:rFonts w:asciiTheme="minorBidi" w:hAnsiTheme="minorBidi" w:cstheme="minorBidi"/>
                <w:spacing w:val="1"/>
              </w:rPr>
              <w:t>i</w:t>
            </w:r>
            <w:r w:rsidRPr="00134956">
              <w:rPr>
                <w:rFonts w:asciiTheme="minorBidi" w:hAnsiTheme="minorBidi" w:cstheme="minorBidi"/>
              </w:rPr>
              <w:t>s</w:t>
            </w:r>
            <w:r w:rsidRPr="00134956">
              <w:rPr>
                <w:rFonts w:asciiTheme="minorBidi" w:hAnsiTheme="minorBidi" w:cstheme="minorBidi"/>
                <w:spacing w:val="1"/>
              </w:rPr>
              <w:t>t</w:t>
            </w:r>
            <w:r w:rsidRPr="00134956">
              <w:rPr>
                <w:rFonts w:asciiTheme="minorBidi" w:hAnsiTheme="minorBidi" w:cstheme="minorBidi"/>
              </w:rPr>
              <w:t>ics</w:t>
            </w:r>
            <w:r w:rsidRPr="00134956">
              <w:rPr>
                <w:rFonts w:asciiTheme="minorBidi" w:hAnsiTheme="minorBidi" w:cstheme="minorBidi"/>
                <w:spacing w:val="-13"/>
              </w:rPr>
              <w:t xml:space="preserve"> </w:t>
            </w:r>
            <w:r w:rsidRPr="00134956">
              <w:rPr>
                <w:rFonts w:asciiTheme="minorBidi" w:hAnsiTheme="minorBidi" w:cstheme="minorBidi"/>
              </w:rPr>
              <w:t>of</w:t>
            </w:r>
            <w:r w:rsidRPr="00134956">
              <w:rPr>
                <w:rFonts w:asciiTheme="minorBidi" w:hAnsiTheme="minorBidi" w:cstheme="minorBidi"/>
                <w:spacing w:val="-2"/>
              </w:rPr>
              <w:t xml:space="preserve"> </w:t>
            </w:r>
            <w:r w:rsidRPr="00134956">
              <w:rPr>
                <w:rFonts w:asciiTheme="minorBidi" w:hAnsiTheme="minorBidi" w:cstheme="minorBidi"/>
                <w:spacing w:val="1"/>
              </w:rPr>
              <w:t>t</w:t>
            </w:r>
            <w:r w:rsidRPr="00134956">
              <w:rPr>
                <w:rFonts w:asciiTheme="minorBidi" w:hAnsiTheme="minorBidi" w:cstheme="minorBidi"/>
              </w:rPr>
              <w:t>he ac</w:t>
            </w:r>
            <w:r w:rsidRPr="00134956">
              <w:rPr>
                <w:rFonts w:asciiTheme="minorBidi" w:hAnsiTheme="minorBidi" w:cstheme="minorBidi"/>
                <w:spacing w:val="-1"/>
              </w:rPr>
              <w:t>c</w:t>
            </w:r>
            <w:r w:rsidRPr="00134956">
              <w:rPr>
                <w:rFonts w:asciiTheme="minorBidi" w:hAnsiTheme="minorBidi" w:cstheme="minorBidi"/>
              </w:rPr>
              <w:t>ount</w:t>
            </w:r>
            <w:r w:rsidRPr="00134956">
              <w:rPr>
                <w:rFonts w:asciiTheme="minorBidi" w:hAnsiTheme="minorBidi" w:cstheme="minorBidi"/>
                <w:spacing w:val="-6"/>
              </w:rPr>
              <w:t xml:space="preserve"> </w:t>
            </w:r>
            <w:r w:rsidRPr="00134956">
              <w:rPr>
                <w:rFonts w:asciiTheme="minorBidi" w:hAnsiTheme="minorBidi" w:cstheme="minorBidi"/>
              </w:rPr>
              <w:t>(</w:t>
            </w:r>
            <w:proofErr w:type="spellStart"/>
            <w:r w:rsidRPr="00134956">
              <w:rPr>
                <w:rFonts w:asciiTheme="minorBidi" w:hAnsiTheme="minorBidi" w:cstheme="minorBidi"/>
              </w:rPr>
              <w:t>i.e</w:t>
            </w:r>
            <w:proofErr w:type="spellEnd"/>
            <w:r w:rsidRPr="00134956">
              <w:rPr>
                <w:rFonts w:asciiTheme="minorBidi" w:hAnsiTheme="minorBidi" w:cstheme="minorBidi"/>
                <w:spacing w:val="-2"/>
              </w:rPr>
              <w:t xml:space="preserve"> </w:t>
            </w:r>
            <w:r w:rsidRPr="00134956">
              <w:rPr>
                <w:rFonts w:asciiTheme="minorBidi" w:hAnsiTheme="minorBidi" w:cstheme="minorBidi"/>
              </w:rPr>
              <w:t>Billing</w:t>
            </w:r>
            <w:r w:rsidRPr="00134956">
              <w:rPr>
                <w:rFonts w:asciiTheme="minorBidi" w:hAnsiTheme="minorBidi" w:cstheme="minorBidi"/>
                <w:spacing w:val="-5"/>
              </w:rPr>
              <w:t xml:space="preserve"> </w:t>
            </w:r>
            <w:r w:rsidRPr="00134956">
              <w:rPr>
                <w:rFonts w:asciiTheme="minorBidi" w:hAnsiTheme="minorBidi" w:cstheme="minorBidi"/>
              </w:rPr>
              <w:t>account</w:t>
            </w:r>
            <w:r w:rsidRPr="00134956">
              <w:rPr>
                <w:rFonts w:asciiTheme="minorBidi" w:hAnsiTheme="minorBidi" w:cstheme="minorBidi"/>
                <w:spacing w:val="-7"/>
              </w:rPr>
              <w:t xml:space="preserve"> </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fe</w:t>
            </w:r>
            <w:r w:rsidRPr="00134956">
              <w:rPr>
                <w:rFonts w:asciiTheme="minorBidi" w:hAnsiTheme="minorBidi" w:cstheme="minorBidi"/>
                <w:spacing w:val="-3"/>
              </w:rPr>
              <w:t>r</w:t>
            </w:r>
            <w:r w:rsidRPr="00134956">
              <w:rPr>
                <w:rFonts w:asciiTheme="minorBidi" w:hAnsiTheme="minorBidi" w:cstheme="minorBidi"/>
                <w:spacing w:val="1"/>
              </w:rPr>
              <w:t>e</w:t>
            </w:r>
            <w:r w:rsidRPr="00134956">
              <w:rPr>
                <w:rFonts w:asciiTheme="minorBidi" w:hAnsiTheme="minorBidi" w:cstheme="minorBidi"/>
              </w:rPr>
              <w:t>nce,</w:t>
            </w:r>
            <w:r w:rsidRPr="00134956">
              <w:rPr>
                <w:rFonts w:asciiTheme="minorBidi" w:hAnsiTheme="minorBidi" w:cstheme="minorBidi"/>
                <w:spacing w:val="-8"/>
              </w:rPr>
              <w:t xml:space="preserve"> </w:t>
            </w:r>
            <w:r w:rsidRPr="00134956">
              <w:rPr>
                <w:rFonts w:asciiTheme="minorBidi" w:hAnsiTheme="minorBidi" w:cstheme="minorBidi"/>
              </w:rPr>
              <w:t>account</w:t>
            </w:r>
            <w:r w:rsidRPr="00134956">
              <w:rPr>
                <w:rFonts w:asciiTheme="minorBidi" w:hAnsiTheme="minorBidi" w:cstheme="minorBidi"/>
                <w:spacing w:val="-7"/>
              </w:rPr>
              <w:t xml:space="preserve"> </w:t>
            </w:r>
            <w:r w:rsidRPr="00134956">
              <w:rPr>
                <w:rFonts w:asciiTheme="minorBidi" w:hAnsiTheme="minorBidi" w:cstheme="minorBidi"/>
              </w:rPr>
              <w:t>active</w:t>
            </w:r>
            <w:r w:rsidRPr="00134956">
              <w:rPr>
                <w:rFonts w:asciiTheme="minorBidi" w:hAnsiTheme="minorBidi" w:cstheme="minorBidi"/>
                <w:spacing w:val="-4"/>
              </w:rPr>
              <w:t xml:space="preserve"> </w:t>
            </w:r>
            <w:r w:rsidRPr="00134956">
              <w:rPr>
                <w:rFonts w:asciiTheme="minorBidi" w:hAnsiTheme="minorBidi" w:cstheme="minorBidi"/>
              </w:rPr>
              <w:t xml:space="preserve">date, </w:t>
            </w:r>
            <w:r w:rsidRPr="00134956">
              <w:rPr>
                <w:rFonts w:asciiTheme="minorBidi" w:hAnsiTheme="minorBidi" w:cstheme="minorBidi"/>
                <w:spacing w:val="1"/>
              </w:rPr>
              <w:t>a</w:t>
            </w:r>
            <w:r w:rsidRPr="00134956">
              <w:rPr>
                <w:rFonts w:asciiTheme="minorBidi" w:hAnsiTheme="minorBidi" w:cstheme="minorBidi"/>
              </w:rPr>
              <w:t>cco</w:t>
            </w:r>
            <w:r w:rsidRPr="00134956">
              <w:rPr>
                <w:rFonts w:asciiTheme="minorBidi" w:hAnsiTheme="minorBidi" w:cstheme="minorBidi"/>
                <w:spacing w:val="1"/>
              </w:rPr>
              <w:t>u</w:t>
            </w:r>
            <w:r w:rsidRPr="00134956">
              <w:rPr>
                <w:rFonts w:asciiTheme="minorBidi" w:hAnsiTheme="minorBidi" w:cstheme="minorBidi"/>
              </w:rPr>
              <w:t>nt</w:t>
            </w:r>
            <w:r w:rsidRPr="00134956">
              <w:rPr>
                <w:rFonts w:asciiTheme="minorBidi" w:hAnsiTheme="minorBidi" w:cstheme="minorBidi"/>
                <w:spacing w:val="-6"/>
              </w:rPr>
              <w:t xml:space="preserve"> </w:t>
            </w:r>
            <w:r w:rsidRPr="00134956">
              <w:rPr>
                <w:rFonts w:asciiTheme="minorBidi" w:hAnsiTheme="minorBidi" w:cstheme="minorBidi"/>
              </w:rPr>
              <w:t>s</w:t>
            </w:r>
            <w:r w:rsidRPr="00134956">
              <w:rPr>
                <w:rFonts w:asciiTheme="minorBidi" w:hAnsiTheme="minorBidi" w:cstheme="minorBidi"/>
                <w:spacing w:val="1"/>
              </w:rPr>
              <w:t>t</w:t>
            </w:r>
            <w:r w:rsidRPr="00134956">
              <w:rPr>
                <w:rFonts w:asciiTheme="minorBidi" w:hAnsiTheme="minorBidi" w:cstheme="minorBidi"/>
              </w:rPr>
              <w:t>at</w:t>
            </w:r>
            <w:r w:rsidRPr="00134956">
              <w:rPr>
                <w:rFonts w:asciiTheme="minorBidi" w:hAnsiTheme="minorBidi" w:cstheme="minorBidi"/>
                <w:spacing w:val="1"/>
              </w:rPr>
              <w:t>u</w:t>
            </w:r>
            <w:r w:rsidRPr="00134956">
              <w:rPr>
                <w:rFonts w:asciiTheme="minorBidi" w:hAnsiTheme="minorBidi" w:cstheme="minorBidi"/>
              </w:rPr>
              <w:t>s</w:t>
            </w:r>
            <w:r w:rsidRPr="00134956">
              <w:rPr>
                <w:rFonts w:asciiTheme="minorBidi" w:hAnsiTheme="minorBidi" w:cstheme="minorBidi"/>
                <w:spacing w:val="-5"/>
              </w:rPr>
              <w:t xml:space="preserve"> </w:t>
            </w:r>
            <w:r w:rsidRPr="00134956">
              <w:rPr>
                <w:rFonts w:asciiTheme="minorBidi" w:hAnsiTheme="minorBidi" w:cstheme="minorBidi"/>
              </w:rPr>
              <w:t>and</w:t>
            </w:r>
            <w:r w:rsidRPr="00134956">
              <w:rPr>
                <w:rFonts w:asciiTheme="minorBidi" w:hAnsiTheme="minorBidi" w:cstheme="minorBidi"/>
                <w:spacing w:val="-2"/>
              </w:rPr>
              <w:t xml:space="preserve"> </w:t>
            </w:r>
            <w:r w:rsidRPr="00134956">
              <w:rPr>
                <w:rFonts w:asciiTheme="minorBidi" w:hAnsiTheme="minorBidi" w:cstheme="minorBidi"/>
              </w:rPr>
              <w:t>account</w:t>
            </w:r>
            <w:r w:rsidRPr="00134956">
              <w:rPr>
                <w:rFonts w:asciiTheme="minorBidi" w:hAnsiTheme="minorBidi" w:cstheme="minorBidi"/>
                <w:spacing w:val="-7"/>
              </w:rPr>
              <w:t xml:space="preserve"> </w:t>
            </w:r>
            <w:r w:rsidRPr="00134956">
              <w:rPr>
                <w:rFonts w:asciiTheme="minorBidi" w:hAnsiTheme="minorBidi" w:cstheme="minorBidi"/>
              </w:rPr>
              <w:t>holder)</w:t>
            </w:r>
          </w:p>
          <w:p w:rsidR="00980032" w:rsidRPr="00134956" w:rsidRDefault="00980032" w:rsidP="005E61D6">
            <w:pPr>
              <w:widowControl w:val="0"/>
              <w:numPr>
                <w:ilvl w:val="0"/>
                <w:numId w:val="162"/>
              </w:numPr>
              <w:autoSpaceDE w:val="0"/>
              <w:autoSpaceDN w:val="0"/>
              <w:adjustRightInd w:val="0"/>
              <w:spacing w:before="39" w:line="240" w:lineRule="exact"/>
              <w:ind w:right="35"/>
              <w:rPr>
                <w:rFonts w:asciiTheme="minorBidi" w:hAnsiTheme="minorBidi" w:cstheme="minorBidi"/>
              </w:rPr>
            </w:pPr>
            <w:r w:rsidRPr="00134956">
              <w:rPr>
                <w:rFonts w:asciiTheme="minorBidi" w:hAnsiTheme="minorBidi" w:cstheme="minorBidi"/>
                <w:strike/>
                <w:color w:val="FF0000"/>
              </w:rPr>
              <w:t>C</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R</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rPr>
              <w:t>Po</w:t>
            </w:r>
            <w:r w:rsidRPr="00134956">
              <w:rPr>
                <w:rFonts w:asciiTheme="minorBidi" w:hAnsiTheme="minorBidi" w:cstheme="minorBidi"/>
                <w:strike/>
                <w:color w:val="FF0000"/>
                <w:spacing w:val="1"/>
              </w:rPr>
              <w:t>rta</w:t>
            </w:r>
            <w:r w:rsidRPr="00134956">
              <w:rPr>
                <w:rFonts w:asciiTheme="minorBidi" w:hAnsiTheme="minorBidi" w:cstheme="minorBidi"/>
                <w:strike/>
                <w:color w:val="FF0000"/>
              </w:rPr>
              <w:t>l</w:t>
            </w:r>
            <w:r w:rsidRPr="00134956">
              <w:rPr>
                <w:rFonts w:asciiTheme="minorBidi" w:hAnsiTheme="minorBidi" w:cstheme="minorBidi"/>
                <w:color w:val="FF0000"/>
                <w:spacing w:val="-10"/>
              </w:rPr>
              <w:t xml:space="preserve"> </w:t>
            </w:r>
            <w:r w:rsidRPr="00134956">
              <w:rPr>
                <w:rFonts w:asciiTheme="minorBidi" w:hAnsiTheme="minorBidi" w:cstheme="minorBidi"/>
                <w:color w:val="FF0000"/>
                <w:spacing w:val="1"/>
              </w:rPr>
              <w:t>The</w:t>
            </w:r>
            <w:r w:rsidRPr="00134956">
              <w:rPr>
                <w:rFonts w:asciiTheme="minorBidi" w:hAnsiTheme="minorBidi" w:cstheme="minorBidi"/>
                <w:spacing w:val="1"/>
              </w:rPr>
              <w:t xml:space="preserve"> app</w:t>
            </w:r>
            <w:r w:rsidRPr="00134956">
              <w:rPr>
                <w:rFonts w:asciiTheme="minorBidi" w:hAnsiTheme="minorBidi" w:cstheme="minorBidi"/>
              </w:rPr>
              <w:t>l</w:t>
            </w:r>
            <w:r w:rsidRPr="00134956">
              <w:rPr>
                <w:rFonts w:asciiTheme="minorBidi" w:hAnsiTheme="minorBidi" w:cstheme="minorBidi"/>
                <w:spacing w:val="1"/>
              </w:rPr>
              <w:t>i</w:t>
            </w:r>
            <w:r w:rsidRPr="00134956">
              <w:rPr>
                <w:rFonts w:asciiTheme="minorBidi" w:hAnsiTheme="minorBidi" w:cstheme="minorBidi"/>
                <w:spacing w:val="-1"/>
              </w:rPr>
              <w:t>c</w:t>
            </w:r>
            <w:r w:rsidRPr="00134956">
              <w:rPr>
                <w:rFonts w:asciiTheme="minorBidi" w:hAnsiTheme="minorBidi" w:cstheme="minorBidi"/>
                <w:spacing w:val="1"/>
              </w:rPr>
              <w:t>atio</w:t>
            </w:r>
            <w:r w:rsidRPr="00134956">
              <w:rPr>
                <w:rFonts w:asciiTheme="minorBidi" w:hAnsiTheme="minorBidi" w:cstheme="minorBidi"/>
              </w:rPr>
              <w:t>n</w:t>
            </w:r>
            <w:r w:rsidRPr="00134956">
              <w:rPr>
                <w:rFonts w:asciiTheme="minorBidi" w:hAnsiTheme="minorBidi" w:cstheme="minorBidi"/>
                <w:spacing w:val="-20"/>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splay</w:t>
            </w:r>
            <w:r w:rsidRPr="00134956">
              <w:rPr>
                <w:rFonts w:asciiTheme="minorBidi" w:hAnsiTheme="minorBidi" w:cstheme="minorBidi"/>
              </w:rPr>
              <w:t>s</w:t>
            </w:r>
            <w:r w:rsidRPr="00134956">
              <w:rPr>
                <w:rFonts w:asciiTheme="minorBidi" w:hAnsiTheme="minorBidi" w:cstheme="minorBidi"/>
                <w:spacing w:val="-17"/>
              </w:rPr>
              <w:t xml:space="preserve"> </w:t>
            </w:r>
            <w:r w:rsidRPr="00134956">
              <w:rPr>
                <w:rFonts w:asciiTheme="minorBidi" w:hAnsiTheme="minorBidi" w:cstheme="minorBidi"/>
                <w:spacing w:val="1"/>
              </w:rPr>
              <w:t>subscr</w:t>
            </w:r>
            <w:r w:rsidRPr="00134956">
              <w:rPr>
                <w:rFonts w:asciiTheme="minorBidi" w:hAnsiTheme="minorBidi" w:cstheme="minorBidi"/>
              </w:rPr>
              <w:t>ib</w:t>
            </w:r>
            <w:r w:rsidRPr="00134956">
              <w:rPr>
                <w:rFonts w:asciiTheme="minorBidi" w:hAnsiTheme="minorBidi" w:cstheme="minorBidi"/>
                <w:spacing w:val="1"/>
              </w:rPr>
              <w:t>e</w:t>
            </w:r>
            <w:r w:rsidRPr="00134956">
              <w:rPr>
                <w:rFonts w:asciiTheme="minorBidi" w:hAnsiTheme="minorBidi" w:cstheme="minorBidi"/>
              </w:rPr>
              <w:t>d</w:t>
            </w:r>
            <w:r w:rsidRPr="00134956">
              <w:rPr>
                <w:rFonts w:asciiTheme="minorBidi" w:hAnsiTheme="minorBidi" w:cstheme="minorBidi"/>
                <w:spacing w:val="-19"/>
              </w:rPr>
              <w:t xml:space="preserve"> </w:t>
            </w:r>
            <w:r w:rsidRPr="00134956">
              <w:rPr>
                <w:rFonts w:asciiTheme="minorBidi" w:hAnsiTheme="minorBidi" w:cstheme="minorBidi"/>
                <w:spacing w:val="-1"/>
              </w:rPr>
              <w:t>o</w:t>
            </w:r>
            <w:r w:rsidRPr="00134956">
              <w:rPr>
                <w:rFonts w:asciiTheme="minorBidi" w:hAnsiTheme="minorBidi" w:cstheme="minorBidi"/>
                <w:spacing w:val="-3"/>
              </w:rPr>
              <w:t>f</w:t>
            </w:r>
            <w:r w:rsidRPr="00134956">
              <w:rPr>
                <w:rFonts w:asciiTheme="minorBidi" w:hAnsiTheme="minorBidi" w:cstheme="minorBidi"/>
              </w:rPr>
              <w:t>f</w:t>
            </w:r>
            <w:r w:rsidRPr="00134956">
              <w:rPr>
                <w:rFonts w:asciiTheme="minorBidi" w:hAnsiTheme="minorBidi" w:cstheme="minorBidi"/>
                <w:spacing w:val="1"/>
              </w:rPr>
              <w:t>er</w:t>
            </w:r>
            <w:r w:rsidRPr="00134956">
              <w:rPr>
                <w:rFonts w:asciiTheme="minorBidi" w:hAnsiTheme="minorBidi" w:cstheme="minorBidi"/>
              </w:rPr>
              <w:t>s</w:t>
            </w:r>
            <w:r w:rsidRPr="00134956">
              <w:rPr>
                <w:rFonts w:asciiTheme="minorBidi" w:hAnsiTheme="minorBidi" w:cstheme="minorBidi"/>
                <w:spacing w:val="-15"/>
              </w:rPr>
              <w:t xml:space="preserve"> </w:t>
            </w:r>
            <w:r w:rsidRPr="00134956">
              <w:rPr>
                <w:rFonts w:asciiTheme="minorBidi" w:hAnsiTheme="minorBidi" w:cstheme="minorBidi"/>
                <w:spacing w:val="1"/>
              </w:rPr>
              <w:t>(</w:t>
            </w:r>
            <w:r w:rsidRPr="00134956">
              <w:rPr>
                <w:rFonts w:asciiTheme="minorBidi" w:hAnsiTheme="minorBidi" w:cstheme="minorBidi"/>
              </w:rPr>
              <w:t>i</w:t>
            </w:r>
            <w:r w:rsidRPr="00134956">
              <w:rPr>
                <w:rFonts w:asciiTheme="minorBidi" w:hAnsiTheme="minorBidi" w:cstheme="minorBidi"/>
                <w:spacing w:val="1"/>
              </w:rPr>
              <w:t>.e</w:t>
            </w:r>
            <w:r w:rsidRPr="00134956">
              <w:rPr>
                <w:rFonts w:asciiTheme="minorBidi" w:hAnsiTheme="minorBidi" w:cstheme="minorBidi"/>
              </w:rPr>
              <w:t>.</w:t>
            </w:r>
            <w:r w:rsidRPr="00134956">
              <w:rPr>
                <w:rFonts w:asciiTheme="minorBidi" w:hAnsiTheme="minorBidi" w:cstheme="minorBidi"/>
                <w:spacing w:val="-13"/>
              </w:rPr>
              <w:t xml:space="preserve"> </w:t>
            </w:r>
            <w:r w:rsidRPr="00134956">
              <w:rPr>
                <w:rFonts w:asciiTheme="minorBidi" w:hAnsiTheme="minorBidi" w:cstheme="minorBidi"/>
                <w:spacing w:val="1"/>
              </w:rPr>
              <w:t>account</w:t>
            </w:r>
            <w:r w:rsidRPr="00134956">
              <w:rPr>
                <w:rFonts w:asciiTheme="minorBidi" w:hAnsiTheme="minorBidi" w:cstheme="minorBidi"/>
              </w:rPr>
              <w:t>’s bundle</w:t>
            </w:r>
            <w:r w:rsidRPr="00134956">
              <w:rPr>
                <w:rFonts w:asciiTheme="minorBidi" w:hAnsiTheme="minorBidi" w:cstheme="minorBidi"/>
                <w:spacing w:val="-7"/>
              </w:rPr>
              <w:t xml:space="preserve"> </w:t>
            </w:r>
            <w:r w:rsidRPr="00134956">
              <w:rPr>
                <w:rFonts w:asciiTheme="minorBidi" w:hAnsiTheme="minorBidi" w:cstheme="minorBidi"/>
              </w:rPr>
              <w:t>and</w:t>
            </w:r>
            <w:r w:rsidRPr="00134956">
              <w:rPr>
                <w:rFonts w:asciiTheme="minorBidi" w:hAnsiTheme="minorBidi" w:cstheme="minorBidi"/>
                <w:spacing w:val="-2"/>
              </w:rPr>
              <w:t xml:space="preserve"> </w:t>
            </w:r>
            <w:r w:rsidRPr="00134956">
              <w:rPr>
                <w:rFonts w:asciiTheme="minorBidi" w:hAnsiTheme="minorBidi" w:cstheme="minorBidi"/>
              </w:rPr>
              <w:t>account</w:t>
            </w:r>
            <w:r w:rsidRPr="00134956">
              <w:rPr>
                <w:rFonts w:asciiTheme="minorBidi" w:hAnsiTheme="minorBidi" w:cstheme="minorBidi"/>
                <w:spacing w:val="-4"/>
              </w:rPr>
              <w:t xml:space="preserve"> </w:t>
            </w:r>
            <w:r w:rsidRPr="00134956">
              <w:rPr>
                <w:rFonts w:asciiTheme="minorBidi" w:hAnsiTheme="minorBidi" w:cstheme="minorBidi"/>
              </w:rPr>
              <w:t>o</w:t>
            </w:r>
            <w:r w:rsidRPr="00134956">
              <w:rPr>
                <w:rFonts w:asciiTheme="minorBidi" w:hAnsiTheme="minorBidi" w:cstheme="minorBidi"/>
                <w:spacing w:val="-4"/>
              </w:rPr>
              <w:t>f</w:t>
            </w:r>
            <w:r w:rsidRPr="00134956">
              <w:rPr>
                <w:rFonts w:asciiTheme="minorBidi" w:hAnsiTheme="minorBidi" w:cstheme="minorBidi"/>
                <w:spacing w:val="1"/>
              </w:rPr>
              <w:t>f</w:t>
            </w:r>
            <w:r w:rsidRPr="00134956">
              <w:rPr>
                <w:rFonts w:asciiTheme="minorBidi" w:hAnsiTheme="minorBidi" w:cstheme="minorBidi"/>
                <w:spacing w:val="-1"/>
              </w:rPr>
              <w:t>e</w:t>
            </w:r>
            <w:r w:rsidRPr="00134956">
              <w:rPr>
                <w:rFonts w:asciiTheme="minorBidi" w:hAnsiTheme="minorBidi" w:cstheme="minorBidi"/>
              </w:rPr>
              <w:t>rs</w:t>
            </w:r>
            <w:r w:rsidRPr="00134956">
              <w:rPr>
                <w:rFonts w:asciiTheme="minorBidi" w:hAnsiTheme="minorBidi" w:cstheme="minorBidi"/>
                <w:spacing w:val="-5"/>
              </w:rPr>
              <w:t xml:space="preserve"> </w:t>
            </w:r>
            <w:r w:rsidRPr="00134956">
              <w:rPr>
                <w:rFonts w:asciiTheme="minorBidi" w:hAnsiTheme="minorBidi" w:cstheme="minorBidi"/>
                <w:spacing w:val="1"/>
              </w:rPr>
              <w:t>i</w:t>
            </w:r>
            <w:r w:rsidRPr="00134956">
              <w:rPr>
                <w:rFonts w:asciiTheme="minorBidi" w:hAnsiTheme="minorBidi" w:cstheme="minorBidi"/>
              </w:rPr>
              <w:t>ns</w:t>
            </w:r>
            <w:r w:rsidRPr="00134956">
              <w:rPr>
                <w:rFonts w:asciiTheme="minorBidi" w:hAnsiTheme="minorBidi" w:cstheme="minorBidi"/>
                <w:spacing w:val="1"/>
              </w:rPr>
              <w:t>t</w:t>
            </w:r>
            <w:r w:rsidRPr="00134956">
              <w:rPr>
                <w:rFonts w:asciiTheme="minorBidi" w:hAnsiTheme="minorBidi" w:cstheme="minorBidi"/>
              </w:rPr>
              <w:t>anc</w:t>
            </w:r>
            <w:r w:rsidRPr="00134956">
              <w:rPr>
                <w:rFonts w:asciiTheme="minorBidi" w:hAnsiTheme="minorBidi" w:cstheme="minorBidi"/>
                <w:spacing w:val="1"/>
              </w:rPr>
              <w:t>e</w:t>
            </w:r>
            <w:r w:rsidRPr="00134956">
              <w:rPr>
                <w:rFonts w:asciiTheme="minorBidi" w:hAnsiTheme="minorBidi" w:cstheme="minorBidi"/>
              </w:rPr>
              <w:t>s)</w:t>
            </w:r>
          </w:p>
          <w:p w:rsidR="00980032" w:rsidRPr="00134956" w:rsidRDefault="00980032" w:rsidP="005E61D6">
            <w:pPr>
              <w:widowControl w:val="0"/>
              <w:numPr>
                <w:ilvl w:val="0"/>
                <w:numId w:val="162"/>
              </w:numPr>
              <w:autoSpaceDE w:val="0"/>
              <w:autoSpaceDN w:val="0"/>
              <w:adjustRightInd w:val="0"/>
              <w:spacing w:before="21"/>
              <w:rPr>
                <w:rFonts w:asciiTheme="minorBidi" w:hAnsiTheme="minorBidi" w:cstheme="minorBidi"/>
              </w:rPr>
            </w:pPr>
            <w:r w:rsidRPr="00134956">
              <w:rPr>
                <w:rFonts w:asciiTheme="minorBidi" w:hAnsiTheme="minorBidi" w:cstheme="minorBidi"/>
                <w:strike/>
                <w:color w:val="FF0000"/>
              </w:rPr>
              <w:t>C</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R</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rPr>
              <w:t>Po</w:t>
            </w:r>
            <w:r w:rsidRPr="00134956">
              <w:rPr>
                <w:rFonts w:asciiTheme="minorBidi" w:hAnsiTheme="minorBidi" w:cstheme="minorBidi"/>
                <w:strike/>
                <w:color w:val="FF0000"/>
                <w:spacing w:val="1"/>
              </w:rPr>
              <w:t>rta</w:t>
            </w:r>
            <w:r w:rsidRPr="00134956">
              <w:rPr>
                <w:rFonts w:asciiTheme="minorBidi" w:hAnsiTheme="minorBidi" w:cstheme="minorBidi"/>
                <w:strike/>
                <w:color w:val="FF0000"/>
              </w:rPr>
              <w:t>l</w:t>
            </w:r>
            <w:r w:rsidRPr="00134956">
              <w:rPr>
                <w:rFonts w:asciiTheme="minorBidi" w:hAnsiTheme="minorBidi" w:cstheme="minorBidi"/>
                <w:color w:val="FF0000"/>
                <w:spacing w:val="-10"/>
              </w:rPr>
              <w:t xml:space="preserve"> </w:t>
            </w:r>
            <w:r w:rsidRPr="00134956">
              <w:rPr>
                <w:rFonts w:asciiTheme="minorBidi" w:hAnsiTheme="minorBidi" w:cstheme="minorBidi"/>
                <w:color w:val="FF0000"/>
                <w:spacing w:val="1"/>
              </w:rPr>
              <w:t>The</w:t>
            </w:r>
            <w:r w:rsidRPr="00134956">
              <w:rPr>
                <w:rFonts w:asciiTheme="minorBidi" w:hAnsiTheme="minorBidi" w:cstheme="minorBidi"/>
                <w:spacing w:val="1"/>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10"/>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6"/>
              </w:rPr>
              <w:t xml:space="preserve"> </w:t>
            </w:r>
            <w:r w:rsidRPr="00134956">
              <w:rPr>
                <w:rFonts w:asciiTheme="minorBidi" w:hAnsiTheme="minorBidi" w:cstheme="minorBidi"/>
              </w:rPr>
              <w:t>bi</w:t>
            </w:r>
            <w:r w:rsidRPr="00134956">
              <w:rPr>
                <w:rFonts w:asciiTheme="minorBidi" w:hAnsiTheme="minorBidi" w:cstheme="minorBidi"/>
                <w:spacing w:val="1"/>
              </w:rPr>
              <w:t>l</w:t>
            </w:r>
            <w:r w:rsidRPr="00134956">
              <w:rPr>
                <w:rFonts w:asciiTheme="minorBidi" w:hAnsiTheme="minorBidi" w:cstheme="minorBidi"/>
              </w:rPr>
              <w:t>l</w:t>
            </w:r>
            <w:r w:rsidRPr="00134956">
              <w:rPr>
                <w:rFonts w:asciiTheme="minorBidi" w:hAnsiTheme="minorBidi" w:cstheme="minorBidi"/>
                <w:spacing w:val="1"/>
              </w:rPr>
              <w:t>i</w:t>
            </w:r>
            <w:r w:rsidRPr="00134956">
              <w:rPr>
                <w:rFonts w:asciiTheme="minorBidi" w:hAnsiTheme="minorBidi" w:cstheme="minorBidi"/>
              </w:rPr>
              <w:t>ng</w:t>
            </w:r>
            <w:r w:rsidRPr="00134956">
              <w:rPr>
                <w:rFonts w:asciiTheme="minorBidi" w:hAnsiTheme="minorBidi" w:cstheme="minorBidi"/>
                <w:spacing w:val="-6"/>
              </w:rPr>
              <w:t xml:space="preserve"> </w:t>
            </w:r>
            <w:r w:rsidRPr="00134956">
              <w:rPr>
                <w:rFonts w:asciiTheme="minorBidi" w:hAnsiTheme="minorBidi" w:cstheme="minorBidi"/>
              </w:rPr>
              <w:t>contact</w:t>
            </w:r>
          </w:p>
          <w:p w:rsidR="00980032" w:rsidRPr="00134956" w:rsidRDefault="00980032" w:rsidP="005E61D6">
            <w:pPr>
              <w:widowControl w:val="0"/>
              <w:numPr>
                <w:ilvl w:val="0"/>
                <w:numId w:val="162"/>
              </w:numPr>
              <w:autoSpaceDE w:val="0"/>
              <w:autoSpaceDN w:val="0"/>
              <w:adjustRightInd w:val="0"/>
              <w:spacing w:before="29" w:line="240" w:lineRule="exact"/>
              <w:ind w:right="812"/>
              <w:rPr>
                <w:rFonts w:asciiTheme="minorBidi" w:hAnsiTheme="minorBidi" w:cstheme="minorBidi"/>
              </w:rPr>
            </w:pPr>
            <w:r w:rsidRPr="00134956">
              <w:rPr>
                <w:rFonts w:asciiTheme="minorBidi" w:hAnsiTheme="minorBidi" w:cstheme="minorBidi"/>
                <w:strike/>
                <w:color w:val="FF0000"/>
              </w:rPr>
              <w:t>C</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R</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rPr>
              <w:t>Po</w:t>
            </w:r>
            <w:r w:rsidRPr="00134956">
              <w:rPr>
                <w:rFonts w:asciiTheme="minorBidi" w:hAnsiTheme="minorBidi" w:cstheme="minorBidi"/>
                <w:strike/>
                <w:color w:val="FF0000"/>
                <w:spacing w:val="1"/>
              </w:rPr>
              <w:t>rta</w:t>
            </w:r>
            <w:r w:rsidRPr="00134956">
              <w:rPr>
                <w:rFonts w:asciiTheme="minorBidi" w:hAnsiTheme="minorBidi" w:cstheme="minorBidi"/>
                <w:strike/>
                <w:color w:val="FF0000"/>
              </w:rPr>
              <w:t>l</w:t>
            </w:r>
            <w:r w:rsidRPr="00134956">
              <w:rPr>
                <w:rFonts w:asciiTheme="minorBidi" w:hAnsiTheme="minorBidi" w:cstheme="minorBidi"/>
                <w:color w:val="FF0000"/>
                <w:spacing w:val="-10"/>
              </w:rPr>
              <w:t xml:space="preserve"> </w:t>
            </w:r>
            <w:r w:rsidRPr="00134956">
              <w:rPr>
                <w:rFonts w:asciiTheme="minorBidi" w:hAnsiTheme="minorBidi" w:cstheme="minorBidi"/>
                <w:color w:val="FF0000"/>
                <w:spacing w:val="1"/>
              </w:rPr>
              <w:t>The</w:t>
            </w:r>
            <w:r w:rsidRPr="00134956">
              <w:rPr>
                <w:rFonts w:asciiTheme="minorBidi" w:hAnsiTheme="minorBidi" w:cstheme="minorBidi"/>
                <w:spacing w:val="1"/>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10"/>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6"/>
              </w:rPr>
              <w:t xml:space="preserve"> </w:t>
            </w:r>
            <w:r w:rsidRPr="00134956">
              <w:rPr>
                <w:rFonts w:asciiTheme="minorBidi" w:hAnsiTheme="minorBidi" w:cstheme="minorBidi"/>
              </w:rPr>
              <w:t>pa</w:t>
            </w:r>
            <w:r w:rsidRPr="00134956">
              <w:rPr>
                <w:rFonts w:asciiTheme="minorBidi" w:hAnsiTheme="minorBidi" w:cstheme="minorBidi"/>
                <w:spacing w:val="1"/>
              </w:rPr>
              <w:t>y</w:t>
            </w:r>
            <w:r w:rsidRPr="00134956">
              <w:rPr>
                <w:rFonts w:asciiTheme="minorBidi" w:hAnsiTheme="minorBidi" w:cstheme="minorBidi"/>
              </w:rPr>
              <w:t>ment</w:t>
            </w:r>
            <w:r w:rsidRPr="00134956">
              <w:rPr>
                <w:rFonts w:asciiTheme="minorBidi" w:hAnsiTheme="minorBidi" w:cstheme="minorBidi"/>
                <w:spacing w:val="-8"/>
              </w:rPr>
              <w:t xml:space="preserve"> </w:t>
            </w:r>
            <w:r w:rsidRPr="00134956">
              <w:rPr>
                <w:rFonts w:asciiTheme="minorBidi" w:hAnsiTheme="minorBidi" w:cstheme="minorBidi"/>
              </w:rPr>
              <w:t>me</w:t>
            </w:r>
            <w:r w:rsidRPr="00134956">
              <w:rPr>
                <w:rFonts w:asciiTheme="minorBidi" w:hAnsiTheme="minorBidi" w:cstheme="minorBidi"/>
                <w:spacing w:val="1"/>
              </w:rPr>
              <w:t>t</w:t>
            </w:r>
            <w:r w:rsidRPr="00134956">
              <w:rPr>
                <w:rFonts w:asciiTheme="minorBidi" w:hAnsiTheme="minorBidi" w:cstheme="minorBidi"/>
              </w:rPr>
              <w:t>hod</w:t>
            </w:r>
            <w:r w:rsidRPr="00134956">
              <w:rPr>
                <w:rFonts w:asciiTheme="minorBidi" w:hAnsiTheme="minorBidi" w:cstheme="minorBidi"/>
                <w:spacing w:val="-6"/>
              </w:rPr>
              <w:t xml:space="preserve"> </w:t>
            </w:r>
            <w:r w:rsidRPr="00134956">
              <w:rPr>
                <w:rFonts w:asciiTheme="minorBidi" w:hAnsiTheme="minorBidi" w:cstheme="minorBidi"/>
              </w:rPr>
              <w:t>and parameters</w:t>
            </w:r>
            <w:r w:rsidRPr="00134956">
              <w:rPr>
                <w:rFonts w:asciiTheme="minorBidi" w:hAnsiTheme="minorBidi" w:cstheme="minorBidi"/>
                <w:spacing w:val="-9"/>
              </w:rPr>
              <w:t xml:space="preserve"> </w:t>
            </w:r>
            <w:r w:rsidRPr="00134956">
              <w:rPr>
                <w:rFonts w:asciiTheme="minorBidi" w:hAnsiTheme="minorBidi" w:cstheme="minorBidi"/>
              </w:rPr>
              <w:t>if</w:t>
            </w:r>
            <w:r w:rsidRPr="00134956">
              <w:rPr>
                <w:rFonts w:asciiTheme="minorBidi" w:hAnsiTheme="minorBidi" w:cstheme="minorBidi"/>
                <w:spacing w:val="-1"/>
              </w:rPr>
              <w:t xml:space="preserve"> </w:t>
            </w:r>
            <w:r w:rsidRPr="00134956">
              <w:rPr>
                <w:rFonts w:asciiTheme="minorBidi" w:hAnsiTheme="minorBidi" w:cstheme="minorBidi"/>
              </w:rPr>
              <w:t>any</w:t>
            </w:r>
          </w:p>
          <w:p w:rsidR="00980032" w:rsidRPr="00134956" w:rsidRDefault="00980032" w:rsidP="005E61D6">
            <w:pPr>
              <w:widowControl w:val="0"/>
              <w:numPr>
                <w:ilvl w:val="0"/>
                <w:numId w:val="162"/>
              </w:numPr>
              <w:autoSpaceDE w:val="0"/>
              <w:autoSpaceDN w:val="0"/>
              <w:adjustRightInd w:val="0"/>
              <w:spacing w:before="21"/>
              <w:rPr>
                <w:rFonts w:asciiTheme="minorBidi" w:hAnsiTheme="minorBidi" w:cstheme="minorBidi"/>
              </w:rPr>
            </w:pPr>
            <w:r w:rsidRPr="00134956">
              <w:rPr>
                <w:rFonts w:asciiTheme="minorBidi" w:hAnsiTheme="minorBidi" w:cstheme="minorBidi"/>
                <w:strike/>
                <w:color w:val="FF0000"/>
              </w:rPr>
              <w:t>C</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R</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rPr>
              <w:t>Po</w:t>
            </w:r>
            <w:r w:rsidRPr="00134956">
              <w:rPr>
                <w:rFonts w:asciiTheme="minorBidi" w:hAnsiTheme="minorBidi" w:cstheme="minorBidi"/>
                <w:strike/>
                <w:color w:val="FF0000"/>
                <w:spacing w:val="1"/>
              </w:rPr>
              <w:t>rta</w:t>
            </w:r>
            <w:r w:rsidRPr="00134956">
              <w:rPr>
                <w:rFonts w:asciiTheme="minorBidi" w:hAnsiTheme="minorBidi" w:cstheme="minorBidi"/>
                <w:strike/>
                <w:color w:val="FF0000"/>
              </w:rPr>
              <w:t>l</w:t>
            </w:r>
            <w:r w:rsidRPr="00134956">
              <w:rPr>
                <w:rFonts w:asciiTheme="minorBidi" w:hAnsiTheme="minorBidi" w:cstheme="minorBidi"/>
                <w:color w:val="FF0000"/>
                <w:spacing w:val="-10"/>
              </w:rPr>
              <w:t xml:space="preserve"> </w:t>
            </w:r>
            <w:r w:rsidRPr="00134956">
              <w:rPr>
                <w:rFonts w:asciiTheme="minorBidi" w:hAnsiTheme="minorBidi" w:cstheme="minorBidi"/>
                <w:color w:val="FF0000"/>
                <w:spacing w:val="1"/>
              </w:rPr>
              <w:t>The</w:t>
            </w:r>
            <w:r w:rsidRPr="00134956">
              <w:rPr>
                <w:rFonts w:asciiTheme="minorBidi" w:hAnsiTheme="minorBidi" w:cstheme="minorBidi"/>
                <w:spacing w:val="1"/>
              </w:rPr>
              <w:t xml:space="preserve"> </w:t>
            </w:r>
            <w:r w:rsidRPr="00134956">
              <w:rPr>
                <w:rFonts w:asciiTheme="minorBidi" w:hAnsiTheme="minorBidi" w:cstheme="minorBidi"/>
              </w:rPr>
              <w:t>app</w:t>
            </w:r>
            <w:r w:rsidRPr="00134956">
              <w:rPr>
                <w:rFonts w:asciiTheme="minorBidi" w:hAnsiTheme="minorBidi" w:cstheme="minorBidi"/>
                <w:spacing w:val="1"/>
              </w:rPr>
              <w:t>l</w:t>
            </w:r>
            <w:r w:rsidRPr="00134956">
              <w:rPr>
                <w:rFonts w:asciiTheme="minorBidi" w:hAnsiTheme="minorBidi" w:cstheme="minorBidi"/>
              </w:rPr>
              <w:t>ic</w:t>
            </w:r>
            <w:r w:rsidRPr="00134956">
              <w:rPr>
                <w:rFonts w:asciiTheme="minorBidi" w:hAnsiTheme="minorBidi" w:cstheme="minorBidi"/>
                <w:spacing w:val="1"/>
              </w:rPr>
              <w:t>a</w:t>
            </w:r>
            <w:r w:rsidRPr="00134956">
              <w:rPr>
                <w:rFonts w:asciiTheme="minorBidi" w:hAnsiTheme="minorBidi" w:cstheme="minorBidi"/>
              </w:rPr>
              <w:t>tion</w:t>
            </w:r>
            <w:r w:rsidRPr="00134956">
              <w:rPr>
                <w:rFonts w:asciiTheme="minorBidi" w:hAnsiTheme="minorBidi" w:cstheme="minorBidi"/>
                <w:spacing w:val="-9"/>
              </w:rPr>
              <w:t xml:space="preserve"> </w:t>
            </w:r>
            <w:r w:rsidRPr="00134956">
              <w:rPr>
                <w:rFonts w:asciiTheme="minorBidi" w:hAnsiTheme="minorBidi" w:cstheme="minorBidi"/>
                <w:spacing w:val="1"/>
              </w:rPr>
              <w:t>d</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pl</w:t>
            </w:r>
            <w:r w:rsidRPr="00134956">
              <w:rPr>
                <w:rFonts w:asciiTheme="minorBidi" w:hAnsiTheme="minorBidi" w:cstheme="minorBidi"/>
                <w:spacing w:val="1"/>
              </w:rPr>
              <w:t>a</w:t>
            </w:r>
            <w:r w:rsidRPr="00134956">
              <w:rPr>
                <w:rFonts w:asciiTheme="minorBidi" w:hAnsiTheme="minorBidi" w:cstheme="minorBidi"/>
              </w:rPr>
              <w:t>ys</w:t>
            </w:r>
            <w:r w:rsidRPr="00134956">
              <w:rPr>
                <w:rFonts w:asciiTheme="minorBidi" w:hAnsiTheme="minorBidi" w:cstheme="minorBidi"/>
                <w:spacing w:val="-6"/>
              </w:rPr>
              <w:t xml:space="preserve"> </w:t>
            </w:r>
            <w:r w:rsidRPr="00134956">
              <w:rPr>
                <w:rFonts w:asciiTheme="minorBidi" w:hAnsiTheme="minorBidi" w:cstheme="minorBidi"/>
              </w:rPr>
              <w:t>all</w:t>
            </w:r>
            <w:r w:rsidRPr="00134956">
              <w:rPr>
                <w:rFonts w:asciiTheme="minorBidi" w:hAnsiTheme="minorBidi" w:cstheme="minorBidi"/>
                <w:spacing w:val="-2"/>
              </w:rPr>
              <w:t xml:space="preserve"> </w:t>
            </w:r>
            <w:r w:rsidRPr="00134956">
              <w:rPr>
                <w:rFonts w:asciiTheme="minorBidi" w:hAnsiTheme="minorBidi" w:cstheme="minorBidi"/>
                <w:spacing w:val="1"/>
              </w:rPr>
              <w:t>v</w:t>
            </w:r>
            <w:r w:rsidRPr="00134956">
              <w:rPr>
                <w:rFonts w:asciiTheme="minorBidi" w:hAnsiTheme="minorBidi" w:cstheme="minorBidi"/>
              </w:rPr>
              <w:t>i</w:t>
            </w:r>
            <w:r w:rsidRPr="00134956">
              <w:rPr>
                <w:rFonts w:asciiTheme="minorBidi" w:hAnsiTheme="minorBidi" w:cstheme="minorBidi"/>
                <w:spacing w:val="1"/>
              </w:rPr>
              <w:t>s</w:t>
            </w:r>
            <w:r w:rsidRPr="00134956">
              <w:rPr>
                <w:rFonts w:asciiTheme="minorBidi" w:hAnsiTheme="minorBidi" w:cstheme="minorBidi"/>
              </w:rPr>
              <w:t>ib</w:t>
            </w:r>
            <w:r w:rsidRPr="00134956">
              <w:rPr>
                <w:rFonts w:asciiTheme="minorBidi" w:hAnsiTheme="minorBidi" w:cstheme="minorBidi"/>
                <w:spacing w:val="1"/>
              </w:rPr>
              <w:t>l</w:t>
            </w:r>
            <w:r w:rsidRPr="00134956">
              <w:rPr>
                <w:rFonts w:asciiTheme="minorBidi" w:hAnsiTheme="minorBidi" w:cstheme="minorBidi"/>
              </w:rPr>
              <w:t>e</w:t>
            </w:r>
            <w:r w:rsidRPr="00134956">
              <w:rPr>
                <w:rFonts w:asciiTheme="minorBidi" w:hAnsiTheme="minorBidi" w:cstheme="minorBidi"/>
                <w:spacing w:val="-7"/>
              </w:rPr>
              <w:t xml:space="preserve"> </w:t>
            </w:r>
            <w:r w:rsidRPr="00134956">
              <w:rPr>
                <w:rFonts w:asciiTheme="minorBidi" w:hAnsiTheme="minorBidi" w:cstheme="minorBidi"/>
              </w:rPr>
              <w:t>acco</w:t>
            </w:r>
            <w:r w:rsidRPr="00134956">
              <w:rPr>
                <w:rFonts w:asciiTheme="minorBidi" w:hAnsiTheme="minorBidi" w:cstheme="minorBidi"/>
                <w:spacing w:val="1"/>
              </w:rPr>
              <w:t>u</w:t>
            </w:r>
            <w:r w:rsidRPr="00134956">
              <w:rPr>
                <w:rFonts w:asciiTheme="minorBidi" w:hAnsiTheme="minorBidi" w:cstheme="minorBidi"/>
              </w:rPr>
              <w:t>nt</w:t>
            </w:r>
            <w:r w:rsidRPr="00134956">
              <w:rPr>
                <w:rFonts w:asciiTheme="minorBidi" w:hAnsiTheme="minorBidi" w:cstheme="minorBidi"/>
                <w:spacing w:val="-6"/>
              </w:rPr>
              <w:t xml:space="preserve"> </w:t>
            </w:r>
            <w:r w:rsidRPr="00134956">
              <w:rPr>
                <w:rFonts w:asciiTheme="minorBidi" w:hAnsiTheme="minorBidi" w:cstheme="minorBidi"/>
              </w:rPr>
              <w:t>at</w:t>
            </w:r>
            <w:r w:rsidRPr="00134956">
              <w:rPr>
                <w:rFonts w:asciiTheme="minorBidi" w:hAnsiTheme="minorBidi" w:cstheme="minorBidi"/>
                <w:spacing w:val="1"/>
              </w:rPr>
              <w:t>t</w:t>
            </w:r>
            <w:r w:rsidRPr="00134956">
              <w:rPr>
                <w:rFonts w:asciiTheme="minorBidi" w:hAnsiTheme="minorBidi" w:cstheme="minorBidi"/>
                <w:spacing w:val="-1"/>
              </w:rPr>
              <w:t>r</w:t>
            </w:r>
            <w:r w:rsidRPr="00134956">
              <w:rPr>
                <w:rFonts w:asciiTheme="minorBidi" w:hAnsiTheme="minorBidi" w:cstheme="minorBidi"/>
                <w:spacing w:val="1"/>
              </w:rPr>
              <w:t>i</w:t>
            </w:r>
            <w:r w:rsidRPr="00134956">
              <w:rPr>
                <w:rFonts w:asciiTheme="minorBidi" w:hAnsiTheme="minorBidi" w:cstheme="minorBidi"/>
              </w:rPr>
              <w:t>bu</w:t>
            </w:r>
            <w:r w:rsidRPr="00134956">
              <w:rPr>
                <w:rFonts w:asciiTheme="minorBidi" w:hAnsiTheme="minorBidi" w:cstheme="minorBidi"/>
                <w:spacing w:val="1"/>
              </w:rPr>
              <w:t>t</w:t>
            </w:r>
            <w:r w:rsidRPr="00134956">
              <w:rPr>
                <w:rFonts w:asciiTheme="minorBidi" w:hAnsiTheme="minorBidi" w:cstheme="minorBidi"/>
              </w:rPr>
              <w:t>es</w:t>
            </w:r>
          </w:p>
          <w:p w:rsidR="00980032" w:rsidRPr="00134956" w:rsidRDefault="00980032" w:rsidP="005E61D6">
            <w:pPr>
              <w:pStyle w:val="ListNumberUC"/>
              <w:numPr>
                <w:ilvl w:val="0"/>
                <w:numId w:val="162"/>
              </w:numPr>
              <w:rPr>
                <w:rFonts w:asciiTheme="minorBidi" w:hAnsiTheme="minorBidi" w:cstheme="minorBidi"/>
              </w:rPr>
            </w:pPr>
            <w:r w:rsidRPr="00134956">
              <w:rPr>
                <w:rFonts w:asciiTheme="minorBidi" w:hAnsiTheme="minorBidi" w:cstheme="minorBidi"/>
                <w:strike/>
                <w:color w:val="FF0000"/>
              </w:rPr>
              <w:t>C</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R</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rPr>
              <w:t>Po</w:t>
            </w:r>
            <w:r w:rsidRPr="00134956">
              <w:rPr>
                <w:rFonts w:asciiTheme="minorBidi" w:hAnsiTheme="minorBidi" w:cstheme="minorBidi"/>
                <w:strike/>
                <w:color w:val="FF0000"/>
                <w:spacing w:val="1"/>
              </w:rPr>
              <w:t>rta</w:t>
            </w:r>
            <w:r w:rsidRPr="00134956">
              <w:rPr>
                <w:rFonts w:asciiTheme="minorBidi" w:hAnsiTheme="minorBidi" w:cstheme="minorBidi"/>
                <w:strike/>
                <w:color w:val="FF0000"/>
              </w:rPr>
              <w:t>l</w:t>
            </w:r>
            <w:r w:rsidRPr="00134956">
              <w:rPr>
                <w:rFonts w:asciiTheme="minorBidi" w:hAnsiTheme="minorBidi" w:cstheme="minorBidi"/>
                <w:spacing w:val="1"/>
              </w:rPr>
              <w:t xml:space="preserve"> </w:t>
            </w:r>
            <w:r w:rsidRPr="00134956">
              <w:rPr>
                <w:rFonts w:asciiTheme="minorBidi" w:hAnsiTheme="minorBidi" w:cstheme="minorBidi"/>
                <w:strike/>
                <w:color w:val="FF0000"/>
              </w:rPr>
              <w:t>app</w:t>
            </w:r>
            <w:r w:rsidRPr="00134956">
              <w:rPr>
                <w:rFonts w:asciiTheme="minorBidi" w:hAnsiTheme="minorBidi" w:cstheme="minorBidi"/>
                <w:strike/>
                <w:color w:val="FF0000"/>
                <w:spacing w:val="1"/>
              </w:rPr>
              <w:t>l</w:t>
            </w:r>
            <w:r w:rsidRPr="00134956">
              <w:rPr>
                <w:rFonts w:asciiTheme="minorBidi" w:hAnsiTheme="minorBidi" w:cstheme="minorBidi"/>
                <w:strike/>
                <w:color w:val="FF0000"/>
              </w:rPr>
              <w:t>ic</w:t>
            </w:r>
            <w:r w:rsidRPr="00134956">
              <w:rPr>
                <w:rFonts w:asciiTheme="minorBidi" w:hAnsiTheme="minorBidi" w:cstheme="minorBidi"/>
                <w:strike/>
                <w:color w:val="FF0000"/>
                <w:spacing w:val="1"/>
              </w:rPr>
              <w:t>a</w:t>
            </w:r>
            <w:r w:rsidRPr="00134956">
              <w:rPr>
                <w:rFonts w:asciiTheme="minorBidi" w:hAnsiTheme="minorBidi" w:cstheme="minorBidi"/>
                <w:strike/>
                <w:color w:val="FF0000"/>
              </w:rPr>
              <w:t>tion</w:t>
            </w:r>
            <w:r w:rsidRPr="00134956">
              <w:rPr>
                <w:rFonts w:asciiTheme="minorBidi" w:hAnsiTheme="minorBidi" w:cstheme="minorBidi"/>
                <w:strike/>
                <w:color w:val="FF0000"/>
                <w:spacing w:val="-9"/>
              </w:rPr>
              <w:t xml:space="preserve"> </w:t>
            </w:r>
            <w:r w:rsidRPr="00134956">
              <w:rPr>
                <w:rFonts w:asciiTheme="minorBidi" w:hAnsiTheme="minorBidi" w:cstheme="minorBidi"/>
                <w:strike/>
                <w:color w:val="FF0000"/>
                <w:spacing w:val="1"/>
              </w:rPr>
              <w:t>d</w:t>
            </w:r>
            <w:r w:rsidRPr="00134956">
              <w:rPr>
                <w:rFonts w:asciiTheme="minorBidi" w:hAnsiTheme="minorBidi" w:cstheme="minorBidi"/>
                <w:strike/>
                <w:color w:val="FF0000"/>
              </w:rPr>
              <w:t>i</w:t>
            </w:r>
            <w:r w:rsidRPr="00134956">
              <w:rPr>
                <w:rFonts w:asciiTheme="minorBidi" w:hAnsiTheme="minorBidi" w:cstheme="minorBidi"/>
                <w:strike/>
                <w:color w:val="FF0000"/>
                <w:spacing w:val="1"/>
              </w:rPr>
              <w:t>s</w:t>
            </w:r>
            <w:r w:rsidRPr="00134956">
              <w:rPr>
                <w:rFonts w:asciiTheme="minorBidi" w:hAnsiTheme="minorBidi" w:cstheme="minorBidi"/>
                <w:strike/>
                <w:color w:val="FF0000"/>
              </w:rPr>
              <w:t>pl</w:t>
            </w:r>
            <w:r w:rsidRPr="00134956">
              <w:rPr>
                <w:rFonts w:asciiTheme="minorBidi" w:hAnsiTheme="minorBidi" w:cstheme="minorBidi"/>
                <w:strike/>
                <w:color w:val="FF0000"/>
                <w:spacing w:val="1"/>
              </w:rPr>
              <w:t>a</w:t>
            </w:r>
            <w:r w:rsidRPr="00134956">
              <w:rPr>
                <w:rFonts w:asciiTheme="minorBidi" w:hAnsiTheme="minorBidi" w:cstheme="minorBidi"/>
                <w:strike/>
                <w:color w:val="FF0000"/>
              </w:rPr>
              <w:t>ys</w:t>
            </w:r>
            <w:r w:rsidRPr="00134956">
              <w:rPr>
                <w:rFonts w:asciiTheme="minorBidi" w:hAnsiTheme="minorBidi" w:cstheme="minorBidi"/>
                <w:strike/>
                <w:color w:val="FF0000"/>
                <w:spacing w:val="-6"/>
              </w:rPr>
              <w:t xml:space="preserve"> </w:t>
            </w:r>
            <w:r w:rsidRPr="00134956">
              <w:rPr>
                <w:rFonts w:asciiTheme="minorBidi" w:hAnsiTheme="minorBidi" w:cstheme="minorBidi"/>
                <w:strike/>
                <w:color w:val="FF0000"/>
              </w:rPr>
              <w:t>account</w:t>
            </w:r>
            <w:r w:rsidRPr="00134956">
              <w:rPr>
                <w:rFonts w:asciiTheme="minorBidi" w:hAnsiTheme="minorBidi" w:cstheme="minorBidi"/>
                <w:strike/>
                <w:color w:val="FF0000"/>
                <w:spacing w:val="-6"/>
              </w:rPr>
              <w:t xml:space="preserve"> </w:t>
            </w:r>
            <w:r w:rsidRPr="00134956">
              <w:rPr>
                <w:rFonts w:asciiTheme="minorBidi" w:hAnsiTheme="minorBidi" w:cstheme="minorBidi"/>
                <w:strike/>
                <w:color w:val="FF0000"/>
              </w:rPr>
              <w:t>pen</w:t>
            </w:r>
            <w:r w:rsidRPr="00134956">
              <w:rPr>
                <w:rFonts w:asciiTheme="minorBidi" w:hAnsiTheme="minorBidi" w:cstheme="minorBidi"/>
                <w:strike/>
                <w:color w:val="FF0000"/>
                <w:spacing w:val="1"/>
              </w:rPr>
              <w:t>d</w:t>
            </w:r>
            <w:r w:rsidRPr="00134956">
              <w:rPr>
                <w:rFonts w:asciiTheme="minorBidi" w:hAnsiTheme="minorBidi" w:cstheme="minorBidi"/>
                <w:strike/>
                <w:color w:val="FF0000"/>
              </w:rPr>
              <w:t>ing</w:t>
            </w:r>
            <w:r w:rsidRPr="00134956">
              <w:rPr>
                <w:rFonts w:asciiTheme="minorBidi" w:hAnsiTheme="minorBidi" w:cstheme="minorBidi"/>
                <w:strike/>
                <w:color w:val="FF0000"/>
                <w:spacing w:val="-7"/>
              </w:rPr>
              <w:t xml:space="preserve"> </w:t>
            </w:r>
            <w:r w:rsidRPr="00134956">
              <w:rPr>
                <w:rFonts w:asciiTheme="minorBidi" w:hAnsiTheme="minorBidi" w:cstheme="minorBidi"/>
                <w:strike/>
                <w:color w:val="FF0000"/>
                <w:spacing w:val="-3"/>
              </w:rPr>
              <w:t>r</w:t>
            </w:r>
            <w:r w:rsidRPr="00134956">
              <w:rPr>
                <w:rFonts w:asciiTheme="minorBidi" w:hAnsiTheme="minorBidi" w:cstheme="minorBidi"/>
                <w:strike/>
                <w:color w:val="FF0000"/>
                <w:spacing w:val="1"/>
              </w:rPr>
              <w:t>e</w:t>
            </w:r>
            <w:r w:rsidRPr="00134956">
              <w:rPr>
                <w:rFonts w:asciiTheme="minorBidi" w:hAnsiTheme="minorBidi" w:cstheme="minorBidi"/>
                <w:strike/>
                <w:color w:val="FF0000"/>
              </w:rPr>
              <w:t>q</w:t>
            </w:r>
            <w:r w:rsidRPr="00134956">
              <w:rPr>
                <w:rFonts w:asciiTheme="minorBidi" w:hAnsiTheme="minorBidi" w:cstheme="minorBidi"/>
                <w:strike/>
                <w:color w:val="FF0000"/>
                <w:spacing w:val="1"/>
              </w:rPr>
              <w:t>u</w:t>
            </w:r>
            <w:r w:rsidRPr="00134956">
              <w:rPr>
                <w:rFonts w:asciiTheme="minorBidi" w:hAnsiTheme="minorBidi" w:cstheme="minorBidi"/>
                <w:strike/>
                <w:color w:val="FF0000"/>
              </w:rPr>
              <w:t>ests</w:t>
            </w:r>
          </w:p>
          <w:p w:rsidR="00980032" w:rsidRPr="00134956" w:rsidRDefault="00980032" w:rsidP="005E61D6">
            <w:pPr>
              <w:pStyle w:val="ListNumberUC"/>
              <w:numPr>
                <w:ilvl w:val="0"/>
                <w:numId w:val="162"/>
              </w:numPr>
              <w:rPr>
                <w:rFonts w:asciiTheme="minorBidi" w:hAnsiTheme="minorBidi" w:cstheme="minorBidi"/>
              </w:rPr>
            </w:pPr>
            <w:r w:rsidRPr="00134956">
              <w:rPr>
                <w:rFonts w:asciiTheme="minorBidi" w:hAnsiTheme="minorBidi" w:cstheme="minorBidi"/>
                <w:color w:val="FF0000"/>
              </w:rPr>
              <w:t>The application displays the contextual person (refer to UC PEM0010 - View persona summary) (A1)</w:t>
            </w:r>
          </w:p>
          <w:p w:rsidR="00980032" w:rsidRPr="00134956" w:rsidRDefault="00980032" w:rsidP="005E61D6">
            <w:pPr>
              <w:pStyle w:val="ListNumberUC"/>
              <w:numPr>
                <w:ilvl w:val="0"/>
                <w:numId w:val="162"/>
              </w:numPr>
              <w:rPr>
                <w:rFonts w:asciiTheme="minorBidi" w:hAnsiTheme="minorBidi" w:cstheme="minorBidi"/>
                <w:color w:val="FF0000"/>
              </w:rPr>
            </w:pPr>
            <w:r w:rsidRPr="00134956">
              <w:rPr>
                <w:rFonts w:asciiTheme="minorBidi" w:hAnsiTheme="minorBidi" w:cstheme="minorBidi"/>
                <w:color w:val="FF0000"/>
              </w:rPr>
              <w:t>The application displays the event log (refer to UC INT0100 - Display event logs)</w:t>
            </w:r>
          </w:p>
          <w:p w:rsidR="00980032" w:rsidRPr="00134956" w:rsidRDefault="00980032" w:rsidP="005E61D6">
            <w:pPr>
              <w:pStyle w:val="ListNumberUC"/>
              <w:numPr>
                <w:ilvl w:val="0"/>
                <w:numId w:val="162"/>
              </w:numPr>
              <w:rPr>
                <w:rFonts w:asciiTheme="minorBidi" w:hAnsiTheme="minorBidi" w:cstheme="minorBidi"/>
                <w:color w:val="FF0000"/>
              </w:rPr>
            </w:pPr>
            <w:r w:rsidRPr="00134956">
              <w:rPr>
                <w:rFonts w:asciiTheme="minorBidi" w:hAnsiTheme="minorBidi" w:cstheme="minorBidi"/>
                <w:color w:val="FF0000"/>
              </w:rPr>
              <w:t xml:space="preserve">The application displays the navigation panel allowing the user to navigate through the hierarchy of the current account </w:t>
            </w:r>
          </w:p>
        </w:tc>
      </w:tr>
      <w:tr w:rsidR="00980032" w:rsidRPr="00134956" w:rsidTr="001A4A0A">
        <w:trPr>
          <w:trHeight w:val="176"/>
        </w:trPr>
        <w:tc>
          <w:tcPr>
            <w:tcW w:w="2268" w:type="dxa"/>
          </w:tcPr>
          <w:p w:rsidR="00980032" w:rsidRPr="00134956" w:rsidRDefault="00980032" w:rsidP="001A4A0A">
            <w:pPr>
              <w:rPr>
                <w:rFonts w:asciiTheme="minorBidi" w:hAnsiTheme="minorBidi" w:cstheme="minorBidi"/>
              </w:rPr>
            </w:pPr>
            <w:r w:rsidRPr="00134956">
              <w:rPr>
                <w:rFonts w:asciiTheme="minorBidi" w:hAnsiTheme="minorBidi" w:cstheme="minorBidi"/>
              </w:rPr>
              <w:t>Alternative Flows:</w:t>
            </w:r>
          </w:p>
        </w:tc>
        <w:tc>
          <w:tcPr>
            <w:tcW w:w="7050" w:type="dxa"/>
            <w:gridSpan w:val="2"/>
          </w:tcPr>
          <w:p w:rsidR="00980032" w:rsidRPr="00134956" w:rsidRDefault="00980032" w:rsidP="001A4A0A">
            <w:pPr>
              <w:pStyle w:val="ListNumberUC"/>
              <w:rPr>
                <w:rFonts w:asciiTheme="minorBidi" w:hAnsiTheme="minorBidi" w:cstheme="minorBidi"/>
                <w:color w:val="FF0000"/>
              </w:rPr>
            </w:pPr>
            <w:r w:rsidRPr="00134956">
              <w:rPr>
                <w:rFonts w:asciiTheme="minorBidi" w:hAnsiTheme="minorBidi" w:cstheme="minorBidi"/>
                <w:color w:val="FF0000"/>
              </w:rPr>
              <w:t>A1: The customer is a business customer</w:t>
            </w:r>
          </w:p>
          <w:p w:rsidR="00980032" w:rsidRPr="00134956" w:rsidRDefault="00980032" w:rsidP="005E61D6">
            <w:pPr>
              <w:pStyle w:val="ListNumberUC"/>
              <w:numPr>
                <w:ilvl w:val="0"/>
                <w:numId w:val="163"/>
              </w:numPr>
              <w:rPr>
                <w:rFonts w:asciiTheme="minorBidi" w:hAnsiTheme="minorBidi" w:cstheme="minorBidi"/>
                <w:color w:val="FF0000"/>
              </w:rPr>
            </w:pPr>
            <w:r w:rsidRPr="00134956">
              <w:rPr>
                <w:rFonts w:asciiTheme="minorBidi" w:hAnsiTheme="minorBidi" w:cstheme="minorBidi"/>
                <w:color w:val="FF0000"/>
              </w:rPr>
              <w:t>The application do not display person section</w:t>
            </w:r>
          </w:p>
          <w:p w:rsidR="00980032" w:rsidRPr="00134956" w:rsidRDefault="00980032" w:rsidP="005E61D6">
            <w:pPr>
              <w:pStyle w:val="ListNumberUC"/>
              <w:numPr>
                <w:ilvl w:val="0"/>
                <w:numId w:val="163"/>
              </w:numPr>
              <w:rPr>
                <w:rFonts w:asciiTheme="minorBidi" w:hAnsiTheme="minorBidi" w:cstheme="minorBidi"/>
              </w:rPr>
            </w:pPr>
            <w:r w:rsidRPr="00134956">
              <w:rPr>
                <w:rFonts w:asciiTheme="minorBidi" w:hAnsiTheme="minorBidi" w:cstheme="minorBidi"/>
                <w:color w:val="FF0000"/>
              </w:rPr>
              <w:t>Continue to N9</w:t>
            </w:r>
          </w:p>
        </w:tc>
      </w:tr>
    </w:tbl>
    <w:p w:rsidR="00980032" w:rsidRDefault="00980032" w:rsidP="00980032">
      <w:pPr>
        <w:pStyle w:val="Body"/>
        <w:ind w:left="0"/>
      </w:pPr>
    </w:p>
    <w:p w:rsidR="00980032" w:rsidRPr="00145F2A" w:rsidRDefault="00980032" w:rsidP="00980032">
      <w:pPr>
        <w:pStyle w:val="Heading4"/>
      </w:pPr>
      <w:bookmarkStart w:id="521" w:name="_Toc364961249"/>
      <w:r>
        <w:t xml:space="preserve">SUM0010 - </w:t>
      </w:r>
      <w:r w:rsidRPr="00BB2A3E">
        <w:rPr>
          <w:sz w:val="20"/>
          <w:szCs w:val="24"/>
        </w:rPr>
        <w:t>Vi</w:t>
      </w:r>
      <w:r w:rsidRPr="00BB2A3E">
        <w:rPr>
          <w:spacing w:val="0"/>
          <w:sz w:val="20"/>
          <w:szCs w:val="24"/>
        </w:rPr>
        <w:t>e</w:t>
      </w:r>
      <w:r w:rsidRPr="00BB2A3E">
        <w:rPr>
          <w:sz w:val="20"/>
          <w:szCs w:val="24"/>
        </w:rPr>
        <w:t>w</w:t>
      </w:r>
      <w:r w:rsidRPr="00BB2A3E">
        <w:rPr>
          <w:spacing w:val="0"/>
          <w:sz w:val="20"/>
          <w:szCs w:val="24"/>
        </w:rPr>
        <w:t xml:space="preserve"> </w:t>
      </w:r>
      <w:r w:rsidRPr="00BB2A3E">
        <w:rPr>
          <w:sz w:val="20"/>
          <w:szCs w:val="24"/>
        </w:rPr>
        <w:t>and</w:t>
      </w:r>
      <w:r w:rsidRPr="00BB2A3E">
        <w:rPr>
          <w:spacing w:val="0"/>
          <w:sz w:val="20"/>
          <w:szCs w:val="24"/>
        </w:rPr>
        <w:t xml:space="preserve"> </w:t>
      </w:r>
      <w:r w:rsidRPr="00BB2A3E">
        <w:rPr>
          <w:sz w:val="20"/>
          <w:szCs w:val="24"/>
        </w:rPr>
        <w:t>man</w:t>
      </w:r>
      <w:r w:rsidRPr="00BB2A3E">
        <w:rPr>
          <w:spacing w:val="0"/>
          <w:sz w:val="20"/>
          <w:szCs w:val="24"/>
        </w:rPr>
        <w:t>ag</w:t>
      </w:r>
      <w:r w:rsidRPr="00BB2A3E">
        <w:rPr>
          <w:sz w:val="20"/>
          <w:szCs w:val="24"/>
        </w:rPr>
        <w:t>e</w:t>
      </w:r>
      <w:r w:rsidRPr="00BB2A3E">
        <w:rPr>
          <w:spacing w:val="0"/>
          <w:sz w:val="20"/>
          <w:szCs w:val="24"/>
        </w:rPr>
        <w:t xml:space="preserve"> </w:t>
      </w:r>
      <w:r>
        <w:rPr>
          <w:spacing w:val="0"/>
          <w:sz w:val="20"/>
          <w:szCs w:val="24"/>
        </w:rPr>
        <w:t>subscriber</w:t>
      </w:r>
      <w:r>
        <w:t xml:space="preserve"> (Modified)</w:t>
      </w:r>
      <w:bookmarkEnd w:id="521"/>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738"/>
      </w:tblGrid>
      <w:tr w:rsidR="00980032" w:rsidRPr="0019764C" w:rsidTr="001A4A0A">
        <w:trPr>
          <w:trHeight w:val="360"/>
        </w:trPr>
        <w:tc>
          <w:tcPr>
            <w:tcW w:w="5580" w:type="dxa"/>
            <w:gridSpan w:val="2"/>
            <w:shd w:val="clear" w:color="auto" w:fill="E6E6E6"/>
          </w:tcPr>
          <w:p w:rsidR="00980032" w:rsidRPr="0019764C" w:rsidRDefault="00980032" w:rsidP="001A4A0A">
            <w:pPr>
              <w:pStyle w:val="TableHeading"/>
              <w:rPr>
                <w:rFonts w:asciiTheme="minorBidi" w:hAnsiTheme="minorBidi" w:cstheme="minorBidi"/>
              </w:rPr>
            </w:pPr>
            <w:r w:rsidRPr="0019764C">
              <w:rPr>
                <w:rFonts w:asciiTheme="minorBidi" w:hAnsiTheme="minorBidi" w:cstheme="minorBidi"/>
              </w:rPr>
              <w:t>View and manage subscriber</w:t>
            </w:r>
          </w:p>
        </w:tc>
        <w:tc>
          <w:tcPr>
            <w:tcW w:w="3738" w:type="dxa"/>
            <w:shd w:val="clear" w:color="auto" w:fill="E6E6E6"/>
          </w:tcPr>
          <w:p w:rsidR="00980032" w:rsidRPr="0019764C" w:rsidRDefault="00980032" w:rsidP="001A4A0A">
            <w:pPr>
              <w:pStyle w:val="TableHeading"/>
              <w:rPr>
                <w:rFonts w:asciiTheme="minorBidi" w:hAnsiTheme="minorBidi" w:cstheme="minorBidi"/>
              </w:rPr>
            </w:pPr>
            <w:r w:rsidRPr="0019764C">
              <w:rPr>
                <w:rFonts w:asciiTheme="minorBidi" w:hAnsiTheme="minorBidi" w:cstheme="minorBidi"/>
              </w:rPr>
              <w:t>SUM0010</w:t>
            </w:r>
          </w:p>
        </w:tc>
      </w:tr>
      <w:tr w:rsidR="00980032" w:rsidRPr="0019764C" w:rsidTr="001A4A0A">
        <w:tc>
          <w:tcPr>
            <w:tcW w:w="2268" w:type="dxa"/>
          </w:tcPr>
          <w:p w:rsidR="00980032" w:rsidRPr="0019764C" w:rsidRDefault="00980032" w:rsidP="001A4A0A">
            <w:pPr>
              <w:rPr>
                <w:rFonts w:asciiTheme="minorBidi" w:hAnsiTheme="minorBidi" w:cstheme="minorBidi"/>
              </w:rPr>
            </w:pPr>
            <w:r w:rsidRPr="0019764C">
              <w:rPr>
                <w:rFonts w:asciiTheme="minorBidi" w:hAnsiTheme="minorBidi" w:cstheme="minorBidi"/>
              </w:rPr>
              <w:t>Primary actors</w:t>
            </w:r>
          </w:p>
        </w:tc>
        <w:tc>
          <w:tcPr>
            <w:tcW w:w="7050" w:type="dxa"/>
            <w:gridSpan w:val="2"/>
          </w:tcPr>
          <w:p w:rsidR="00980032" w:rsidRPr="0019764C" w:rsidRDefault="00980032" w:rsidP="001A4A0A">
            <w:pPr>
              <w:pStyle w:val="BodyText"/>
              <w:rPr>
                <w:rFonts w:asciiTheme="minorBidi" w:hAnsiTheme="minorBidi" w:cstheme="minorBidi"/>
                <w:color w:val="FF0000"/>
              </w:rPr>
            </w:pPr>
            <w:r w:rsidRPr="0019764C">
              <w:rPr>
                <w:rFonts w:asciiTheme="minorBidi" w:hAnsiTheme="minorBidi" w:cstheme="minorBidi"/>
                <w:color w:val="FF0000"/>
              </w:rPr>
              <w:t>Dealer User</w:t>
            </w:r>
          </w:p>
          <w:p w:rsidR="00980032" w:rsidRPr="0019764C" w:rsidRDefault="00980032" w:rsidP="001A4A0A">
            <w:pPr>
              <w:pStyle w:val="BodyText"/>
              <w:rPr>
                <w:rFonts w:asciiTheme="minorBidi" w:hAnsiTheme="minorBidi" w:cstheme="minorBidi"/>
              </w:rPr>
            </w:pPr>
            <w:r w:rsidRPr="0019764C">
              <w:rPr>
                <w:rFonts w:asciiTheme="minorBidi" w:hAnsiTheme="minorBidi" w:cstheme="minorBidi"/>
              </w:rPr>
              <w:t>CSR user</w:t>
            </w:r>
          </w:p>
        </w:tc>
      </w:tr>
      <w:tr w:rsidR="00980032" w:rsidRPr="0019764C" w:rsidTr="001A4A0A">
        <w:tc>
          <w:tcPr>
            <w:tcW w:w="2268" w:type="dxa"/>
          </w:tcPr>
          <w:p w:rsidR="00980032" w:rsidRPr="0019764C" w:rsidRDefault="00980032" w:rsidP="001A4A0A">
            <w:pPr>
              <w:rPr>
                <w:rFonts w:asciiTheme="minorBidi" w:hAnsiTheme="minorBidi" w:cstheme="minorBidi"/>
              </w:rPr>
            </w:pPr>
            <w:r w:rsidRPr="0019764C">
              <w:rPr>
                <w:rFonts w:asciiTheme="minorBidi" w:hAnsiTheme="minorBidi" w:cstheme="minorBidi"/>
              </w:rPr>
              <w:t>Summary Goal</w:t>
            </w:r>
          </w:p>
        </w:tc>
        <w:tc>
          <w:tcPr>
            <w:tcW w:w="7050" w:type="dxa"/>
            <w:gridSpan w:val="2"/>
          </w:tcPr>
          <w:p w:rsidR="00980032" w:rsidRPr="0019764C" w:rsidRDefault="00980032" w:rsidP="001A4A0A">
            <w:pPr>
              <w:autoSpaceDE w:val="0"/>
              <w:autoSpaceDN w:val="0"/>
              <w:adjustRightInd w:val="0"/>
              <w:rPr>
                <w:rFonts w:asciiTheme="minorBidi" w:hAnsiTheme="minorBidi" w:cstheme="minorBidi"/>
              </w:rPr>
            </w:pPr>
            <w:r w:rsidRPr="0019764C">
              <w:rPr>
                <w:rFonts w:asciiTheme="minorBidi" w:hAnsiTheme="minorBidi" w:cstheme="minorBidi"/>
                <w:lang w:bidi="he-IL"/>
              </w:rPr>
              <w:t>This use case allows a user viewing a dashboard of the subscriber</w:t>
            </w:r>
            <w:r>
              <w:rPr>
                <w:rFonts w:asciiTheme="minorBidi" w:hAnsiTheme="minorBidi" w:cstheme="minorBidi"/>
                <w:lang w:bidi="he-IL"/>
              </w:rPr>
              <w:t xml:space="preserve">, </w:t>
            </w:r>
            <w:r w:rsidRPr="0019764C">
              <w:rPr>
                <w:rFonts w:asciiTheme="minorBidi" w:hAnsiTheme="minorBidi" w:cstheme="minorBidi"/>
                <w:lang w:bidi="he-IL"/>
              </w:rPr>
              <w:t>summarizing main subscriber information</w:t>
            </w:r>
            <w:r>
              <w:rPr>
                <w:rFonts w:asciiTheme="minorBidi" w:hAnsiTheme="minorBidi" w:cstheme="minorBidi"/>
                <w:lang w:bidi="he-IL"/>
              </w:rPr>
              <w:t xml:space="preserve"> </w:t>
            </w:r>
            <w:r w:rsidRPr="0019764C">
              <w:rPr>
                <w:rFonts w:asciiTheme="minorBidi" w:hAnsiTheme="minorBidi" w:cstheme="minorBidi"/>
              </w:rPr>
              <w:t>as</w:t>
            </w:r>
            <w:r w:rsidRPr="0019764C">
              <w:rPr>
                <w:rFonts w:asciiTheme="minorBidi" w:hAnsiTheme="minorBidi" w:cstheme="minorBidi"/>
                <w:spacing w:val="-2"/>
              </w:rPr>
              <w:t xml:space="preserve"> </w:t>
            </w:r>
            <w:r w:rsidRPr="0019764C">
              <w:rPr>
                <w:rFonts w:asciiTheme="minorBidi" w:hAnsiTheme="minorBidi" w:cstheme="minorBidi"/>
              </w:rPr>
              <w:t>a</w:t>
            </w:r>
            <w:r w:rsidRPr="0019764C">
              <w:rPr>
                <w:rFonts w:asciiTheme="minorBidi" w:hAnsiTheme="minorBidi" w:cstheme="minorBidi"/>
                <w:spacing w:val="-1"/>
              </w:rPr>
              <w:t xml:space="preserve"> </w:t>
            </w:r>
            <w:r w:rsidRPr="0019764C">
              <w:rPr>
                <w:rFonts w:asciiTheme="minorBidi" w:hAnsiTheme="minorBidi" w:cstheme="minorBidi"/>
              </w:rPr>
              <w:t>d</w:t>
            </w:r>
            <w:r w:rsidRPr="0019764C">
              <w:rPr>
                <w:rFonts w:asciiTheme="minorBidi" w:hAnsiTheme="minorBidi" w:cstheme="minorBidi"/>
                <w:spacing w:val="1"/>
              </w:rPr>
              <w:t>a</w:t>
            </w:r>
            <w:r w:rsidRPr="0019764C">
              <w:rPr>
                <w:rFonts w:asciiTheme="minorBidi" w:hAnsiTheme="minorBidi" w:cstheme="minorBidi"/>
              </w:rPr>
              <w:t>shbo</w:t>
            </w:r>
            <w:r w:rsidRPr="0019764C">
              <w:rPr>
                <w:rFonts w:asciiTheme="minorBidi" w:hAnsiTheme="minorBidi" w:cstheme="minorBidi"/>
                <w:spacing w:val="1"/>
              </w:rPr>
              <w:t>a</w:t>
            </w:r>
            <w:r w:rsidRPr="0019764C">
              <w:rPr>
                <w:rFonts w:asciiTheme="minorBidi" w:hAnsiTheme="minorBidi" w:cstheme="minorBidi"/>
                <w:spacing w:val="-3"/>
              </w:rPr>
              <w:t>r</w:t>
            </w:r>
            <w:r w:rsidRPr="0019764C">
              <w:rPr>
                <w:rFonts w:asciiTheme="minorBidi" w:hAnsiTheme="minorBidi" w:cstheme="minorBidi"/>
              </w:rPr>
              <w:t>d</w:t>
            </w:r>
            <w:r w:rsidRPr="0019764C">
              <w:rPr>
                <w:rFonts w:asciiTheme="minorBidi" w:hAnsiTheme="minorBidi" w:cstheme="minorBidi"/>
                <w:spacing w:val="-8"/>
              </w:rPr>
              <w:t xml:space="preserve"> </w:t>
            </w:r>
            <w:r w:rsidRPr="0019764C">
              <w:rPr>
                <w:rFonts w:asciiTheme="minorBidi" w:hAnsiTheme="minorBidi" w:cstheme="minorBidi"/>
              </w:rPr>
              <w:t>or</w:t>
            </w:r>
            <w:r w:rsidRPr="0019764C">
              <w:rPr>
                <w:rFonts w:asciiTheme="minorBidi" w:hAnsiTheme="minorBidi" w:cstheme="minorBidi"/>
                <w:spacing w:val="-2"/>
              </w:rPr>
              <w:t xml:space="preserve"> </w:t>
            </w:r>
            <w:r w:rsidRPr="0019764C">
              <w:rPr>
                <w:rFonts w:asciiTheme="minorBidi" w:hAnsiTheme="minorBidi" w:cstheme="minorBidi"/>
              </w:rPr>
              <w:t>synth</w:t>
            </w:r>
            <w:r w:rsidRPr="0019764C">
              <w:rPr>
                <w:rFonts w:asciiTheme="minorBidi" w:hAnsiTheme="minorBidi" w:cstheme="minorBidi"/>
                <w:spacing w:val="-1"/>
              </w:rPr>
              <w:t>e</w:t>
            </w:r>
            <w:r w:rsidRPr="0019764C">
              <w:rPr>
                <w:rFonts w:asciiTheme="minorBidi" w:hAnsiTheme="minorBidi" w:cstheme="minorBidi"/>
              </w:rPr>
              <w:t>tic</w:t>
            </w:r>
            <w:r w:rsidRPr="0019764C">
              <w:rPr>
                <w:rFonts w:asciiTheme="minorBidi" w:hAnsiTheme="minorBidi" w:cstheme="minorBidi"/>
                <w:spacing w:val="-7"/>
              </w:rPr>
              <w:t xml:space="preserve"> </w:t>
            </w:r>
            <w:r w:rsidRPr="0019764C">
              <w:rPr>
                <w:rFonts w:asciiTheme="minorBidi" w:hAnsiTheme="minorBidi" w:cstheme="minorBidi"/>
              </w:rPr>
              <w:t>vie</w:t>
            </w:r>
            <w:r w:rsidRPr="0019764C">
              <w:rPr>
                <w:rFonts w:asciiTheme="minorBidi" w:hAnsiTheme="minorBidi" w:cstheme="minorBidi"/>
                <w:spacing w:val="-17"/>
              </w:rPr>
              <w:t>w</w:t>
            </w:r>
            <w:r>
              <w:rPr>
                <w:rFonts w:asciiTheme="minorBidi" w:hAnsiTheme="minorBidi" w:cstheme="minorBidi"/>
                <w:spacing w:val="-17"/>
              </w:rPr>
              <w:t>.</w:t>
            </w:r>
          </w:p>
        </w:tc>
      </w:tr>
      <w:tr w:rsidR="00980032" w:rsidRPr="0019764C" w:rsidTr="001A4A0A">
        <w:trPr>
          <w:trHeight w:val="176"/>
        </w:trPr>
        <w:tc>
          <w:tcPr>
            <w:tcW w:w="2268" w:type="dxa"/>
          </w:tcPr>
          <w:p w:rsidR="00980032" w:rsidRPr="0019764C" w:rsidRDefault="00980032" w:rsidP="001A4A0A">
            <w:pPr>
              <w:rPr>
                <w:rFonts w:asciiTheme="minorBidi" w:hAnsiTheme="minorBidi" w:cstheme="minorBidi"/>
              </w:rPr>
            </w:pPr>
            <w:r w:rsidRPr="0019764C">
              <w:rPr>
                <w:rFonts w:asciiTheme="minorBidi" w:hAnsiTheme="minorBidi" w:cstheme="minorBidi"/>
              </w:rPr>
              <w:t>Pre-conditions</w:t>
            </w:r>
          </w:p>
        </w:tc>
        <w:tc>
          <w:tcPr>
            <w:tcW w:w="7050" w:type="dxa"/>
            <w:gridSpan w:val="2"/>
          </w:tcPr>
          <w:p w:rsidR="00980032" w:rsidRPr="0019764C" w:rsidRDefault="00980032" w:rsidP="005E61D6">
            <w:pPr>
              <w:widowControl w:val="0"/>
              <w:numPr>
                <w:ilvl w:val="0"/>
                <w:numId w:val="160"/>
              </w:numPr>
              <w:autoSpaceDE w:val="0"/>
              <w:autoSpaceDN w:val="0"/>
              <w:adjustRightInd w:val="0"/>
              <w:spacing w:line="268" w:lineRule="exact"/>
              <w:rPr>
                <w:rFonts w:asciiTheme="minorBidi" w:hAnsiTheme="minorBidi" w:cstheme="minorBidi"/>
                <w:color w:val="000000"/>
              </w:rPr>
            </w:pPr>
            <w:r w:rsidRPr="0019764C">
              <w:rPr>
                <w:rFonts w:asciiTheme="minorBidi" w:hAnsiTheme="minorBidi" w:cstheme="minorBidi"/>
                <w:color w:val="000000"/>
                <w:spacing w:val="1"/>
                <w:position w:val="1"/>
              </w:rPr>
              <w:t>U</w:t>
            </w:r>
            <w:r w:rsidRPr="0019764C">
              <w:rPr>
                <w:rFonts w:asciiTheme="minorBidi" w:hAnsiTheme="minorBidi" w:cstheme="minorBidi"/>
                <w:color w:val="000000"/>
                <w:position w:val="1"/>
              </w:rPr>
              <w:t>s</w:t>
            </w:r>
            <w:r w:rsidRPr="0019764C">
              <w:rPr>
                <w:rFonts w:asciiTheme="minorBidi" w:hAnsiTheme="minorBidi" w:cstheme="minorBidi"/>
                <w:color w:val="000000"/>
                <w:spacing w:val="1"/>
                <w:position w:val="1"/>
              </w:rPr>
              <w:t>e</w:t>
            </w:r>
            <w:r w:rsidRPr="0019764C">
              <w:rPr>
                <w:rFonts w:asciiTheme="minorBidi" w:hAnsiTheme="minorBidi" w:cstheme="minorBidi"/>
                <w:color w:val="000000"/>
                <w:position w:val="1"/>
              </w:rPr>
              <w:t>r</w:t>
            </w:r>
            <w:r w:rsidRPr="0019764C">
              <w:rPr>
                <w:rFonts w:asciiTheme="minorBidi" w:hAnsiTheme="minorBidi" w:cstheme="minorBidi"/>
                <w:color w:val="000000"/>
                <w:spacing w:val="-3"/>
                <w:position w:val="1"/>
              </w:rPr>
              <w:t xml:space="preserve"> </w:t>
            </w:r>
            <w:r w:rsidRPr="0019764C">
              <w:rPr>
                <w:rFonts w:asciiTheme="minorBidi" w:hAnsiTheme="minorBidi" w:cstheme="minorBidi"/>
                <w:color w:val="000000"/>
                <w:position w:val="1"/>
              </w:rPr>
              <w:t>is</w:t>
            </w:r>
            <w:r w:rsidRPr="0019764C">
              <w:rPr>
                <w:rFonts w:asciiTheme="minorBidi" w:hAnsiTheme="minorBidi" w:cstheme="minorBidi"/>
                <w:color w:val="000000"/>
                <w:spacing w:val="-1"/>
                <w:position w:val="1"/>
              </w:rPr>
              <w:t xml:space="preserve"> </w:t>
            </w:r>
            <w:r w:rsidRPr="0019764C">
              <w:rPr>
                <w:rFonts w:asciiTheme="minorBidi" w:hAnsiTheme="minorBidi" w:cstheme="minorBidi"/>
                <w:color w:val="000000"/>
                <w:spacing w:val="1"/>
                <w:position w:val="1"/>
              </w:rPr>
              <w:t>log</w:t>
            </w:r>
            <w:r w:rsidRPr="0019764C">
              <w:rPr>
                <w:rFonts w:asciiTheme="minorBidi" w:hAnsiTheme="minorBidi" w:cstheme="minorBidi"/>
                <w:color w:val="000000"/>
                <w:position w:val="1"/>
              </w:rPr>
              <w:t>g</w:t>
            </w:r>
            <w:r w:rsidRPr="0019764C">
              <w:rPr>
                <w:rFonts w:asciiTheme="minorBidi" w:hAnsiTheme="minorBidi" w:cstheme="minorBidi"/>
                <w:color w:val="000000"/>
                <w:spacing w:val="1"/>
                <w:position w:val="1"/>
              </w:rPr>
              <w:t>e</w:t>
            </w:r>
            <w:r w:rsidRPr="0019764C">
              <w:rPr>
                <w:rFonts w:asciiTheme="minorBidi" w:hAnsiTheme="minorBidi" w:cstheme="minorBidi"/>
                <w:color w:val="000000"/>
                <w:position w:val="1"/>
              </w:rPr>
              <w:t>d</w:t>
            </w:r>
            <w:r w:rsidRPr="0019764C">
              <w:rPr>
                <w:rFonts w:asciiTheme="minorBidi" w:hAnsiTheme="minorBidi" w:cstheme="minorBidi"/>
                <w:color w:val="000000"/>
                <w:spacing w:val="-6"/>
                <w:position w:val="1"/>
              </w:rPr>
              <w:t xml:space="preserve"> </w:t>
            </w:r>
            <w:r w:rsidRPr="0019764C">
              <w:rPr>
                <w:rFonts w:asciiTheme="minorBidi" w:hAnsiTheme="minorBidi" w:cstheme="minorBidi"/>
                <w:color w:val="000000"/>
                <w:spacing w:val="1"/>
                <w:position w:val="1"/>
              </w:rPr>
              <w:t>in</w:t>
            </w:r>
          </w:p>
          <w:p w:rsidR="00980032" w:rsidRPr="0019764C" w:rsidRDefault="00980032" w:rsidP="005E61D6">
            <w:pPr>
              <w:pStyle w:val="BodyText"/>
              <w:numPr>
                <w:ilvl w:val="0"/>
                <w:numId w:val="160"/>
              </w:numPr>
              <w:rPr>
                <w:rFonts w:asciiTheme="minorBidi" w:hAnsiTheme="minorBidi" w:cstheme="minorBidi"/>
              </w:rPr>
            </w:pPr>
            <w:r w:rsidRPr="0019764C">
              <w:rPr>
                <w:rFonts w:asciiTheme="minorBidi" w:hAnsiTheme="minorBidi" w:cstheme="minorBidi"/>
                <w:color w:val="000000"/>
              </w:rPr>
              <w:t>Cus</w:t>
            </w:r>
            <w:r w:rsidRPr="0019764C">
              <w:rPr>
                <w:rFonts w:asciiTheme="minorBidi" w:hAnsiTheme="minorBidi" w:cstheme="minorBidi"/>
                <w:color w:val="000000"/>
                <w:spacing w:val="1"/>
              </w:rPr>
              <w:t>t</w:t>
            </w:r>
            <w:r w:rsidRPr="0019764C">
              <w:rPr>
                <w:rFonts w:asciiTheme="minorBidi" w:hAnsiTheme="minorBidi" w:cstheme="minorBidi"/>
                <w:color w:val="000000"/>
              </w:rPr>
              <w:t>omer</w:t>
            </w:r>
            <w:r w:rsidRPr="0019764C">
              <w:rPr>
                <w:rFonts w:asciiTheme="minorBidi" w:hAnsiTheme="minorBidi" w:cstheme="minorBidi"/>
                <w:color w:val="000000"/>
                <w:spacing w:val="-9"/>
              </w:rPr>
              <w:t xml:space="preserve"> </w:t>
            </w:r>
            <w:r w:rsidRPr="0019764C">
              <w:rPr>
                <w:rFonts w:asciiTheme="minorBidi" w:hAnsiTheme="minorBidi" w:cstheme="minorBidi"/>
                <w:color w:val="000000"/>
              </w:rPr>
              <w:t>has</w:t>
            </w:r>
            <w:r w:rsidRPr="0019764C">
              <w:rPr>
                <w:rFonts w:asciiTheme="minorBidi" w:hAnsiTheme="minorBidi" w:cstheme="minorBidi"/>
                <w:color w:val="000000"/>
                <w:spacing w:val="-2"/>
              </w:rPr>
              <w:t xml:space="preserve"> </w:t>
            </w:r>
            <w:r w:rsidRPr="0019764C">
              <w:rPr>
                <w:rFonts w:asciiTheme="minorBidi" w:hAnsiTheme="minorBidi" w:cstheme="minorBidi"/>
                <w:color w:val="000000"/>
              </w:rPr>
              <w:t>b</w:t>
            </w:r>
            <w:r w:rsidRPr="0019764C">
              <w:rPr>
                <w:rFonts w:asciiTheme="minorBidi" w:hAnsiTheme="minorBidi" w:cstheme="minorBidi"/>
                <w:color w:val="000000"/>
                <w:spacing w:val="-1"/>
              </w:rPr>
              <w:t>e</w:t>
            </w:r>
            <w:r w:rsidRPr="0019764C">
              <w:rPr>
                <w:rFonts w:asciiTheme="minorBidi" w:hAnsiTheme="minorBidi" w:cstheme="minorBidi"/>
                <w:color w:val="000000"/>
              </w:rPr>
              <w:t>en</w:t>
            </w:r>
            <w:r w:rsidRPr="0019764C">
              <w:rPr>
                <w:rFonts w:asciiTheme="minorBidi" w:hAnsiTheme="minorBidi" w:cstheme="minorBidi"/>
                <w:color w:val="000000"/>
                <w:spacing w:val="-3"/>
              </w:rPr>
              <w:t xml:space="preserve"> </w:t>
            </w:r>
            <w:r w:rsidRPr="0019764C">
              <w:rPr>
                <w:rFonts w:asciiTheme="minorBidi" w:hAnsiTheme="minorBidi" w:cstheme="minorBidi"/>
                <w:color w:val="000000"/>
              </w:rPr>
              <w:t>identifi</w:t>
            </w:r>
            <w:r w:rsidRPr="0019764C">
              <w:rPr>
                <w:rFonts w:asciiTheme="minorBidi" w:hAnsiTheme="minorBidi" w:cstheme="minorBidi"/>
                <w:color w:val="000000"/>
                <w:spacing w:val="-1"/>
              </w:rPr>
              <w:t>e</w:t>
            </w:r>
            <w:r w:rsidRPr="0019764C">
              <w:rPr>
                <w:rFonts w:asciiTheme="minorBidi" w:hAnsiTheme="minorBidi" w:cstheme="minorBidi"/>
                <w:color w:val="000000"/>
              </w:rPr>
              <w:t>d</w:t>
            </w:r>
          </w:p>
        </w:tc>
      </w:tr>
      <w:tr w:rsidR="00980032" w:rsidRPr="0019764C" w:rsidTr="001A4A0A">
        <w:trPr>
          <w:trHeight w:val="176"/>
        </w:trPr>
        <w:tc>
          <w:tcPr>
            <w:tcW w:w="2268" w:type="dxa"/>
          </w:tcPr>
          <w:p w:rsidR="00980032" w:rsidRPr="0019764C" w:rsidRDefault="00980032" w:rsidP="001A4A0A">
            <w:pPr>
              <w:rPr>
                <w:rFonts w:asciiTheme="minorBidi" w:hAnsiTheme="minorBidi" w:cstheme="minorBidi"/>
              </w:rPr>
            </w:pPr>
            <w:r w:rsidRPr="0019764C">
              <w:rPr>
                <w:rFonts w:asciiTheme="minorBidi" w:hAnsiTheme="minorBidi" w:cstheme="minorBidi"/>
              </w:rPr>
              <w:t>Trigger</w:t>
            </w:r>
          </w:p>
        </w:tc>
        <w:tc>
          <w:tcPr>
            <w:tcW w:w="7050" w:type="dxa"/>
            <w:gridSpan w:val="2"/>
          </w:tcPr>
          <w:p w:rsidR="00980032" w:rsidRPr="0019764C" w:rsidRDefault="00980032" w:rsidP="005E61D6">
            <w:pPr>
              <w:pStyle w:val="BodyText"/>
              <w:numPr>
                <w:ilvl w:val="0"/>
                <w:numId w:val="161"/>
              </w:numPr>
              <w:rPr>
                <w:rFonts w:asciiTheme="minorBidi" w:hAnsiTheme="minorBidi" w:cstheme="minorBidi"/>
                <w:color w:val="FF0000"/>
                <w:position w:val="1"/>
              </w:rPr>
            </w:pPr>
            <w:r w:rsidRPr="0019764C">
              <w:rPr>
                <w:rFonts w:asciiTheme="minorBidi" w:hAnsiTheme="minorBidi" w:cstheme="minorBidi"/>
                <w:spacing w:val="1"/>
                <w:position w:val="1"/>
              </w:rPr>
              <w:t>U</w:t>
            </w:r>
            <w:r w:rsidRPr="0019764C">
              <w:rPr>
                <w:rFonts w:asciiTheme="minorBidi" w:hAnsiTheme="minorBidi" w:cstheme="minorBidi"/>
                <w:position w:val="1"/>
              </w:rPr>
              <w:t>s</w:t>
            </w:r>
            <w:r w:rsidRPr="0019764C">
              <w:rPr>
                <w:rFonts w:asciiTheme="minorBidi" w:hAnsiTheme="minorBidi" w:cstheme="minorBidi"/>
                <w:spacing w:val="-1"/>
                <w:position w:val="1"/>
              </w:rPr>
              <w:t>e</w:t>
            </w:r>
            <w:r w:rsidRPr="0019764C">
              <w:rPr>
                <w:rFonts w:asciiTheme="minorBidi" w:hAnsiTheme="minorBidi" w:cstheme="minorBidi"/>
                <w:position w:val="1"/>
              </w:rPr>
              <w:t>r</w:t>
            </w:r>
            <w:r w:rsidRPr="0019764C">
              <w:rPr>
                <w:rFonts w:asciiTheme="minorBidi" w:hAnsiTheme="minorBidi" w:cstheme="minorBidi"/>
                <w:spacing w:val="-3"/>
                <w:position w:val="1"/>
              </w:rPr>
              <w:t xml:space="preserve"> </w:t>
            </w:r>
            <w:r w:rsidRPr="0019764C">
              <w:rPr>
                <w:rFonts w:asciiTheme="minorBidi" w:hAnsiTheme="minorBidi" w:cstheme="minorBidi"/>
                <w:position w:val="1"/>
              </w:rPr>
              <w:t>s</w:t>
            </w:r>
            <w:r w:rsidRPr="0019764C">
              <w:rPr>
                <w:rFonts w:asciiTheme="minorBidi" w:hAnsiTheme="minorBidi" w:cstheme="minorBidi"/>
                <w:spacing w:val="-1"/>
                <w:position w:val="1"/>
              </w:rPr>
              <w:t>e</w:t>
            </w:r>
            <w:r w:rsidRPr="0019764C">
              <w:rPr>
                <w:rFonts w:asciiTheme="minorBidi" w:hAnsiTheme="minorBidi" w:cstheme="minorBidi"/>
                <w:position w:val="1"/>
              </w:rPr>
              <w:t>lect</w:t>
            </w:r>
            <w:r>
              <w:rPr>
                <w:rFonts w:asciiTheme="minorBidi" w:hAnsiTheme="minorBidi" w:cstheme="minorBidi"/>
                <w:position w:val="1"/>
              </w:rPr>
              <w:t>ed a subscriber to view its details</w:t>
            </w:r>
            <w:r w:rsidRPr="0019764C">
              <w:rPr>
                <w:rFonts w:asciiTheme="minorBidi" w:hAnsiTheme="minorBidi" w:cstheme="minorBidi"/>
                <w:color w:val="FF0000"/>
                <w:position w:val="1"/>
              </w:rPr>
              <w:t xml:space="preserve"> </w:t>
            </w:r>
          </w:p>
        </w:tc>
      </w:tr>
      <w:tr w:rsidR="00980032" w:rsidRPr="0019764C" w:rsidTr="001A4A0A">
        <w:trPr>
          <w:trHeight w:val="176"/>
        </w:trPr>
        <w:tc>
          <w:tcPr>
            <w:tcW w:w="2268" w:type="dxa"/>
          </w:tcPr>
          <w:p w:rsidR="00980032" w:rsidRPr="0019764C" w:rsidRDefault="00980032" w:rsidP="001A4A0A">
            <w:pPr>
              <w:rPr>
                <w:rFonts w:asciiTheme="minorBidi" w:hAnsiTheme="minorBidi" w:cstheme="minorBidi"/>
              </w:rPr>
            </w:pPr>
            <w:r w:rsidRPr="0019764C">
              <w:rPr>
                <w:rFonts w:asciiTheme="minorBidi" w:hAnsiTheme="minorBidi" w:cstheme="minorBidi"/>
              </w:rPr>
              <w:t>Minimum guarantees</w:t>
            </w:r>
          </w:p>
        </w:tc>
        <w:tc>
          <w:tcPr>
            <w:tcW w:w="7050" w:type="dxa"/>
            <w:gridSpan w:val="2"/>
          </w:tcPr>
          <w:p w:rsidR="00980032" w:rsidRPr="0019764C" w:rsidRDefault="00980032" w:rsidP="001A4A0A">
            <w:pPr>
              <w:pStyle w:val="BodyText"/>
              <w:rPr>
                <w:rFonts w:asciiTheme="minorBidi" w:hAnsiTheme="minorBidi" w:cstheme="minorBidi"/>
                <w:color w:val="FF0000"/>
              </w:rPr>
            </w:pPr>
          </w:p>
        </w:tc>
      </w:tr>
      <w:tr w:rsidR="00980032" w:rsidRPr="0019764C" w:rsidTr="001A4A0A">
        <w:trPr>
          <w:trHeight w:val="176"/>
        </w:trPr>
        <w:tc>
          <w:tcPr>
            <w:tcW w:w="2268" w:type="dxa"/>
          </w:tcPr>
          <w:p w:rsidR="00980032" w:rsidRPr="0019764C" w:rsidRDefault="00980032" w:rsidP="001A4A0A">
            <w:pPr>
              <w:rPr>
                <w:rFonts w:asciiTheme="minorBidi" w:hAnsiTheme="minorBidi" w:cstheme="minorBidi"/>
              </w:rPr>
            </w:pPr>
            <w:r w:rsidRPr="0019764C">
              <w:rPr>
                <w:rFonts w:asciiTheme="minorBidi" w:hAnsiTheme="minorBidi" w:cstheme="minorBidi"/>
              </w:rPr>
              <w:t>Success guarantees:</w:t>
            </w:r>
          </w:p>
        </w:tc>
        <w:tc>
          <w:tcPr>
            <w:tcW w:w="7050" w:type="dxa"/>
            <w:gridSpan w:val="2"/>
          </w:tcPr>
          <w:p w:rsidR="00980032" w:rsidRPr="0019764C" w:rsidRDefault="00980032" w:rsidP="001A4A0A">
            <w:pPr>
              <w:pStyle w:val="BodyText"/>
              <w:rPr>
                <w:rFonts w:asciiTheme="minorBidi" w:hAnsiTheme="minorBidi" w:cstheme="minorBidi"/>
              </w:rPr>
            </w:pPr>
            <w:r>
              <w:rPr>
                <w:rFonts w:asciiTheme="minorBidi" w:hAnsiTheme="minorBidi" w:cstheme="minorBidi"/>
                <w:spacing w:val="1"/>
                <w:position w:val="1"/>
              </w:rPr>
              <w:t xml:space="preserve">Subscriber </w:t>
            </w:r>
            <w:r w:rsidRPr="0019764C">
              <w:rPr>
                <w:rFonts w:asciiTheme="minorBidi" w:hAnsiTheme="minorBidi" w:cstheme="minorBidi"/>
                <w:spacing w:val="1"/>
                <w:position w:val="1"/>
              </w:rPr>
              <w:t>dashboa</w:t>
            </w:r>
            <w:r w:rsidRPr="0019764C">
              <w:rPr>
                <w:rFonts w:asciiTheme="minorBidi" w:hAnsiTheme="minorBidi" w:cstheme="minorBidi"/>
                <w:spacing w:val="-3"/>
                <w:position w:val="1"/>
              </w:rPr>
              <w:t>r</w:t>
            </w:r>
            <w:r w:rsidRPr="0019764C">
              <w:rPr>
                <w:rFonts w:asciiTheme="minorBidi" w:hAnsiTheme="minorBidi" w:cstheme="minorBidi"/>
                <w:position w:val="1"/>
              </w:rPr>
              <w:t>d</w:t>
            </w:r>
            <w:r w:rsidRPr="0019764C">
              <w:rPr>
                <w:rFonts w:asciiTheme="minorBidi" w:hAnsiTheme="minorBidi" w:cstheme="minorBidi"/>
                <w:spacing w:val="-9"/>
                <w:position w:val="1"/>
              </w:rPr>
              <w:t xml:space="preserve"> </w:t>
            </w:r>
            <w:r w:rsidRPr="0019764C">
              <w:rPr>
                <w:rFonts w:asciiTheme="minorBidi" w:hAnsiTheme="minorBidi" w:cstheme="minorBidi"/>
                <w:spacing w:val="1"/>
                <w:position w:val="1"/>
              </w:rPr>
              <w:t>i</w:t>
            </w:r>
            <w:r w:rsidRPr="0019764C">
              <w:rPr>
                <w:rFonts w:asciiTheme="minorBidi" w:hAnsiTheme="minorBidi" w:cstheme="minorBidi"/>
                <w:position w:val="1"/>
              </w:rPr>
              <w:t>s</w:t>
            </w:r>
            <w:r w:rsidRPr="0019764C">
              <w:rPr>
                <w:rFonts w:asciiTheme="minorBidi" w:hAnsiTheme="minorBidi" w:cstheme="minorBidi"/>
                <w:spacing w:val="-1"/>
                <w:position w:val="1"/>
              </w:rPr>
              <w:t xml:space="preserve"> </w:t>
            </w:r>
            <w:r w:rsidRPr="0019764C">
              <w:rPr>
                <w:rFonts w:asciiTheme="minorBidi" w:hAnsiTheme="minorBidi" w:cstheme="minorBidi"/>
                <w:spacing w:val="1"/>
                <w:position w:val="1"/>
              </w:rPr>
              <w:t>d</w:t>
            </w:r>
            <w:r w:rsidRPr="0019764C">
              <w:rPr>
                <w:rFonts w:asciiTheme="minorBidi" w:hAnsiTheme="minorBidi" w:cstheme="minorBidi"/>
                <w:position w:val="1"/>
              </w:rPr>
              <w:t>i</w:t>
            </w:r>
            <w:r w:rsidRPr="0019764C">
              <w:rPr>
                <w:rFonts w:asciiTheme="minorBidi" w:hAnsiTheme="minorBidi" w:cstheme="minorBidi"/>
                <w:spacing w:val="1"/>
                <w:position w:val="1"/>
              </w:rPr>
              <w:t>sp</w:t>
            </w:r>
            <w:r w:rsidRPr="0019764C">
              <w:rPr>
                <w:rFonts w:asciiTheme="minorBidi" w:hAnsiTheme="minorBidi" w:cstheme="minorBidi"/>
                <w:position w:val="1"/>
              </w:rPr>
              <w:t>l</w:t>
            </w:r>
            <w:r w:rsidRPr="0019764C">
              <w:rPr>
                <w:rFonts w:asciiTheme="minorBidi" w:hAnsiTheme="minorBidi" w:cstheme="minorBidi"/>
                <w:spacing w:val="1"/>
                <w:position w:val="1"/>
              </w:rPr>
              <w:t>a</w:t>
            </w:r>
            <w:r w:rsidRPr="0019764C">
              <w:rPr>
                <w:rFonts w:asciiTheme="minorBidi" w:hAnsiTheme="minorBidi" w:cstheme="minorBidi"/>
                <w:position w:val="1"/>
              </w:rPr>
              <w:t>y</w:t>
            </w:r>
            <w:r w:rsidRPr="0019764C">
              <w:rPr>
                <w:rFonts w:asciiTheme="minorBidi" w:hAnsiTheme="minorBidi" w:cstheme="minorBidi"/>
                <w:spacing w:val="1"/>
                <w:position w:val="1"/>
              </w:rPr>
              <w:t>e</w:t>
            </w:r>
            <w:r w:rsidRPr="0019764C">
              <w:rPr>
                <w:rFonts w:asciiTheme="minorBidi" w:hAnsiTheme="minorBidi" w:cstheme="minorBidi"/>
                <w:position w:val="1"/>
              </w:rPr>
              <w:t>d</w:t>
            </w:r>
            <w:r w:rsidRPr="0019764C">
              <w:rPr>
                <w:rFonts w:asciiTheme="minorBidi" w:hAnsiTheme="minorBidi" w:cstheme="minorBidi"/>
                <w:spacing w:val="-9"/>
                <w:position w:val="1"/>
              </w:rPr>
              <w:t xml:space="preserve"> </w:t>
            </w:r>
            <w:r w:rsidRPr="0019764C">
              <w:rPr>
                <w:rFonts w:asciiTheme="minorBidi" w:hAnsiTheme="minorBidi" w:cstheme="minorBidi"/>
                <w:spacing w:val="1"/>
                <w:position w:val="1"/>
              </w:rPr>
              <w:t>t</w:t>
            </w:r>
            <w:r w:rsidRPr="0019764C">
              <w:rPr>
                <w:rFonts w:asciiTheme="minorBidi" w:hAnsiTheme="minorBidi" w:cstheme="minorBidi"/>
                <w:position w:val="1"/>
              </w:rPr>
              <w:t>o</w:t>
            </w:r>
            <w:r w:rsidRPr="0019764C">
              <w:rPr>
                <w:rFonts w:asciiTheme="minorBidi" w:hAnsiTheme="minorBidi" w:cstheme="minorBidi"/>
                <w:spacing w:val="-2"/>
                <w:position w:val="1"/>
              </w:rPr>
              <w:t xml:space="preserve"> </w:t>
            </w:r>
            <w:r w:rsidRPr="0019764C">
              <w:rPr>
                <w:rFonts w:asciiTheme="minorBidi" w:hAnsiTheme="minorBidi" w:cstheme="minorBidi"/>
                <w:spacing w:val="1"/>
                <w:position w:val="1"/>
              </w:rPr>
              <w:t>th</w:t>
            </w:r>
            <w:r w:rsidRPr="0019764C">
              <w:rPr>
                <w:rFonts w:asciiTheme="minorBidi" w:hAnsiTheme="minorBidi" w:cstheme="minorBidi"/>
                <w:position w:val="1"/>
              </w:rPr>
              <w:t>e</w:t>
            </w:r>
            <w:r w:rsidRPr="0019764C">
              <w:rPr>
                <w:rFonts w:asciiTheme="minorBidi" w:hAnsiTheme="minorBidi" w:cstheme="minorBidi"/>
                <w:spacing w:val="-3"/>
                <w:position w:val="1"/>
              </w:rPr>
              <w:t xml:space="preserve"> </w:t>
            </w:r>
            <w:r w:rsidRPr="0019764C">
              <w:rPr>
                <w:rFonts w:asciiTheme="minorBidi" w:hAnsiTheme="minorBidi" w:cstheme="minorBidi"/>
                <w:spacing w:val="1"/>
                <w:position w:val="1"/>
              </w:rPr>
              <w:t>u</w:t>
            </w:r>
            <w:r w:rsidRPr="0019764C">
              <w:rPr>
                <w:rFonts w:asciiTheme="minorBidi" w:hAnsiTheme="minorBidi" w:cstheme="minorBidi"/>
                <w:position w:val="1"/>
              </w:rPr>
              <w:t>s</w:t>
            </w:r>
            <w:r w:rsidRPr="0019764C">
              <w:rPr>
                <w:rFonts w:asciiTheme="minorBidi" w:hAnsiTheme="minorBidi" w:cstheme="minorBidi"/>
                <w:spacing w:val="1"/>
                <w:position w:val="1"/>
              </w:rPr>
              <w:t>er</w:t>
            </w:r>
          </w:p>
        </w:tc>
      </w:tr>
      <w:tr w:rsidR="00980032" w:rsidRPr="0019764C" w:rsidTr="001A4A0A">
        <w:trPr>
          <w:trHeight w:val="176"/>
        </w:trPr>
        <w:tc>
          <w:tcPr>
            <w:tcW w:w="2268" w:type="dxa"/>
          </w:tcPr>
          <w:p w:rsidR="00980032" w:rsidRPr="0019764C" w:rsidRDefault="00980032" w:rsidP="001A4A0A">
            <w:pPr>
              <w:rPr>
                <w:rFonts w:asciiTheme="minorBidi" w:hAnsiTheme="minorBidi" w:cstheme="minorBidi"/>
              </w:rPr>
            </w:pPr>
            <w:r w:rsidRPr="0019764C">
              <w:rPr>
                <w:rFonts w:asciiTheme="minorBidi" w:hAnsiTheme="minorBidi" w:cstheme="minorBidi"/>
              </w:rPr>
              <w:t>Normal Flow:</w:t>
            </w:r>
          </w:p>
        </w:tc>
        <w:tc>
          <w:tcPr>
            <w:tcW w:w="7050" w:type="dxa"/>
            <w:gridSpan w:val="2"/>
          </w:tcPr>
          <w:p w:rsidR="00980032" w:rsidRPr="0019764C" w:rsidRDefault="00980032" w:rsidP="005E61D6">
            <w:pPr>
              <w:pStyle w:val="ListNumberUC"/>
              <w:numPr>
                <w:ilvl w:val="0"/>
                <w:numId w:val="199"/>
              </w:numPr>
              <w:rPr>
                <w:rFonts w:asciiTheme="minorBidi" w:hAnsiTheme="minorBidi" w:cstheme="minorBidi"/>
              </w:rPr>
            </w:pPr>
            <w:r w:rsidRPr="0019764C">
              <w:rPr>
                <w:rFonts w:asciiTheme="minorBidi" w:hAnsiTheme="minorBidi" w:cstheme="minorBidi"/>
                <w:color w:val="FF0000"/>
              </w:rPr>
              <w:t>The application displays the contextual person (refer to UC PEM0010 - View persona summary) (A1)</w:t>
            </w:r>
          </w:p>
          <w:p w:rsidR="00980032" w:rsidRPr="0019764C" w:rsidRDefault="00980032" w:rsidP="005E61D6">
            <w:pPr>
              <w:widowControl w:val="0"/>
              <w:numPr>
                <w:ilvl w:val="0"/>
                <w:numId w:val="199"/>
              </w:numPr>
              <w:autoSpaceDE w:val="0"/>
              <w:autoSpaceDN w:val="0"/>
              <w:adjustRightInd w:val="0"/>
              <w:spacing w:before="14" w:line="240" w:lineRule="exact"/>
              <w:ind w:right="39"/>
              <w:rPr>
                <w:rFonts w:asciiTheme="minorBidi" w:hAnsiTheme="minorBidi" w:cstheme="minorBidi"/>
              </w:rPr>
            </w:pPr>
            <w:r w:rsidRPr="0019764C">
              <w:rPr>
                <w:rFonts w:asciiTheme="minorBidi" w:hAnsiTheme="minorBidi" w:cstheme="minorBidi"/>
                <w:spacing w:val="1"/>
              </w:rPr>
              <w:t>The app</w:t>
            </w:r>
            <w:r w:rsidRPr="0019764C">
              <w:rPr>
                <w:rFonts w:asciiTheme="minorBidi" w:hAnsiTheme="minorBidi" w:cstheme="minorBidi"/>
              </w:rPr>
              <w:t>l</w:t>
            </w:r>
            <w:r w:rsidRPr="0019764C">
              <w:rPr>
                <w:rFonts w:asciiTheme="minorBidi" w:hAnsiTheme="minorBidi" w:cstheme="minorBidi"/>
                <w:spacing w:val="1"/>
              </w:rPr>
              <w:t>icatio</w:t>
            </w:r>
            <w:r w:rsidRPr="0019764C">
              <w:rPr>
                <w:rFonts w:asciiTheme="minorBidi" w:hAnsiTheme="minorBidi" w:cstheme="minorBidi"/>
              </w:rPr>
              <w:t>n</w:t>
            </w:r>
            <w:r w:rsidRPr="0019764C">
              <w:rPr>
                <w:rFonts w:asciiTheme="minorBidi" w:hAnsiTheme="minorBidi" w:cstheme="minorBidi"/>
                <w:spacing w:val="-14"/>
              </w:rPr>
              <w:t xml:space="preserve"> </w:t>
            </w:r>
            <w:r w:rsidRPr="0019764C">
              <w:rPr>
                <w:rFonts w:asciiTheme="minorBidi" w:hAnsiTheme="minorBidi" w:cstheme="minorBidi"/>
                <w:spacing w:val="1"/>
              </w:rPr>
              <w:t>di</w:t>
            </w:r>
            <w:r w:rsidRPr="0019764C">
              <w:rPr>
                <w:rFonts w:asciiTheme="minorBidi" w:hAnsiTheme="minorBidi" w:cstheme="minorBidi"/>
              </w:rPr>
              <w:t>sp</w:t>
            </w:r>
            <w:r w:rsidRPr="0019764C">
              <w:rPr>
                <w:rFonts w:asciiTheme="minorBidi" w:hAnsiTheme="minorBidi" w:cstheme="minorBidi"/>
                <w:spacing w:val="1"/>
              </w:rPr>
              <w:t>lay</w:t>
            </w:r>
            <w:r w:rsidRPr="0019764C">
              <w:rPr>
                <w:rFonts w:asciiTheme="minorBidi" w:hAnsiTheme="minorBidi" w:cstheme="minorBidi"/>
              </w:rPr>
              <w:t>s</w:t>
            </w:r>
            <w:r w:rsidRPr="0019764C">
              <w:rPr>
                <w:rFonts w:asciiTheme="minorBidi" w:hAnsiTheme="minorBidi" w:cstheme="minorBidi"/>
                <w:spacing w:val="-11"/>
              </w:rPr>
              <w:t xml:space="preserve"> </w:t>
            </w:r>
            <w:r w:rsidRPr="0019764C">
              <w:rPr>
                <w:rFonts w:asciiTheme="minorBidi" w:hAnsiTheme="minorBidi" w:cstheme="minorBidi"/>
                <w:spacing w:val="1"/>
              </w:rPr>
              <w:t>th</w:t>
            </w:r>
            <w:r w:rsidRPr="0019764C">
              <w:rPr>
                <w:rFonts w:asciiTheme="minorBidi" w:hAnsiTheme="minorBidi" w:cstheme="minorBidi"/>
              </w:rPr>
              <w:t>e</w:t>
            </w:r>
            <w:r w:rsidRPr="0019764C">
              <w:rPr>
                <w:rFonts w:asciiTheme="minorBidi" w:hAnsiTheme="minorBidi" w:cstheme="minorBidi"/>
                <w:spacing w:val="-7"/>
              </w:rPr>
              <w:t xml:space="preserve"> parent </w:t>
            </w:r>
            <w:r w:rsidRPr="0019764C">
              <w:rPr>
                <w:rFonts w:asciiTheme="minorBidi" w:hAnsiTheme="minorBidi" w:cstheme="minorBidi"/>
                <w:spacing w:val="-13"/>
              </w:rPr>
              <w:t>account  name, parent account reference and status</w:t>
            </w:r>
          </w:p>
          <w:p w:rsidR="00980032" w:rsidRDefault="00980032" w:rsidP="005E61D6">
            <w:pPr>
              <w:widowControl w:val="0"/>
              <w:numPr>
                <w:ilvl w:val="0"/>
                <w:numId w:val="199"/>
              </w:numPr>
              <w:autoSpaceDE w:val="0"/>
              <w:autoSpaceDN w:val="0"/>
              <w:adjustRightInd w:val="0"/>
              <w:spacing w:before="40" w:line="240" w:lineRule="exact"/>
              <w:ind w:right="415"/>
              <w:rPr>
                <w:rFonts w:asciiTheme="minorBidi" w:hAnsiTheme="minorBidi" w:cstheme="minorBidi"/>
              </w:rPr>
            </w:pPr>
            <w:r w:rsidRPr="0019764C">
              <w:rPr>
                <w:rFonts w:asciiTheme="minorBidi" w:hAnsiTheme="minorBidi" w:cstheme="minorBidi"/>
                <w:spacing w:val="1"/>
              </w:rPr>
              <w:t xml:space="preserve">The </w:t>
            </w:r>
            <w:r w:rsidRPr="0019764C">
              <w:rPr>
                <w:rFonts w:asciiTheme="minorBidi" w:hAnsiTheme="minorBidi" w:cstheme="minorBidi"/>
              </w:rPr>
              <w:t>app</w:t>
            </w:r>
            <w:r w:rsidRPr="0019764C">
              <w:rPr>
                <w:rFonts w:asciiTheme="minorBidi" w:hAnsiTheme="minorBidi" w:cstheme="minorBidi"/>
                <w:spacing w:val="1"/>
              </w:rPr>
              <w:t>l</w:t>
            </w:r>
            <w:r w:rsidRPr="0019764C">
              <w:rPr>
                <w:rFonts w:asciiTheme="minorBidi" w:hAnsiTheme="minorBidi" w:cstheme="minorBidi"/>
              </w:rPr>
              <w:t>ic</w:t>
            </w:r>
            <w:r w:rsidRPr="0019764C">
              <w:rPr>
                <w:rFonts w:asciiTheme="minorBidi" w:hAnsiTheme="minorBidi" w:cstheme="minorBidi"/>
                <w:spacing w:val="1"/>
              </w:rPr>
              <w:t>a</w:t>
            </w:r>
            <w:r w:rsidRPr="0019764C">
              <w:rPr>
                <w:rFonts w:asciiTheme="minorBidi" w:hAnsiTheme="minorBidi" w:cstheme="minorBidi"/>
              </w:rPr>
              <w:t>tion</w:t>
            </w:r>
            <w:r w:rsidRPr="0019764C">
              <w:rPr>
                <w:rFonts w:asciiTheme="minorBidi" w:hAnsiTheme="minorBidi" w:cstheme="minorBidi"/>
                <w:spacing w:val="-10"/>
              </w:rPr>
              <w:t xml:space="preserve"> </w:t>
            </w:r>
            <w:r w:rsidRPr="0019764C">
              <w:rPr>
                <w:rFonts w:asciiTheme="minorBidi" w:hAnsiTheme="minorBidi" w:cstheme="minorBidi"/>
                <w:spacing w:val="1"/>
              </w:rPr>
              <w:t>d</w:t>
            </w:r>
            <w:r w:rsidRPr="0019764C">
              <w:rPr>
                <w:rFonts w:asciiTheme="minorBidi" w:hAnsiTheme="minorBidi" w:cstheme="minorBidi"/>
              </w:rPr>
              <w:t>i</w:t>
            </w:r>
            <w:r w:rsidRPr="0019764C">
              <w:rPr>
                <w:rFonts w:asciiTheme="minorBidi" w:hAnsiTheme="minorBidi" w:cstheme="minorBidi"/>
                <w:spacing w:val="1"/>
              </w:rPr>
              <w:t>s</w:t>
            </w:r>
            <w:r w:rsidRPr="0019764C">
              <w:rPr>
                <w:rFonts w:asciiTheme="minorBidi" w:hAnsiTheme="minorBidi" w:cstheme="minorBidi"/>
              </w:rPr>
              <w:t>pl</w:t>
            </w:r>
            <w:r w:rsidRPr="0019764C">
              <w:rPr>
                <w:rFonts w:asciiTheme="minorBidi" w:hAnsiTheme="minorBidi" w:cstheme="minorBidi"/>
                <w:spacing w:val="1"/>
              </w:rPr>
              <w:t>a</w:t>
            </w:r>
            <w:r w:rsidRPr="0019764C">
              <w:rPr>
                <w:rFonts w:asciiTheme="minorBidi" w:hAnsiTheme="minorBidi" w:cstheme="minorBidi"/>
              </w:rPr>
              <w:t>ys</w:t>
            </w:r>
            <w:r w:rsidRPr="0019764C">
              <w:rPr>
                <w:rFonts w:asciiTheme="minorBidi" w:hAnsiTheme="minorBidi" w:cstheme="minorBidi"/>
                <w:spacing w:val="-6"/>
              </w:rPr>
              <w:t xml:space="preserve"> </w:t>
            </w:r>
            <w:r w:rsidRPr="0019764C">
              <w:rPr>
                <w:rFonts w:asciiTheme="minorBidi" w:hAnsiTheme="minorBidi" w:cstheme="minorBidi"/>
              </w:rPr>
              <w:t>main</w:t>
            </w:r>
            <w:r w:rsidRPr="0019764C">
              <w:rPr>
                <w:rFonts w:asciiTheme="minorBidi" w:hAnsiTheme="minorBidi" w:cstheme="minorBidi"/>
                <w:spacing w:val="-4"/>
              </w:rPr>
              <w:t xml:space="preserve"> </w:t>
            </w:r>
            <w:r w:rsidRPr="0019764C">
              <w:rPr>
                <w:rFonts w:asciiTheme="minorBidi" w:hAnsiTheme="minorBidi" w:cstheme="minorBidi"/>
              </w:rPr>
              <w:t>charac</w:t>
            </w:r>
            <w:r w:rsidRPr="0019764C">
              <w:rPr>
                <w:rFonts w:asciiTheme="minorBidi" w:hAnsiTheme="minorBidi" w:cstheme="minorBidi"/>
                <w:spacing w:val="1"/>
              </w:rPr>
              <w:t>t</w:t>
            </w:r>
            <w:r w:rsidRPr="0019764C">
              <w:rPr>
                <w:rFonts w:asciiTheme="minorBidi" w:hAnsiTheme="minorBidi" w:cstheme="minorBidi"/>
                <w:spacing w:val="-1"/>
              </w:rPr>
              <w:t>e</w:t>
            </w:r>
            <w:r w:rsidRPr="0019764C">
              <w:rPr>
                <w:rFonts w:asciiTheme="minorBidi" w:hAnsiTheme="minorBidi" w:cstheme="minorBidi"/>
              </w:rPr>
              <w:t>r</w:t>
            </w:r>
            <w:r w:rsidRPr="0019764C">
              <w:rPr>
                <w:rFonts w:asciiTheme="minorBidi" w:hAnsiTheme="minorBidi" w:cstheme="minorBidi"/>
                <w:spacing w:val="1"/>
              </w:rPr>
              <w:t>i</w:t>
            </w:r>
            <w:r w:rsidRPr="0019764C">
              <w:rPr>
                <w:rFonts w:asciiTheme="minorBidi" w:hAnsiTheme="minorBidi" w:cstheme="minorBidi"/>
              </w:rPr>
              <w:t>s</w:t>
            </w:r>
            <w:r w:rsidRPr="0019764C">
              <w:rPr>
                <w:rFonts w:asciiTheme="minorBidi" w:hAnsiTheme="minorBidi" w:cstheme="minorBidi"/>
                <w:spacing w:val="1"/>
              </w:rPr>
              <w:t>t</w:t>
            </w:r>
            <w:r w:rsidRPr="0019764C">
              <w:rPr>
                <w:rFonts w:asciiTheme="minorBidi" w:hAnsiTheme="minorBidi" w:cstheme="minorBidi"/>
              </w:rPr>
              <w:t>ics</w:t>
            </w:r>
            <w:r w:rsidRPr="0019764C">
              <w:rPr>
                <w:rFonts w:asciiTheme="minorBidi" w:hAnsiTheme="minorBidi" w:cstheme="minorBidi"/>
                <w:spacing w:val="-13"/>
              </w:rPr>
              <w:t xml:space="preserve"> </w:t>
            </w:r>
            <w:r w:rsidRPr="0019764C">
              <w:rPr>
                <w:rFonts w:asciiTheme="minorBidi" w:hAnsiTheme="minorBidi" w:cstheme="minorBidi"/>
              </w:rPr>
              <w:t>of</w:t>
            </w:r>
            <w:r w:rsidRPr="0019764C">
              <w:rPr>
                <w:rFonts w:asciiTheme="minorBidi" w:hAnsiTheme="minorBidi" w:cstheme="minorBidi"/>
                <w:spacing w:val="-2"/>
              </w:rPr>
              <w:t xml:space="preserve"> </w:t>
            </w:r>
            <w:r w:rsidRPr="0019764C">
              <w:rPr>
                <w:rFonts w:asciiTheme="minorBidi" w:hAnsiTheme="minorBidi" w:cstheme="minorBidi"/>
                <w:spacing w:val="1"/>
              </w:rPr>
              <w:t>t</w:t>
            </w:r>
            <w:r w:rsidRPr="0019764C">
              <w:rPr>
                <w:rFonts w:asciiTheme="minorBidi" w:hAnsiTheme="minorBidi" w:cstheme="minorBidi"/>
              </w:rPr>
              <w:t>he subscriber</w:t>
            </w:r>
            <w:r w:rsidRPr="0019764C">
              <w:rPr>
                <w:rFonts w:asciiTheme="minorBidi" w:hAnsiTheme="minorBidi" w:cstheme="minorBidi"/>
                <w:spacing w:val="-6"/>
              </w:rPr>
              <w:t xml:space="preserve"> </w:t>
            </w:r>
            <w:r w:rsidRPr="0019764C">
              <w:rPr>
                <w:rFonts w:asciiTheme="minorBidi" w:hAnsiTheme="minorBidi" w:cstheme="minorBidi"/>
              </w:rPr>
              <w:t>(</w:t>
            </w:r>
            <w:proofErr w:type="spellStart"/>
            <w:r w:rsidRPr="0019764C">
              <w:rPr>
                <w:rFonts w:asciiTheme="minorBidi" w:hAnsiTheme="minorBidi" w:cstheme="minorBidi"/>
              </w:rPr>
              <w:t>i.e</w:t>
            </w:r>
            <w:proofErr w:type="spellEnd"/>
            <w:r w:rsidRPr="0019764C">
              <w:rPr>
                <w:rFonts w:asciiTheme="minorBidi" w:hAnsiTheme="minorBidi" w:cstheme="minorBidi"/>
                <w:spacing w:val="-2"/>
              </w:rPr>
              <w:t xml:space="preserve"> </w:t>
            </w:r>
            <w:r>
              <w:rPr>
                <w:rFonts w:asciiTheme="minorBidi" w:hAnsiTheme="minorBidi" w:cstheme="minorBidi"/>
                <w:spacing w:val="-2"/>
              </w:rPr>
              <w:t>primary identifier, active date, subscriber status, service category</w:t>
            </w:r>
            <w:r w:rsidRPr="0019764C">
              <w:rPr>
                <w:rFonts w:asciiTheme="minorBidi" w:hAnsiTheme="minorBidi" w:cstheme="minorBidi"/>
              </w:rPr>
              <w:t>)</w:t>
            </w:r>
          </w:p>
          <w:p w:rsidR="00980032" w:rsidRPr="0019764C" w:rsidRDefault="00980032" w:rsidP="005E61D6">
            <w:pPr>
              <w:widowControl w:val="0"/>
              <w:numPr>
                <w:ilvl w:val="0"/>
                <w:numId w:val="199"/>
              </w:numPr>
              <w:autoSpaceDE w:val="0"/>
              <w:autoSpaceDN w:val="0"/>
              <w:adjustRightInd w:val="0"/>
              <w:spacing w:before="39" w:line="240" w:lineRule="exact"/>
              <w:ind w:right="35"/>
              <w:rPr>
                <w:rFonts w:asciiTheme="minorBidi" w:hAnsiTheme="minorBidi" w:cstheme="minorBidi"/>
              </w:rPr>
            </w:pPr>
            <w:r w:rsidRPr="0019764C">
              <w:rPr>
                <w:rFonts w:asciiTheme="minorBidi" w:hAnsiTheme="minorBidi" w:cstheme="minorBidi"/>
                <w:spacing w:val="1"/>
              </w:rPr>
              <w:t>The app</w:t>
            </w:r>
            <w:r w:rsidRPr="0019764C">
              <w:rPr>
                <w:rFonts w:asciiTheme="minorBidi" w:hAnsiTheme="minorBidi" w:cstheme="minorBidi"/>
              </w:rPr>
              <w:t>l</w:t>
            </w:r>
            <w:r w:rsidRPr="0019764C">
              <w:rPr>
                <w:rFonts w:asciiTheme="minorBidi" w:hAnsiTheme="minorBidi" w:cstheme="minorBidi"/>
                <w:spacing w:val="1"/>
              </w:rPr>
              <w:t>i</w:t>
            </w:r>
            <w:r w:rsidRPr="0019764C">
              <w:rPr>
                <w:rFonts w:asciiTheme="minorBidi" w:hAnsiTheme="minorBidi" w:cstheme="minorBidi"/>
                <w:spacing w:val="-1"/>
              </w:rPr>
              <w:t>c</w:t>
            </w:r>
            <w:r w:rsidRPr="0019764C">
              <w:rPr>
                <w:rFonts w:asciiTheme="minorBidi" w:hAnsiTheme="minorBidi" w:cstheme="minorBidi"/>
                <w:spacing w:val="1"/>
              </w:rPr>
              <w:t>atio</w:t>
            </w:r>
            <w:r w:rsidRPr="0019764C">
              <w:rPr>
                <w:rFonts w:asciiTheme="minorBidi" w:hAnsiTheme="minorBidi" w:cstheme="minorBidi"/>
              </w:rPr>
              <w:t>n</w:t>
            </w:r>
            <w:r w:rsidRPr="0019764C">
              <w:rPr>
                <w:rFonts w:asciiTheme="minorBidi" w:hAnsiTheme="minorBidi" w:cstheme="minorBidi"/>
                <w:spacing w:val="-20"/>
              </w:rPr>
              <w:t xml:space="preserve"> </w:t>
            </w:r>
            <w:r w:rsidRPr="0019764C">
              <w:rPr>
                <w:rFonts w:asciiTheme="minorBidi" w:hAnsiTheme="minorBidi" w:cstheme="minorBidi"/>
                <w:spacing w:val="1"/>
              </w:rPr>
              <w:t>d</w:t>
            </w:r>
            <w:r w:rsidRPr="0019764C">
              <w:rPr>
                <w:rFonts w:asciiTheme="minorBidi" w:hAnsiTheme="minorBidi" w:cstheme="minorBidi"/>
              </w:rPr>
              <w:t>i</w:t>
            </w:r>
            <w:r w:rsidRPr="0019764C">
              <w:rPr>
                <w:rFonts w:asciiTheme="minorBidi" w:hAnsiTheme="minorBidi" w:cstheme="minorBidi"/>
                <w:spacing w:val="1"/>
              </w:rPr>
              <w:t>splay</w:t>
            </w:r>
            <w:r w:rsidRPr="0019764C">
              <w:rPr>
                <w:rFonts w:asciiTheme="minorBidi" w:hAnsiTheme="minorBidi" w:cstheme="minorBidi"/>
              </w:rPr>
              <w:t>s</w:t>
            </w:r>
            <w:r w:rsidRPr="0019764C">
              <w:rPr>
                <w:rFonts w:asciiTheme="minorBidi" w:hAnsiTheme="minorBidi" w:cstheme="minorBidi"/>
                <w:spacing w:val="-17"/>
              </w:rPr>
              <w:t xml:space="preserve"> </w:t>
            </w:r>
            <w:r w:rsidRPr="0019764C">
              <w:rPr>
                <w:rFonts w:asciiTheme="minorBidi" w:hAnsiTheme="minorBidi" w:cstheme="minorBidi"/>
                <w:spacing w:val="1"/>
              </w:rPr>
              <w:t>subscr</w:t>
            </w:r>
            <w:r w:rsidRPr="0019764C">
              <w:rPr>
                <w:rFonts w:asciiTheme="minorBidi" w:hAnsiTheme="minorBidi" w:cstheme="minorBidi"/>
              </w:rPr>
              <w:t>ib</w:t>
            </w:r>
            <w:r w:rsidRPr="0019764C">
              <w:rPr>
                <w:rFonts w:asciiTheme="minorBidi" w:hAnsiTheme="minorBidi" w:cstheme="minorBidi"/>
                <w:spacing w:val="1"/>
              </w:rPr>
              <w:t>e</w:t>
            </w:r>
            <w:r w:rsidRPr="0019764C">
              <w:rPr>
                <w:rFonts w:asciiTheme="minorBidi" w:hAnsiTheme="minorBidi" w:cstheme="minorBidi"/>
              </w:rPr>
              <w:t>d</w:t>
            </w:r>
            <w:r w:rsidRPr="0019764C">
              <w:rPr>
                <w:rFonts w:asciiTheme="minorBidi" w:hAnsiTheme="minorBidi" w:cstheme="minorBidi"/>
                <w:spacing w:val="-19"/>
              </w:rPr>
              <w:t xml:space="preserve"> </w:t>
            </w:r>
            <w:r w:rsidRPr="0019764C">
              <w:rPr>
                <w:rFonts w:asciiTheme="minorBidi" w:hAnsiTheme="minorBidi" w:cstheme="minorBidi"/>
                <w:spacing w:val="-1"/>
              </w:rPr>
              <w:t>o</w:t>
            </w:r>
            <w:r w:rsidRPr="0019764C">
              <w:rPr>
                <w:rFonts w:asciiTheme="minorBidi" w:hAnsiTheme="minorBidi" w:cstheme="minorBidi"/>
                <w:spacing w:val="-3"/>
              </w:rPr>
              <w:t>f</w:t>
            </w:r>
            <w:r w:rsidRPr="0019764C">
              <w:rPr>
                <w:rFonts w:asciiTheme="minorBidi" w:hAnsiTheme="minorBidi" w:cstheme="minorBidi"/>
              </w:rPr>
              <w:t>f</w:t>
            </w:r>
            <w:r w:rsidRPr="0019764C">
              <w:rPr>
                <w:rFonts w:asciiTheme="minorBidi" w:hAnsiTheme="minorBidi" w:cstheme="minorBidi"/>
                <w:spacing w:val="1"/>
              </w:rPr>
              <w:t>er</w:t>
            </w:r>
            <w:r w:rsidRPr="0019764C">
              <w:rPr>
                <w:rFonts w:asciiTheme="minorBidi" w:hAnsiTheme="minorBidi" w:cstheme="minorBidi"/>
              </w:rPr>
              <w:t>s</w:t>
            </w:r>
            <w:r w:rsidRPr="0019764C">
              <w:rPr>
                <w:rFonts w:asciiTheme="minorBidi" w:hAnsiTheme="minorBidi" w:cstheme="minorBidi"/>
                <w:spacing w:val="-15"/>
              </w:rPr>
              <w:t xml:space="preserve"> </w:t>
            </w:r>
            <w:r w:rsidRPr="0019764C">
              <w:rPr>
                <w:rFonts w:asciiTheme="minorBidi" w:hAnsiTheme="minorBidi" w:cstheme="minorBidi"/>
                <w:spacing w:val="1"/>
              </w:rPr>
              <w:t>(</w:t>
            </w:r>
            <w:r w:rsidRPr="0019764C">
              <w:rPr>
                <w:rFonts w:asciiTheme="minorBidi" w:hAnsiTheme="minorBidi" w:cstheme="minorBidi"/>
              </w:rPr>
              <w:t>i</w:t>
            </w:r>
            <w:r w:rsidRPr="0019764C">
              <w:rPr>
                <w:rFonts w:asciiTheme="minorBidi" w:hAnsiTheme="minorBidi" w:cstheme="minorBidi"/>
                <w:spacing w:val="1"/>
              </w:rPr>
              <w:t>.e</w:t>
            </w:r>
            <w:r w:rsidRPr="0019764C">
              <w:rPr>
                <w:rFonts w:asciiTheme="minorBidi" w:hAnsiTheme="minorBidi" w:cstheme="minorBidi"/>
              </w:rPr>
              <w:t>.</w:t>
            </w:r>
            <w:r w:rsidRPr="0019764C">
              <w:rPr>
                <w:rFonts w:asciiTheme="minorBidi" w:hAnsiTheme="minorBidi" w:cstheme="minorBidi"/>
                <w:spacing w:val="-13"/>
              </w:rPr>
              <w:t xml:space="preserve"> </w:t>
            </w:r>
            <w:r>
              <w:rPr>
                <w:rFonts w:asciiTheme="minorBidi" w:hAnsiTheme="minorBidi" w:cstheme="minorBidi"/>
                <w:spacing w:val="-13"/>
              </w:rPr>
              <w:t>subscriber’s</w:t>
            </w:r>
            <w:r w:rsidRPr="0019764C">
              <w:rPr>
                <w:rFonts w:asciiTheme="minorBidi" w:hAnsiTheme="minorBidi" w:cstheme="minorBidi"/>
              </w:rPr>
              <w:t xml:space="preserve"> bundle</w:t>
            </w:r>
            <w:r w:rsidRPr="0019764C">
              <w:rPr>
                <w:rFonts w:asciiTheme="minorBidi" w:hAnsiTheme="minorBidi" w:cstheme="minorBidi"/>
                <w:spacing w:val="-7"/>
              </w:rPr>
              <w:t xml:space="preserve"> </w:t>
            </w:r>
            <w:r w:rsidRPr="0019764C">
              <w:rPr>
                <w:rFonts w:asciiTheme="minorBidi" w:hAnsiTheme="minorBidi" w:cstheme="minorBidi"/>
              </w:rPr>
              <w:t>and</w:t>
            </w:r>
            <w:r w:rsidRPr="0019764C">
              <w:rPr>
                <w:rFonts w:asciiTheme="minorBidi" w:hAnsiTheme="minorBidi" w:cstheme="minorBidi"/>
                <w:spacing w:val="-2"/>
              </w:rPr>
              <w:t xml:space="preserve"> </w:t>
            </w:r>
            <w:r w:rsidRPr="0019764C">
              <w:rPr>
                <w:rFonts w:asciiTheme="minorBidi" w:hAnsiTheme="minorBidi" w:cstheme="minorBidi"/>
                <w:spacing w:val="-4"/>
              </w:rPr>
              <w:t xml:space="preserve"> </w:t>
            </w:r>
            <w:r w:rsidRPr="0019764C">
              <w:rPr>
                <w:rFonts w:asciiTheme="minorBidi" w:hAnsiTheme="minorBidi" w:cstheme="minorBidi"/>
              </w:rPr>
              <w:t>o</w:t>
            </w:r>
            <w:r w:rsidRPr="0019764C">
              <w:rPr>
                <w:rFonts w:asciiTheme="minorBidi" w:hAnsiTheme="minorBidi" w:cstheme="minorBidi"/>
                <w:spacing w:val="-4"/>
              </w:rPr>
              <w:t>f</w:t>
            </w:r>
            <w:r w:rsidRPr="0019764C">
              <w:rPr>
                <w:rFonts w:asciiTheme="minorBidi" w:hAnsiTheme="minorBidi" w:cstheme="minorBidi"/>
                <w:spacing w:val="1"/>
              </w:rPr>
              <w:t>f</w:t>
            </w:r>
            <w:r w:rsidRPr="0019764C">
              <w:rPr>
                <w:rFonts w:asciiTheme="minorBidi" w:hAnsiTheme="minorBidi" w:cstheme="minorBidi"/>
                <w:spacing w:val="-1"/>
              </w:rPr>
              <w:t>e</w:t>
            </w:r>
            <w:r w:rsidRPr="0019764C">
              <w:rPr>
                <w:rFonts w:asciiTheme="minorBidi" w:hAnsiTheme="minorBidi" w:cstheme="minorBidi"/>
              </w:rPr>
              <w:t>rs</w:t>
            </w:r>
            <w:r w:rsidRPr="0019764C">
              <w:rPr>
                <w:rFonts w:asciiTheme="minorBidi" w:hAnsiTheme="minorBidi" w:cstheme="minorBidi"/>
                <w:spacing w:val="-5"/>
              </w:rPr>
              <w:t xml:space="preserve"> </w:t>
            </w:r>
            <w:r w:rsidRPr="0019764C">
              <w:rPr>
                <w:rFonts w:asciiTheme="minorBidi" w:hAnsiTheme="minorBidi" w:cstheme="minorBidi"/>
                <w:spacing w:val="1"/>
              </w:rPr>
              <w:t>i</w:t>
            </w:r>
            <w:r w:rsidRPr="0019764C">
              <w:rPr>
                <w:rFonts w:asciiTheme="minorBidi" w:hAnsiTheme="minorBidi" w:cstheme="minorBidi"/>
              </w:rPr>
              <w:t>ns</w:t>
            </w:r>
            <w:r w:rsidRPr="0019764C">
              <w:rPr>
                <w:rFonts w:asciiTheme="minorBidi" w:hAnsiTheme="minorBidi" w:cstheme="minorBidi"/>
                <w:spacing w:val="1"/>
              </w:rPr>
              <w:t>t</w:t>
            </w:r>
            <w:r w:rsidRPr="0019764C">
              <w:rPr>
                <w:rFonts w:asciiTheme="minorBidi" w:hAnsiTheme="minorBidi" w:cstheme="minorBidi"/>
              </w:rPr>
              <w:t>anc</w:t>
            </w:r>
            <w:r w:rsidRPr="0019764C">
              <w:rPr>
                <w:rFonts w:asciiTheme="minorBidi" w:hAnsiTheme="minorBidi" w:cstheme="minorBidi"/>
                <w:spacing w:val="1"/>
              </w:rPr>
              <w:t>e</w:t>
            </w:r>
            <w:r w:rsidRPr="0019764C">
              <w:rPr>
                <w:rFonts w:asciiTheme="minorBidi" w:hAnsiTheme="minorBidi" w:cstheme="minorBidi"/>
              </w:rPr>
              <w:t>s)</w:t>
            </w:r>
          </w:p>
          <w:p w:rsidR="00980032" w:rsidRPr="0019764C" w:rsidRDefault="00980032" w:rsidP="005E61D6">
            <w:pPr>
              <w:widowControl w:val="0"/>
              <w:numPr>
                <w:ilvl w:val="0"/>
                <w:numId w:val="199"/>
              </w:numPr>
              <w:autoSpaceDE w:val="0"/>
              <w:autoSpaceDN w:val="0"/>
              <w:adjustRightInd w:val="0"/>
              <w:spacing w:before="21"/>
              <w:rPr>
                <w:rFonts w:asciiTheme="minorBidi" w:hAnsiTheme="minorBidi" w:cstheme="minorBidi"/>
              </w:rPr>
            </w:pPr>
            <w:r>
              <w:rPr>
                <w:rFonts w:asciiTheme="minorBidi" w:hAnsiTheme="minorBidi" w:cstheme="minorBidi"/>
                <w:lang w:bidi="he-IL"/>
              </w:rPr>
              <w:t>The a</w:t>
            </w:r>
            <w:r w:rsidRPr="0019764C">
              <w:rPr>
                <w:rFonts w:asciiTheme="minorBidi" w:hAnsiTheme="minorBidi" w:cstheme="minorBidi"/>
                <w:lang w:bidi="he-IL"/>
              </w:rPr>
              <w:t>pplication displays subscribed recharge promotion offers (RPO)</w:t>
            </w:r>
          </w:p>
          <w:p w:rsidR="00980032" w:rsidRDefault="00980032" w:rsidP="005E61D6">
            <w:pPr>
              <w:widowControl w:val="0"/>
              <w:numPr>
                <w:ilvl w:val="0"/>
                <w:numId w:val="199"/>
              </w:numPr>
              <w:autoSpaceDE w:val="0"/>
              <w:autoSpaceDN w:val="0"/>
              <w:adjustRightInd w:val="0"/>
              <w:spacing w:before="21"/>
              <w:rPr>
                <w:rFonts w:asciiTheme="minorBidi" w:hAnsiTheme="minorBidi" w:cstheme="minorBidi"/>
              </w:rPr>
            </w:pPr>
            <w:r>
              <w:rPr>
                <w:rFonts w:asciiTheme="minorBidi" w:hAnsiTheme="minorBidi" w:cstheme="minorBidi"/>
                <w:lang w:bidi="he-IL"/>
              </w:rPr>
              <w:t>The a</w:t>
            </w:r>
            <w:r w:rsidRPr="0019764C">
              <w:rPr>
                <w:rFonts w:asciiTheme="minorBidi" w:hAnsiTheme="minorBidi" w:cstheme="minorBidi"/>
                <w:lang w:bidi="he-IL"/>
              </w:rPr>
              <w:t>pplication displays subscribe</w:t>
            </w:r>
            <w:r>
              <w:rPr>
                <w:rFonts w:asciiTheme="minorBidi" w:hAnsiTheme="minorBidi" w:cstheme="minorBidi"/>
                <w:lang w:bidi="he-IL"/>
              </w:rPr>
              <w:t>r contact and address</w:t>
            </w:r>
          </w:p>
          <w:p w:rsidR="00980032" w:rsidRDefault="00980032" w:rsidP="005E61D6">
            <w:pPr>
              <w:widowControl w:val="0"/>
              <w:numPr>
                <w:ilvl w:val="0"/>
                <w:numId w:val="199"/>
              </w:numPr>
              <w:autoSpaceDE w:val="0"/>
              <w:autoSpaceDN w:val="0"/>
              <w:adjustRightInd w:val="0"/>
              <w:spacing w:before="21"/>
              <w:rPr>
                <w:rFonts w:asciiTheme="minorBidi" w:hAnsiTheme="minorBidi" w:cstheme="minorBidi"/>
              </w:rPr>
            </w:pPr>
            <w:r>
              <w:rPr>
                <w:rFonts w:asciiTheme="minorBidi" w:hAnsiTheme="minorBidi" w:cstheme="minorBidi"/>
                <w:lang w:bidi="he-IL"/>
              </w:rPr>
              <w:t>The a</w:t>
            </w:r>
            <w:r w:rsidRPr="0019764C">
              <w:rPr>
                <w:rFonts w:asciiTheme="minorBidi" w:hAnsiTheme="minorBidi" w:cstheme="minorBidi"/>
                <w:lang w:bidi="he-IL"/>
              </w:rPr>
              <w:t xml:space="preserve">pplication displays </w:t>
            </w:r>
            <w:r>
              <w:rPr>
                <w:rFonts w:asciiTheme="minorBidi" w:hAnsiTheme="minorBidi" w:cstheme="minorBidi"/>
                <w:lang w:bidi="he-IL"/>
              </w:rPr>
              <w:t xml:space="preserve">all visible </w:t>
            </w:r>
            <w:r w:rsidRPr="0019764C">
              <w:rPr>
                <w:rFonts w:asciiTheme="minorBidi" w:hAnsiTheme="minorBidi" w:cstheme="minorBidi"/>
                <w:lang w:bidi="he-IL"/>
              </w:rPr>
              <w:t>subscribe</w:t>
            </w:r>
            <w:r>
              <w:rPr>
                <w:rFonts w:asciiTheme="minorBidi" w:hAnsiTheme="minorBidi" w:cstheme="minorBidi"/>
                <w:lang w:bidi="he-IL"/>
              </w:rPr>
              <w:t>r attributes</w:t>
            </w:r>
          </w:p>
          <w:p w:rsidR="00980032" w:rsidRPr="0019764C" w:rsidRDefault="00980032" w:rsidP="005E61D6">
            <w:pPr>
              <w:widowControl w:val="0"/>
              <w:numPr>
                <w:ilvl w:val="0"/>
                <w:numId w:val="199"/>
              </w:numPr>
              <w:autoSpaceDE w:val="0"/>
              <w:autoSpaceDN w:val="0"/>
              <w:adjustRightInd w:val="0"/>
              <w:spacing w:before="21"/>
              <w:rPr>
                <w:rFonts w:asciiTheme="minorBidi" w:hAnsiTheme="minorBidi" w:cstheme="minorBidi"/>
                <w:strike/>
              </w:rPr>
            </w:pPr>
            <w:r w:rsidRPr="0019764C">
              <w:rPr>
                <w:rFonts w:asciiTheme="minorBidi" w:hAnsiTheme="minorBidi" w:cstheme="minorBidi"/>
                <w:strike/>
                <w:lang w:bidi="he-IL"/>
              </w:rPr>
              <w:t>The application displays subscriber pending requests</w:t>
            </w:r>
          </w:p>
          <w:p w:rsidR="00980032" w:rsidRPr="0019764C" w:rsidRDefault="00980032" w:rsidP="005E61D6">
            <w:pPr>
              <w:pStyle w:val="ListNumberUC"/>
              <w:numPr>
                <w:ilvl w:val="0"/>
                <w:numId w:val="199"/>
              </w:numPr>
              <w:rPr>
                <w:rFonts w:asciiTheme="minorBidi" w:hAnsiTheme="minorBidi" w:cstheme="minorBidi"/>
                <w:color w:val="FF0000"/>
              </w:rPr>
            </w:pPr>
            <w:r w:rsidRPr="0019764C">
              <w:rPr>
                <w:rFonts w:asciiTheme="minorBidi" w:hAnsiTheme="minorBidi" w:cstheme="minorBidi"/>
                <w:color w:val="FF0000"/>
              </w:rPr>
              <w:t xml:space="preserve">The application displays the navigation panel allowing the user to navigate through the hierarchy of the current account </w:t>
            </w:r>
          </w:p>
        </w:tc>
      </w:tr>
      <w:tr w:rsidR="00980032" w:rsidRPr="0019764C" w:rsidTr="001A4A0A">
        <w:trPr>
          <w:trHeight w:val="176"/>
        </w:trPr>
        <w:tc>
          <w:tcPr>
            <w:tcW w:w="2268" w:type="dxa"/>
          </w:tcPr>
          <w:p w:rsidR="00980032" w:rsidRPr="0019764C" w:rsidRDefault="00980032" w:rsidP="001A4A0A">
            <w:pPr>
              <w:rPr>
                <w:rFonts w:asciiTheme="minorBidi" w:hAnsiTheme="minorBidi" w:cstheme="minorBidi"/>
              </w:rPr>
            </w:pPr>
            <w:r w:rsidRPr="0019764C">
              <w:rPr>
                <w:rFonts w:asciiTheme="minorBidi" w:hAnsiTheme="minorBidi" w:cstheme="minorBidi"/>
              </w:rPr>
              <w:t>Alternative Flows:</w:t>
            </w:r>
          </w:p>
        </w:tc>
        <w:tc>
          <w:tcPr>
            <w:tcW w:w="7050" w:type="dxa"/>
            <w:gridSpan w:val="2"/>
          </w:tcPr>
          <w:p w:rsidR="00980032" w:rsidRPr="0019764C" w:rsidRDefault="00980032" w:rsidP="001A4A0A">
            <w:pPr>
              <w:pStyle w:val="ListNumberUC"/>
              <w:rPr>
                <w:rFonts w:asciiTheme="minorBidi" w:hAnsiTheme="minorBidi" w:cstheme="minorBidi"/>
                <w:color w:val="FF0000"/>
              </w:rPr>
            </w:pPr>
            <w:r w:rsidRPr="0019764C">
              <w:rPr>
                <w:rFonts w:asciiTheme="minorBidi" w:hAnsiTheme="minorBidi" w:cstheme="minorBidi"/>
                <w:color w:val="FF0000"/>
              </w:rPr>
              <w:t>A1: The customer is a business customer</w:t>
            </w:r>
          </w:p>
          <w:p w:rsidR="00980032" w:rsidRPr="0019764C" w:rsidRDefault="00980032" w:rsidP="005E61D6">
            <w:pPr>
              <w:pStyle w:val="ListNumberUC"/>
              <w:numPr>
                <w:ilvl w:val="0"/>
                <w:numId w:val="200"/>
              </w:numPr>
              <w:rPr>
                <w:rFonts w:asciiTheme="minorBidi" w:hAnsiTheme="minorBidi" w:cstheme="minorBidi"/>
                <w:color w:val="FF0000"/>
              </w:rPr>
            </w:pPr>
            <w:r w:rsidRPr="0019764C">
              <w:rPr>
                <w:rFonts w:asciiTheme="minorBidi" w:hAnsiTheme="minorBidi" w:cstheme="minorBidi"/>
                <w:color w:val="FF0000"/>
              </w:rPr>
              <w:t>The application do not display person section</w:t>
            </w:r>
          </w:p>
          <w:p w:rsidR="00980032" w:rsidRPr="0019764C" w:rsidRDefault="00980032" w:rsidP="005E61D6">
            <w:pPr>
              <w:pStyle w:val="ListNumberUC"/>
              <w:numPr>
                <w:ilvl w:val="0"/>
                <w:numId w:val="200"/>
              </w:numPr>
              <w:rPr>
                <w:rFonts w:asciiTheme="minorBidi" w:hAnsiTheme="minorBidi" w:cstheme="minorBidi"/>
              </w:rPr>
            </w:pPr>
            <w:r w:rsidRPr="0019764C">
              <w:rPr>
                <w:rFonts w:asciiTheme="minorBidi" w:hAnsiTheme="minorBidi" w:cstheme="minorBidi"/>
                <w:color w:val="FF0000"/>
              </w:rPr>
              <w:t>Continue to N9</w:t>
            </w:r>
          </w:p>
        </w:tc>
      </w:tr>
    </w:tbl>
    <w:p w:rsidR="00980032" w:rsidRDefault="00980032" w:rsidP="00980032">
      <w:pPr>
        <w:pStyle w:val="Body"/>
        <w:ind w:left="0"/>
      </w:pPr>
    </w:p>
    <w:p w:rsidR="00980032" w:rsidRPr="00145F2A" w:rsidRDefault="00980032" w:rsidP="00980032">
      <w:pPr>
        <w:pStyle w:val="Heading4"/>
      </w:pPr>
      <w:bookmarkStart w:id="522" w:name="_Toc346728085"/>
      <w:bookmarkStart w:id="523" w:name="_Toc364961250"/>
      <w:r w:rsidRPr="00215579">
        <w:t>SUM0100</w:t>
      </w:r>
      <w:r>
        <w:t xml:space="preserve"> - </w:t>
      </w:r>
      <w:r w:rsidRPr="00215579">
        <w:t xml:space="preserve">Swap </w:t>
      </w:r>
      <w:r>
        <w:t>primary offer</w:t>
      </w:r>
      <w:r w:rsidRPr="00215579">
        <w:t>/</w:t>
      </w:r>
      <w:r>
        <w:t>subscriber bundle (Modified)</w:t>
      </w:r>
      <w:bookmarkEnd w:id="522"/>
      <w:bookmarkEnd w:id="523"/>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738"/>
      </w:tblGrid>
      <w:tr w:rsidR="00980032" w:rsidRPr="006A4ED8" w:rsidTr="001A4A0A">
        <w:trPr>
          <w:trHeight w:val="360"/>
        </w:trPr>
        <w:tc>
          <w:tcPr>
            <w:tcW w:w="5580" w:type="dxa"/>
            <w:gridSpan w:val="2"/>
            <w:shd w:val="clear" w:color="auto" w:fill="E6E6E6"/>
          </w:tcPr>
          <w:p w:rsidR="00980032" w:rsidRPr="006A4ED8" w:rsidRDefault="00980032" w:rsidP="001A4A0A">
            <w:pPr>
              <w:pStyle w:val="TableHeading"/>
              <w:rPr>
                <w:rFonts w:asciiTheme="minorBidi" w:hAnsiTheme="minorBidi" w:cstheme="minorBidi"/>
              </w:rPr>
            </w:pPr>
            <w:r w:rsidRPr="00215579">
              <w:t xml:space="preserve">Swap </w:t>
            </w:r>
            <w:r>
              <w:t>primary offer</w:t>
            </w:r>
            <w:r w:rsidRPr="00215579">
              <w:t>/</w:t>
            </w:r>
            <w:r>
              <w:t>subscriber bundle</w:t>
            </w:r>
          </w:p>
        </w:tc>
        <w:tc>
          <w:tcPr>
            <w:tcW w:w="3738" w:type="dxa"/>
            <w:shd w:val="clear" w:color="auto" w:fill="E6E6E6"/>
          </w:tcPr>
          <w:p w:rsidR="00980032" w:rsidRPr="006A4ED8" w:rsidRDefault="00980032" w:rsidP="001A4A0A">
            <w:pPr>
              <w:pStyle w:val="TableHeading"/>
              <w:rPr>
                <w:rFonts w:asciiTheme="minorBidi" w:hAnsiTheme="minorBidi" w:cstheme="minorBidi"/>
              </w:rPr>
            </w:pPr>
            <w:r w:rsidRPr="00215579">
              <w:t>SUM0100</w:t>
            </w:r>
          </w:p>
        </w:tc>
      </w:tr>
      <w:tr w:rsidR="00980032" w:rsidRPr="006A4ED8" w:rsidTr="001A4A0A">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Primary actors</w:t>
            </w:r>
          </w:p>
        </w:tc>
        <w:tc>
          <w:tcPr>
            <w:tcW w:w="7050" w:type="dxa"/>
            <w:gridSpan w:val="2"/>
          </w:tcPr>
          <w:p w:rsidR="00980032" w:rsidRDefault="00980032" w:rsidP="001A4A0A">
            <w:pPr>
              <w:pStyle w:val="BodyText"/>
            </w:pPr>
            <w:r w:rsidRPr="00215579">
              <w:t>Dealer user</w:t>
            </w:r>
          </w:p>
          <w:p w:rsidR="00980032" w:rsidRDefault="00980032" w:rsidP="001A4A0A">
            <w:pPr>
              <w:pStyle w:val="BodyText"/>
            </w:pPr>
            <w:r>
              <w:t>CSR</w:t>
            </w:r>
          </w:p>
          <w:p w:rsidR="00980032" w:rsidRPr="006A4ED8" w:rsidRDefault="00980032" w:rsidP="001A4A0A">
            <w:pPr>
              <w:pStyle w:val="BodyText"/>
              <w:rPr>
                <w:rFonts w:asciiTheme="minorBidi" w:hAnsiTheme="minorBidi" w:cstheme="minorBidi"/>
              </w:rPr>
            </w:pPr>
            <w:r>
              <w:t>Business User</w:t>
            </w:r>
          </w:p>
        </w:tc>
      </w:tr>
      <w:tr w:rsidR="00980032" w:rsidRPr="006A4ED8" w:rsidTr="001A4A0A">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Summary Goal</w:t>
            </w:r>
          </w:p>
        </w:tc>
        <w:tc>
          <w:tcPr>
            <w:tcW w:w="7050" w:type="dxa"/>
            <w:gridSpan w:val="2"/>
          </w:tcPr>
          <w:p w:rsidR="00980032" w:rsidRPr="006A4ED8" w:rsidRDefault="00980032" w:rsidP="001A4A0A">
            <w:pPr>
              <w:pStyle w:val="BodyText"/>
              <w:rPr>
                <w:rFonts w:asciiTheme="minorBidi" w:hAnsiTheme="minorBidi" w:cstheme="minorBidi"/>
              </w:rPr>
            </w:pPr>
            <w:r w:rsidRPr="00215579">
              <w:t xml:space="preserve">This use case allows user reconfiguring the </w:t>
            </w:r>
            <w:r>
              <w:t>subscriber</w:t>
            </w:r>
            <w:r w:rsidRPr="00215579">
              <w:t xml:space="preserve"> to complete the swap</w:t>
            </w:r>
            <w:r>
              <w:t>.</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Pre-conditions</w:t>
            </w:r>
          </w:p>
        </w:tc>
        <w:tc>
          <w:tcPr>
            <w:tcW w:w="7050" w:type="dxa"/>
            <w:gridSpan w:val="2"/>
          </w:tcPr>
          <w:p w:rsidR="00980032" w:rsidRPr="00EA3797" w:rsidRDefault="00980032" w:rsidP="001A4A0A">
            <w:pPr>
              <w:pStyle w:val="BodyText"/>
              <w:rPr>
                <w:rFonts w:asciiTheme="minorBidi" w:hAnsiTheme="minorBidi" w:cstheme="minorBidi"/>
                <w:color w:val="FF0000"/>
              </w:rPr>
            </w:pPr>
            <w:r w:rsidRPr="00215579">
              <w:t xml:space="preserve">User is either migrating a </w:t>
            </w:r>
            <w:r>
              <w:t>subscriber</w:t>
            </w:r>
            <w:r w:rsidRPr="00215579">
              <w:t xml:space="preserve"> or changing </w:t>
            </w:r>
            <w:r>
              <w:t>primary offer</w:t>
            </w:r>
            <w:r w:rsidRPr="00215579">
              <w:t xml:space="preserve"> and </w:t>
            </w:r>
            <w:r>
              <w:t>supplementary offer</w:t>
            </w:r>
            <w:r w:rsidRPr="00215579">
              <w:t>s</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Trigger</w:t>
            </w:r>
          </w:p>
        </w:tc>
        <w:tc>
          <w:tcPr>
            <w:tcW w:w="7050" w:type="dxa"/>
            <w:gridSpan w:val="2"/>
          </w:tcPr>
          <w:p w:rsidR="00980032" w:rsidRPr="006A4ED8" w:rsidRDefault="00980032" w:rsidP="001A4A0A">
            <w:pPr>
              <w:pStyle w:val="BodyText"/>
              <w:rPr>
                <w:rFonts w:asciiTheme="minorBidi" w:hAnsiTheme="minorBidi" w:cstheme="minorBidi"/>
                <w:position w:val="1"/>
              </w:rPr>
            </w:pPr>
            <w:r w:rsidRPr="00215579">
              <w:t>User has selected the primary offer</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Minimum guarantees</w:t>
            </w:r>
          </w:p>
        </w:tc>
        <w:tc>
          <w:tcPr>
            <w:tcW w:w="7050" w:type="dxa"/>
            <w:gridSpan w:val="2"/>
          </w:tcPr>
          <w:p w:rsidR="00980032" w:rsidRPr="006A4ED8" w:rsidRDefault="00980032" w:rsidP="001A4A0A">
            <w:pPr>
              <w:pStyle w:val="BodyText"/>
              <w:rPr>
                <w:rFonts w:asciiTheme="minorBidi" w:hAnsiTheme="minorBidi" w:cstheme="minorBidi"/>
              </w:rPr>
            </w:pP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Success guarantees:</w:t>
            </w:r>
          </w:p>
        </w:tc>
        <w:tc>
          <w:tcPr>
            <w:tcW w:w="7050" w:type="dxa"/>
            <w:gridSpan w:val="2"/>
          </w:tcPr>
          <w:p w:rsidR="00980032" w:rsidRPr="006A4ED8" w:rsidRDefault="00980032" w:rsidP="001A4A0A">
            <w:pPr>
              <w:pStyle w:val="BodyText"/>
              <w:rPr>
                <w:rFonts w:asciiTheme="minorBidi" w:hAnsiTheme="minorBidi" w:cstheme="minorBidi"/>
              </w:rPr>
            </w:pPr>
            <w:r w:rsidRPr="00215579">
              <w:t xml:space="preserve">New </w:t>
            </w:r>
            <w:r>
              <w:t>subscriber</w:t>
            </w:r>
            <w:r w:rsidRPr="00215579">
              <w:t xml:space="preserve"> configuration has been set in the order</w:t>
            </w:r>
            <w:r>
              <w:t>.</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Normal Flow:</w:t>
            </w:r>
          </w:p>
        </w:tc>
        <w:tc>
          <w:tcPr>
            <w:tcW w:w="7050" w:type="dxa"/>
            <w:gridSpan w:val="2"/>
          </w:tcPr>
          <w:p w:rsidR="00980032" w:rsidRPr="00917B36" w:rsidRDefault="00980032" w:rsidP="005E61D6">
            <w:pPr>
              <w:pStyle w:val="ListNumberUC"/>
              <w:numPr>
                <w:ilvl w:val="0"/>
                <w:numId w:val="185"/>
              </w:numPr>
            </w:pPr>
            <w:r>
              <w:t>Application</w:t>
            </w:r>
            <w:r w:rsidRPr="00215579">
              <w:t xml:space="preserve"> shall display impact on current balance of the swap specifically if he can lose some </w:t>
            </w:r>
            <w:r w:rsidRPr="00917B36">
              <w:t xml:space="preserve">money (A1) </w:t>
            </w:r>
            <w:r w:rsidRPr="00917B36">
              <w:rPr>
                <w:highlight w:val="lightGray"/>
              </w:rPr>
              <w:t>(A2)</w:t>
            </w:r>
            <w:r>
              <w:t xml:space="preserve"> </w:t>
            </w:r>
            <w:r w:rsidRPr="00685691">
              <w:rPr>
                <w:color w:val="FF0000"/>
              </w:rPr>
              <w:t>(A4)</w:t>
            </w:r>
          </w:p>
          <w:p w:rsidR="00980032" w:rsidRPr="00215579" w:rsidRDefault="00980032" w:rsidP="005E61D6">
            <w:pPr>
              <w:pStyle w:val="ListNumberUC"/>
              <w:numPr>
                <w:ilvl w:val="0"/>
                <w:numId w:val="185"/>
              </w:numPr>
            </w:pPr>
            <w:r w:rsidRPr="00215579">
              <w:t xml:space="preserve">User reviews and updates </w:t>
            </w:r>
            <w:r>
              <w:t>subscriber</w:t>
            </w:r>
            <w:r w:rsidRPr="00215579">
              <w:t xml:space="preserve"> attributes (refer to use update </w:t>
            </w:r>
            <w:r>
              <w:t>subscriber</w:t>
            </w:r>
            <w:r w:rsidRPr="00215579">
              <w:t xml:space="preserve"> attributes)</w:t>
            </w:r>
          </w:p>
          <w:p w:rsidR="00980032" w:rsidRPr="00215579" w:rsidRDefault="00980032" w:rsidP="005E61D6">
            <w:pPr>
              <w:pStyle w:val="ListNumberUC"/>
              <w:numPr>
                <w:ilvl w:val="0"/>
                <w:numId w:val="185"/>
              </w:numPr>
            </w:pPr>
            <w:r w:rsidRPr="00215579">
              <w:t xml:space="preserve">User selects </w:t>
            </w:r>
            <w:r>
              <w:t>subscriber</w:t>
            </w:r>
            <w:r w:rsidRPr="00215579">
              <w:t xml:space="preserve">s </w:t>
            </w:r>
            <w:r>
              <w:t>supplementary offer</w:t>
            </w:r>
            <w:r w:rsidRPr="00215579">
              <w:t xml:space="preserve">s he wants (refer to select </w:t>
            </w:r>
            <w:r>
              <w:t>subscriber supplementary offer</w:t>
            </w:r>
            <w:r w:rsidRPr="00215579">
              <w:t>s use case)</w:t>
            </w:r>
          </w:p>
          <w:p w:rsidR="00980032" w:rsidRPr="00215579" w:rsidRDefault="00980032" w:rsidP="005E61D6">
            <w:pPr>
              <w:pStyle w:val="ListNumberUC"/>
              <w:numPr>
                <w:ilvl w:val="0"/>
                <w:numId w:val="185"/>
              </w:numPr>
            </w:pPr>
            <w:r w:rsidRPr="00215579">
              <w:t xml:space="preserve">User Configures </w:t>
            </w:r>
            <w:r>
              <w:t>primary offer</w:t>
            </w:r>
            <w:r w:rsidRPr="00215579">
              <w:t xml:space="preserve"> and </w:t>
            </w:r>
            <w:r>
              <w:t>offer parameter</w:t>
            </w:r>
            <w:r w:rsidRPr="00215579">
              <w:t xml:space="preserve">s (refer to configure </w:t>
            </w:r>
            <w:r>
              <w:t>primary offer</w:t>
            </w:r>
            <w:r w:rsidRPr="00215579">
              <w:t xml:space="preserve"> parameters use case)</w:t>
            </w:r>
          </w:p>
          <w:p w:rsidR="00980032" w:rsidRPr="00215579" w:rsidRDefault="00980032" w:rsidP="005E61D6">
            <w:pPr>
              <w:pStyle w:val="ListNumberUC"/>
              <w:numPr>
                <w:ilvl w:val="0"/>
                <w:numId w:val="185"/>
              </w:numPr>
            </w:pPr>
            <w:r w:rsidRPr="00215579">
              <w:t>User configures new F&amp;F list (refer to use case configure new F&amp;F</w:t>
            </w:r>
            <w:r>
              <w:t xml:space="preserve"> list</w:t>
            </w:r>
            <w:r w:rsidRPr="00215579">
              <w:t>)</w:t>
            </w:r>
          </w:p>
          <w:p w:rsidR="00980032" w:rsidRDefault="00980032" w:rsidP="005E61D6">
            <w:pPr>
              <w:pStyle w:val="ListNumberUC"/>
              <w:numPr>
                <w:ilvl w:val="0"/>
                <w:numId w:val="185"/>
              </w:numPr>
            </w:pPr>
            <w:r w:rsidRPr="00215579">
              <w:t>User configures balances (</w:t>
            </w:r>
            <w:r w:rsidRPr="00692262">
              <w:t>refer</w:t>
            </w:r>
            <w:r w:rsidRPr="00215579">
              <w:t xml:space="preserve"> to configure balances use case)</w:t>
            </w:r>
          </w:p>
          <w:p w:rsidR="00980032" w:rsidRPr="006A4ED8" w:rsidRDefault="00980032" w:rsidP="005E61D6">
            <w:pPr>
              <w:pStyle w:val="ListNumberUC"/>
              <w:numPr>
                <w:ilvl w:val="0"/>
                <w:numId w:val="185"/>
              </w:numPr>
              <w:rPr>
                <w:rFonts w:asciiTheme="minorBidi" w:hAnsiTheme="minorBidi" w:cstheme="minorBidi"/>
              </w:rPr>
            </w:pPr>
            <w:r>
              <w:t>Application</w:t>
            </w:r>
            <w:r w:rsidRPr="00215579">
              <w:t xml:space="preserve"> set the migrated </w:t>
            </w:r>
            <w:r>
              <w:t>subscriber</w:t>
            </w:r>
            <w:r w:rsidRPr="00215579">
              <w:t xml:space="preserve"> in the basket</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Alternative Flows:</w:t>
            </w:r>
          </w:p>
        </w:tc>
        <w:tc>
          <w:tcPr>
            <w:tcW w:w="7050" w:type="dxa"/>
            <w:gridSpan w:val="2"/>
          </w:tcPr>
          <w:p w:rsidR="00980032" w:rsidRPr="00215579" w:rsidRDefault="00980032" w:rsidP="001A4A0A">
            <w:pPr>
              <w:pStyle w:val="Body"/>
              <w:ind w:left="0"/>
            </w:pPr>
            <w:r w:rsidRPr="00215579">
              <w:t>A1: User cancels the swap</w:t>
            </w:r>
          </w:p>
          <w:p w:rsidR="00980032" w:rsidRPr="00B51DC9" w:rsidRDefault="00980032" w:rsidP="005E61D6">
            <w:pPr>
              <w:pStyle w:val="ListNumberUC"/>
              <w:numPr>
                <w:ilvl w:val="0"/>
                <w:numId w:val="186"/>
              </w:numPr>
              <w:rPr>
                <w:rFonts w:asciiTheme="minorBidi" w:hAnsiTheme="minorBidi" w:cstheme="minorBidi"/>
              </w:rPr>
            </w:pPr>
            <w:r>
              <w:t>Application</w:t>
            </w:r>
            <w:r w:rsidRPr="00215579">
              <w:t xml:space="preserve"> redirects user to the customer main page.</w:t>
            </w:r>
          </w:p>
          <w:p w:rsidR="00980032" w:rsidRPr="00692262" w:rsidRDefault="00980032" w:rsidP="001A4A0A">
            <w:pPr>
              <w:pStyle w:val="ListNumberUC"/>
              <w:rPr>
                <w:highlight w:val="lightGray"/>
              </w:rPr>
            </w:pPr>
            <w:r w:rsidRPr="00692262">
              <w:rPr>
                <w:highlight w:val="lightGray"/>
              </w:rPr>
              <w:t>A2: Global RP Offer configuration is enabled, user is informed of the impacts of this new PO or SB on subscribed RP Offer, and new RP Offer that will be added automatically</w:t>
            </w:r>
          </w:p>
          <w:p w:rsidR="00980032" w:rsidRPr="00692262" w:rsidRDefault="00980032" w:rsidP="005E61D6">
            <w:pPr>
              <w:pStyle w:val="ListNumberUC"/>
              <w:numPr>
                <w:ilvl w:val="0"/>
                <w:numId w:val="187"/>
              </w:numPr>
              <w:rPr>
                <w:rFonts w:asciiTheme="minorBidi" w:hAnsiTheme="minorBidi" w:cstheme="minorBidi"/>
                <w:highlight w:val="lightGray"/>
              </w:rPr>
            </w:pPr>
            <w:r w:rsidRPr="00692262">
              <w:rPr>
                <w:highlight w:val="lightGray"/>
              </w:rPr>
              <w:t>Application informs the user with a list of RP Offer that will become suspended and/or disconnected.</w:t>
            </w:r>
          </w:p>
          <w:p w:rsidR="00980032" w:rsidRPr="00692262" w:rsidRDefault="00980032" w:rsidP="005E61D6">
            <w:pPr>
              <w:pStyle w:val="ListNumberUC"/>
              <w:numPr>
                <w:ilvl w:val="0"/>
                <w:numId w:val="187"/>
              </w:numPr>
              <w:rPr>
                <w:rFonts w:asciiTheme="minorBidi" w:hAnsiTheme="minorBidi" w:cstheme="minorBidi"/>
                <w:highlight w:val="lightGray"/>
              </w:rPr>
            </w:pPr>
            <w:r w:rsidRPr="00692262">
              <w:rPr>
                <w:highlight w:val="lightGray"/>
              </w:rPr>
              <w:t>Application informs the user with a list of RP Offer that will become active again.</w:t>
            </w:r>
          </w:p>
          <w:p w:rsidR="00980032" w:rsidRPr="00692262" w:rsidRDefault="00980032" w:rsidP="005E61D6">
            <w:pPr>
              <w:pStyle w:val="ListNumberUC"/>
              <w:numPr>
                <w:ilvl w:val="0"/>
                <w:numId w:val="187"/>
              </w:numPr>
              <w:rPr>
                <w:rFonts w:asciiTheme="minorBidi" w:hAnsiTheme="minorBidi" w:cstheme="minorBidi"/>
                <w:highlight w:val="lightGray"/>
              </w:rPr>
            </w:pPr>
            <w:r w:rsidRPr="00692262">
              <w:rPr>
                <w:highlight w:val="lightGray"/>
              </w:rPr>
              <w:t>Application informs the user with a list of RP Offer that will be automatically added (subscribed).</w:t>
            </w:r>
          </w:p>
          <w:p w:rsidR="00980032" w:rsidRPr="00692262" w:rsidRDefault="00980032" w:rsidP="005E61D6">
            <w:pPr>
              <w:pStyle w:val="ListNumberUC"/>
              <w:numPr>
                <w:ilvl w:val="0"/>
                <w:numId w:val="187"/>
              </w:numPr>
              <w:rPr>
                <w:rFonts w:asciiTheme="minorBidi" w:hAnsiTheme="minorBidi" w:cstheme="minorBidi"/>
                <w:highlight w:val="lightGray"/>
              </w:rPr>
            </w:pPr>
            <w:r w:rsidRPr="00692262">
              <w:rPr>
                <w:highlight w:val="lightGray"/>
              </w:rPr>
              <w:t>User confirms those changes of RP Offer (A3)</w:t>
            </w:r>
          </w:p>
          <w:p w:rsidR="00980032" w:rsidRPr="00692262" w:rsidRDefault="00980032" w:rsidP="005E61D6">
            <w:pPr>
              <w:pStyle w:val="ListNumberUC"/>
              <w:numPr>
                <w:ilvl w:val="0"/>
                <w:numId w:val="187"/>
              </w:numPr>
              <w:rPr>
                <w:rFonts w:asciiTheme="minorBidi" w:hAnsiTheme="minorBidi" w:cstheme="minorBidi"/>
                <w:highlight w:val="lightGray"/>
              </w:rPr>
            </w:pPr>
            <w:r w:rsidRPr="00692262">
              <w:rPr>
                <w:highlight w:val="lightGray"/>
              </w:rPr>
              <w:t>Next steps are similar to the nominal case</w:t>
            </w:r>
          </w:p>
          <w:p w:rsidR="00980032" w:rsidRPr="00692262" w:rsidRDefault="00980032" w:rsidP="001A4A0A">
            <w:pPr>
              <w:pStyle w:val="ListNumberUC"/>
              <w:rPr>
                <w:highlight w:val="lightGray"/>
              </w:rPr>
            </w:pPr>
            <w:r w:rsidRPr="00692262">
              <w:rPr>
                <w:highlight w:val="lightGray"/>
              </w:rPr>
              <w:t>A3: User is informed of the impacts of this new PO or SB on subscribed RP Offer but does not confirm them</w:t>
            </w:r>
          </w:p>
          <w:p w:rsidR="00980032" w:rsidRPr="00692262" w:rsidRDefault="00980032" w:rsidP="005E61D6">
            <w:pPr>
              <w:pStyle w:val="ListNumberUC"/>
              <w:numPr>
                <w:ilvl w:val="0"/>
                <w:numId w:val="188"/>
              </w:numPr>
              <w:rPr>
                <w:rFonts w:asciiTheme="minorBidi" w:hAnsiTheme="minorBidi" w:cstheme="minorBidi"/>
                <w:highlight w:val="lightGray"/>
              </w:rPr>
            </w:pPr>
            <w:r w:rsidRPr="00692262">
              <w:rPr>
                <w:highlight w:val="lightGray"/>
              </w:rPr>
              <w:t>User selects the cancel option</w:t>
            </w:r>
          </w:p>
          <w:p w:rsidR="00980032" w:rsidRPr="00B42276" w:rsidRDefault="00980032" w:rsidP="005E61D6">
            <w:pPr>
              <w:pStyle w:val="ListNumberUC"/>
              <w:numPr>
                <w:ilvl w:val="0"/>
                <w:numId w:val="188"/>
              </w:numPr>
              <w:rPr>
                <w:rFonts w:asciiTheme="minorBidi" w:hAnsiTheme="minorBidi" w:cstheme="minorBidi"/>
                <w:highlight w:val="lightGray"/>
              </w:rPr>
            </w:pPr>
            <w:r w:rsidRPr="00B42276">
              <w:rPr>
                <w:highlight w:val="lightGray"/>
              </w:rPr>
              <w:t>Application redirects the user to parent use case, normal flow to select another Primary Offer or Subscriber Bundle.</w:t>
            </w:r>
          </w:p>
          <w:p w:rsidR="00980032" w:rsidRPr="00917B36" w:rsidRDefault="00980032" w:rsidP="001A4A0A">
            <w:pPr>
              <w:pStyle w:val="ListNumberUC"/>
              <w:rPr>
                <w:color w:val="FF0000"/>
              </w:rPr>
            </w:pPr>
            <w:r w:rsidRPr="00917B36">
              <w:rPr>
                <w:color w:val="FF0000"/>
              </w:rPr>
              <w:t xml:space="preserve">A4: </w:t>
            </w:r>
            <w:r>
              <w:rPr>
                <w:color w:val="FF0000"/>
              </w:rPr>
              <w:t>CCI specific validation raises an error (e.g. will end with more than N CCIs after swapping, Min value for N = 5)</w:t>
            </w:r>
          </w:p>
          <w:p w:rsidR="00980032" w:rsidRPr="00C54977" w:rsidRDefault="00980032" w:rsidP="005E61D6">
            <w:pPr>
              <w:pStyle w:val="ListNumberUC"/>
              <w:numPr>
                <w:ilvl w:val="0"/>
                <w:numId w:val="190"/>
              </w:numPr>
              <w:rPr>
                <w:rFonts w:asciiTheme="minorBidi" w:hAnsiTheme="minorBidi" w:cstheme="minorBidi"/>
              </w:rPr>
            </w:pPr>
            <w:r w:rsidRPr="003A0B9C">
              <w:rPr>
                <w:color w:val="FF0000"/>
              </w:rPr>
              <w:t>Application redirects the user to parent use case, normal flow to select another Primary Offer or Subscriber Bundle</w:t>
            </w:r>
            <w:r w:rsidRPr="00685691">
              <w:rPr>
                <w:color w:val="FF0000"/>
              </w:rPr>
              <w:t>.</w:t>
            </w:r>
          </w:p>
        </w:tc>
      </w:tr>
    </w:tbl>
    <w:p w:rsidR="00980032" w:rsidRDefault="00980032" w:rsidP="00980032">
      <w:pPr>
        <w:pStyle w:val="Body"/>
        <w:ind w:left="0"/>
      </w:pPr>
    </w:p>
    <w:p w:rsidR="00940121" w:rsidRPr="00145F2A" w:rsidRDefault="00940121" w:rsidP="00C7300F">
      <w:pPr>
        <w:pStyle w:val="Heading4"/>
      </w:pPr>
      <w:bookmarkStart w:id="524" w:name="_Toc364961251"/>
      <w:r>
        <w:t xml:space="preserve">MIH0001 </w:t>
      </w:r>
      <w:r w:rsidR="00C7300F">
        <w:t>-</w:t>
      </w:r>
      <w:r>
        <w:t xml:space="preserve"> View C-one </w:t>
      </w:r>
      <w:r w:rsidR="00666B8F">
        <w:t>p</w:t>
      </w:r>
      <w:r>
        <w:t>olicies (3.5.90)</w:t>
      </w:r>
      <w:bookmarkEnd w:id="524"/>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666B8F" w:rsidRPr="00666B8F" w:rsidTr="00C7300F">
        <w:trPr>
          <w:trHeight w:val="360"/>
        </w:trPr>
        <w:tc>
          <w:tcPr>
            <w:tcW w:w="5580" w:type="dxa"/>
            <w:gridSpan w:val="2"/>
            <w:shd w:val="clear" w:color="auto" w:fill="E6E6E6"/>
          </w:tcPr>
          <w:p w:rsidR="00666B8F" w:rsidRPr="00666B8F" w:rsidRDefault="00666B8F" w:rsidP="00666B8F">
            <w:pPr>
              <w:pStyle w:val="TableHeading"/>
              <w:rPr>
                <w:rFonts w:asciiTheme="minorBidi" w:hAnsiTheme="minorBidi" w:cstheme="minorBidi"/>
                <w:szCs w:val="20"/>
              </w:rPr>
            </w:pPr>
            <w:r w:rsidRPr="00666B8F">
              <w:rPr>
                <w:rFonts w:asciiTheme="minorBidi" w:hAnsiTheme="minorBidi" w:cstheme="minorBidi"/>
                <w:szCs w:val="20"/>
              </w:rPr>
              <w:t xml:space="preserve">View C-one </w:t>
            </w:r>
            <w:r>
              <w:rPr>
                <w:rFonts w:asciiTheme="minorBidi" w:hAnsiTheme="minorBidi" w:cstheme="minorBidi"/>
                <w:szCs w:val="20"/>
              </w:rPr>
              <w:t>p</w:t>
            </w:r>
            <w:r w:rsidRPr="00666B8F">
              <w:rPr>
                <w:rFonts w:asciiTheme="minorBidi" w:hAnsiTheme="minorBidi" w:cstheme="minorBidi"/>
                <w:szCs w:val="20"/>
              </w:rPr>
              <w:t>olicies</w:t>
            </w:r>
          </w:p>
        </w:tc>
        <w:tc>
          <w:tcPr>
            <w:tcW w:w="990" w:type="dxa"/>
            <w:shd w:val="clear" w:color="auto" w:fill="E6E6E6"/>
          </w:tcPr>
          <w:p w:rsidR="00666B8F" w:rsidRPr="00666B8F" w:rsidRDefault="00666B8F" w:rsidP="00C7300F">
            <w:pPr>
              <w:pStyle w:val="TableHeading"/>
              <w:rPr>
                <w:rFonts w:asciiTheme="minorBidi" w:hAnsiTheme="minorBidi" w:cstheme="minorBidi"/>
                <w:szCs w:val="20"/>
              </w:rPr>
            </w:pPr>
            <w:r w:rsidRPr="00666B8F">
              <w:rPr>
                <w:rFonts w:asciiTheme="minorBidi" w:hAnsiTheme="minorBidi" w:cstheme="minorBidi"/>
                <w:szCs w:val="20"/>
              </w:rPr>
              <w:t>EXT</w:t>
            </w:r>
          </w:p>
        </w:tc>
        <w:tc>
          <w:tcPr>
            <w:tcW w:w="2748" w:type="dxa"/>
            <w:shd w:val="clear" w:color="auto" w:fill="E6E6E6"/>
          </w:tcPr>
          <w:p w:rsidR="00666B8F" w:rsidRPr="00666B8F" w:rsidRDefault="00666B8F" w:rsidP="00666B8F">
            <w:pPr>
              <w:pStyle w:val="TableHeading"/>
              <w:rPr>
                <w:rFonts w:asciiTheme="minorBidi" w:hAnsiTheme="minorBidi" w:cstheme="minorBidi"/>
                <w:szCs w:val="20"/>
              </w:rPr>
            </w:pPr>
            <w:r w:rsidRPr="00666B8F">
              <w:rPr>
                <w:rFonts w:asciiTheme="minorBidi" w:hAnsiTheme="minorBidi" w:cstheme="minorBidi"/>
                <w:szCs w:val="20"/>
              </w:rPr>
              <w:t xml:space="preserve">MIH0001 </w:t>
            </w:r>
          </w:p>
        </w:tc>
      </w:tr>
      <w:tr w:rsidR="00666B8F" w:rsidRPr="00666B8F" w:rsidTr="00C7300F">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Primary actors</w:t>
            </w:r>
          </w:p>
        </w:tc>
        <w:tc>
          <w:tcPr>
            <w:tcW w:w="7088" w:type="dxa"/>
            <w:gridSpan w:val="3"/>
          </w:tcPr>
          <w:p w:rsidR="00666B8F" w:rsidRPr="00666B8F" w:rsidRDefault="00666B8F" w:rsidP="00C7300F">
            <w:pPr>
              <w:pStyle w:val="BodyText"/>
              <w:rPr>
                <w:rFonts w:asciiTheme="minorBidi" w:hAnsiTheme="minorBidi" w:cstheme="minorBidi"/>
              </w:rPr>
            </w:pPr>
            <w:r w:rsidRPr="00666B8F">
              <w:rPr>
                <w:rFonts w:asciiTheme="minorBidi" w:hAnsiTheme="minorBidi" w:cstheme="minorBidi"/>
              </w:rPr>
              <w:t>CSR user</w:t>
            </w:r>
          </w:p>
        </w:tc>
      </w:tr>
      <w:tr w:rsidR="00666B8F" w:rsidRPr="00666B8F" w:rsidTr="00C7300F">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Summary Goal</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application displays list of the policies applies the subscriber based on the policies attached to the offers subscribed</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Pre-conditions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user is in the context of a subscriber</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Trigger</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user chooses the View Cone policies menu</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Minimum guarantees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A message indicates to the user the fact policies are not available</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Success guarantees: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application displays the list of policies applied to the subscriber</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Normal Flow:</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1. User chooses the view Cone policies Menu</w:t>
            </w:r>
          </w:p>
          <w:p w:rsidR="00666B8F" w:rsidRPr="00666B8F" w:rsidRDefault="00666B8F" w:rsidP="00666B8F">
            <w:pPr>
              <w:rPr>
                <w:rFonts w:asciiTheme="minorBidi" w:hAnsiTheme="minorBidi" w:cstheme="minorBidi"/>
              </w:rPr>
            </w:pPr>
            <w:r w:rsidRPr="00666B8F">
              <w:rPr>
                <w:rFonts w:asciiTheme="minorBidi" w:hAnsiTheme="minorBidi" w:cstheme="minorBidi"/>
              </w:rPr>
              <w:t xml:space="preserve">2. The list of policies applied to the different offers (Primary or </w:t>
            </w:r>
            <w:r>
              <w:rPr>
                <w:rFonts w:asciiTheme="minorBidi" w:hAnsiTheme="minorBidi" w:cstheme="minorBidi"/>
              </w:rPr>
              <w:t>S</w:t>
            </w:r>
            <w:r w:rsidRPr="00666B8F">
              <w:rPr>
                <w:rFonts w:asciiTheme="minorBidi" w:hAnsiTheme="minorBidi" w:cstheme="minorBidi"/>
              </w:rPr>
              <w:t>upplementary) is displayed(A1)(A2)</w:t>
            </w:r>
          </w:p>
          <w:p w:rsidR="00666B8F" w:rsidRPr="00666B8F" w:rsidRDefault="00666B8F" w:rsidP="00C7300F">
            <w:pPr>
              <w:pStyle w:val="ListParagraph"/>
              <w:numPr>
                <w:ilvl w:val="0"/>
                <w:numId w:val="233"/>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user clicks on view details</w:t>
            </w:r>
          </w:p>
          <w:p w:rsidR="00666B8F" w:rsidRPr="00666B8F" w:rsidRDefault="00666B8F" w:rsidP="00C7300F">
            <w:pPr>
              <w:pStyle w:val="ListParagraph"/>
              <w:numPr>
                <w:ilvl w:val="0"/>
                <w:numId w:val="233"/>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displays the details of the policy (A2)</w:t>
            </w:r>
          </w:p>
          <w:p w:rsidR="00666B8F" w:rsidRPr="00666B8F" w:rsidRDefault="00666B8F" w:rsidP="00C7300F">
            <w:pPr>
              <w:pStyle w:val="ListParagraph"/>
              <w:numPr>
                <w:ilvl w:val="0"/>
                <w:numId w:val="233"/>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user click the back link</w:t>
            </w:r>
          </w:p>
          <w:p w:rsidR="00666B8F" w:rsidRPr="00666B8F" w:rsidRDefault="00666B8F" w:rsidP="00C7300F">
            <w:pPr>
              <w:pStyle w:val="ListParagraph"/>
              <w:numPr>
                <w:ilvl w:val="0"/>
                <w:numId w:val="233"/>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redirects the user to step 1</w:t>
            </w:r>
          </w:p>
          <w:p w:rsidR="00666B8F" w:rsidRPr="00666B8F" w:rsidRDefault="00666B8F" w:rsidP="00C7300F">
            <w:pPr>
              <w:rPr>
                <w:rFonts w:asciiTheme="minorBidi" w:hAnsiTheme="minorBidi" w:cstheme="minorBidi"/>
              </w:rPr>
            </w:pP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Alternative Flows: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A1 : No policy is available</w:t>
            </w:r>
          </w:p>
          <w:p w:rsidR="00666B8F" w:rsidRPr="00666B8F" w:rsidRDefault="00666B8F" w:rsidP="00C7300F">
            <w:pPr>
              <w:pStyle w:val="ListParagraph"/>
              <w:numPr>
                <w:ilvl w:val="0"/>
                <w:numId w:val="229"/>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indicates to the user the fact that no policy is available on this subscriber</w:t>
            </w:r>
          </w:p>
          <w:p w:rsidR="00666B8F" w:rsidRPr="00666B8F" w:rsidRDefault="00666B8F" w:rsidP="00C7300F">
            <w:pPr>
              <w:rPr>
                <w:rFonts w:asciiTheme="minorBidi" w:hAnsiTheme="minorBidi" w:cstheme="minorBidi"/>
              </w:rPr>
            </w:pPr>
            <w:r w:rsidRPr="00666B8F">
              <w:rPr>
                <w:rFonts w:asciiTheme="minorBidi" w:hAnsiTheme="minorBidi" w:cstheme="minorBidi"/>
              </w:rPr>
              <w:t>A2 :  The application is not able to retrieve the Cone policies</w:t>
            </w:r>
          </w:p>
          <w:p w:rsidR="00666B8F" w:rsidRPr="00666B8F" w:rsidRDefault="00666B8F" w:rsidP="00C7300F">
            <w:pPr>
              <w:pStyle w:val="ListParagraph"/>
              <w:numPr>
                <w:ilvl w:val="0"/>
                <w:numId w:val="230"/>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indicates to the user the fact that due to a technical error the policies cannot be displayed and proposes him to retry later.</w:t>
            </w:r>
          </w:p>
          <w:p w:rsidR="00666B8F" w:rsidRPr="00666B8F" w:rsidRDefault="00666B8F" w:rsidP="00C7300F">
            <w:pPr>
              <w:rPr>
                <w:rFonts w:asciiTheme="minorBidi" w:hAnsiTheme="minorBidi" w:cstheme="minorBidi"/>
              </w:rPr>
            </w:pPr>
          </w:p>
        </w:tc>
      </w:tr>
    </w:tbl>
    <w:p w:rsidR="00940121" w:rsidRDefault="00940121" w:rsidP="00980032">
      <w:pPr>
        <w:pStyle w:val="Body"/>
        <w:ind w:left="0"/>
      </w:pPr>
    </w:p>
    <w:p w:rsidR="00666B8F" w:rsidRPr="00666B8F" w:rsidRDefault="00666B8F" w:rsidP="00666B8F">
      <w:pPr>
        <w:pStyle w:val="Heading4"/>
      </w:pPr>
      <w:bookmarkStart w:id="525" w:name="_Toc364961252"/>
      <w:r w:rsidRPr="00666B8F">
        <w:t>MIH0</w:t>
      </w:r>
      <w:r w:rsidR="00542D6F">
        <w:t>0</w:t>
      </w:r>
      <w:r w:rsidRPr="00666B8F">
        <w:t xml:space="preserve">10 - View </w:t>
      </w:r>
      <w:r>
        <w:t>f</w:t>
      </w:r>
      <w:r w:rsidRPr="00666B8F">
        <w:t xml:space="preserve">ailed </w:t>
      </w:r>
      <w:r>
        <w:t>p</w:t>
      </w:r>
      <w:r w:rsidRPr="00666B8F">
        <w:t>olicies for C</w:t>
      </w:r>
      <w:r>
        <w:t>-</w:t>
      </w:r>
      <w:r w:rsidRPr="00666B8F">
        <w:t xml:space="preserve">one </w:t>
      </w:r>
      <w:r>
        <w:t>p</w:t>
      </w:r>
      <w:r w:rsidRPr="00666B8F">
        <w:t>olicies (3.5.90)</w:t>
      </w:r>
      <w:bookmarkEnd w:id="525"/>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666B8F" w:rsidRPr="00666B8F" w:rsidTr="00C7300F">
        <w:trPr>
          <w:trHeight w:val="360"/>
        </w:trPr>
        <w:tc>
          <w:tcPr>
            <w:tcW w:w="5580" w:type="dxa"/>
            <w:gridSpan w:val="2"/>
            <w:shd w:val="clear" w:color="auto" w:fill="E6E6E6"/>
          </w:tcPr>
          <w:p w:rsidR="00666B8F" w:rsidRPr="00666B8F" w:rsidRDefault="00666B8F" w:rsidP="00666B8F">
            <w:pPr>
              <w:pStyle w:val="TableHeading"/>
              <w:rPr>
                <w:rFonts w:asciiTheme="minorBidi" w:hAnsiTheme="minorBidi" w:cstheme="minorBidi"/>
                <w:szCs w:val="20"/>
              </w:rPr>
            </w:pPr>
            <w:r w:rsidRPr="00666B8F">
              <w:t xml:space="preserve">View </w:t>
            </w:r>
            <w:r>
              <w:t>f</w:t>
            </w:r>
            <w:r w:rsidRPr="00666B8F">
              <w:t xml:space="preserve">ailed </w:t>
            </w:r>
            <w:r>
              <w:t>p</w:t>
            </w:r>
            <w:r w:rsidRPr="00666B8F">
              <w:t>olicies for C</w:t>
            </w:r>
            <w:r>
              <w:t>-o</w:t>
            </w:r>
            <w:r w:rsidRPr="00666B8F">
              <w:t xml:space="preserve">ne </w:t>
            </w:r>
            <w:r>
              <w:t>p</w:t>
            </w:r>
            <w:r w:rsidRPr="00666B8F">
              <w:t>olicies</w:t>
            </w:r>
          </w:p>
        </w:tc>
        <w:tc>
          <w:tcPr>
            <w:tcW w:w="990" w:type="dxa"/>
            <w:shd w:val="clear" w:color="auto" w:fill="E6E6E6"/>
          </w:tcPr>
          <w:p w:rsidR="00666B8F" w:rsidRPr="00666B8F" w:rsidRDefault="00666B8F" w:rsidP="00C7300F">
            <w:pPr>
              <w:pStyle w:val="TableHeading"/>
              <w:rPr>
                <w:rFonts w:asciiTheme="minorBidi" w:hAnsiTheme="minorBidi" w:cstheme="minorBidi"/>
                <w:szCs w:val="20"/>
              </w:rPr>
            </w:pPr>
            <w:r w:rsidRPr="00666B8F">
              <w:rPr>
                <w:rFonts w:asciiTheme="minorBidi" w:hAnsiTheme="minorBidi" w:cstheme="minorBidi"/>
                <w:szCs w:val="20"/>
              </w:rPr>
              <w:t>EXT</w:t>
            </w:r>
          </w:p>
        </w:tc>
        <w:tc>
          <w:tcPr>
            <w:tcW w:w="2748" w:type="dxa"/>
            <w:shd w:val="clear" w:color="auto" w:fill="E6E6E6"/>
          </w:tcPr>
          <w:p w:rsidR="00666B8F" w:rsidRPr="00666B8F" w:rsidRDefault="00666B8F" w:rsidP="00666B8F">
            <w:pPr>
              <w:pStyle w:val="TableHeading"/>
              <w:rPr>
                <w:rFonts w:asciiTheme="minorBidi" w:hAnsiTheme="minorBidi" w:cstheme="minorBidi"/>
                <w:szCs w:val="20"/>
              </w:rPr>
            </w:pPr>
            <w:r w:rsidRPr="00666B8F">
              <w:rPr>
                <w:rFonts w:asciiTheme="minorBidi" w:hAnsiTheme="minorBidi" w:cstheme="minorBidi"/>
                <w:szCs w:val="20"/>
              </w:rPr>
              <w:t>MIH00</w:t>
            </w:r>
            <w:r>
              <w:rPr>
                <w:rFonts w:asciiTheme="minorBidi" w:hAnsiTheme="minorBidi" w:cstheme="minorBidi"/>
                <w:szCs w:val="20"/>
              </w:rPr>
              <w:t>10</w:t>
            </w:r>
            <w:r w:rsidRPr="00666B8F">
              <w:rPr>
                <w:rFonts w:asciiTheme="minorBidi" w:hAnsiTheme="minorBidi" w:cstheme="minorBidi"/>
                <w:szCs w:val="20"/>
              </w:rPr>
              <w:t xml:space="preserve"> </w:t>
            </w:r>
          </w:p>
        </w:tc>
      </w:tr>
      <w:tr w:rsidR="00666B8F" w:rsidRPr="00666B8F" w:rsidTr="00C7300F">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Primary actors</w:t>
            </w:r>
          </w:p>
        </w:tc>
        <w:tc>
          <w:tcPr>
            <w:tcW w:w="7088" w:type="dxa"/>
            <w:gridSpan w:val="3"/>
          </w:tcPr>
          <w:p w:rsidR="00666B8F" w:rsidRPr="00666B8F" w:rsidRDefault="00666B8F" w:rsidP="00C7300F">
            <w:pPr>
              <w:pStyle w:val="BodyText"/>
              <w:rPr>
                <w:rFonts w:asciiTheme="minorBidi" w:hAnsiTheme="minorBidi" w:cstheme="minorBidi"/>
              </w:rPr>
            </w:pPr>
            <w:r w:rsidRPr="00666B8F">
              <w:rPr>
                <w:rFonts w:asciiTheme="minorBidi" w:hAnsiTheme="minorBidi" w:cstheme="minorBidi"/>
              </w:rPr>
              <w:t>CSR user</w:t>
            </w:r>
          </w:p>
        </w:tc>
      </w:tr>
      <w:tr w:rsidR="00666B8F" w:rsidRPr="00666B8F" w:rsidTr="00C7300F">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Summary Goal</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application displays the failed policy list for the subscriber</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Pre-conditions</w:t>
            </w:r>
          </w:p>
        </w:tc>
        <w:tc>
          <w:tcPr>
            <w:tcW w:w="7088" w:type="dxa"/>
            <w:gridSpan w:val="3"/>
          </w:tcPr>
          <w:p w:rsidR="00666B8F" w:rsidRPr="00666B8F" w:rsidRDefault="00666B8F" w:rsidP="00C7300F">
            <w:pPr>
              <w:numPr>
                <w:ilvl w:val="0"/>
                <w:numId w:val="236"/>
              </w:numPr>
              <w:rPr>
                <w:rFonts w:asciiTheme="minorBidi" w:hAnsiTheme="minorBidi" w:cstheme="minorBidi"/>
              </w:rPr>
            </w:pPr>
            <w:r w:rsidRPr="00666B8F">
              <w:rPr>
                <w:rFonts w:asciiTheme="minorBidi" w:hAnsiTheme="minorBidi" w:cstheme="minorBidi"/>
              </w:rPr>
              <w:t>The user is viewing the Cone policies list</w:t>
            </w:r>
          </w:p>
          <w:p w:rsidR="00666B8F" w:rsidRPr="00666B8F" w:rsidRDefault="00666B8F" w:rsidP="00C7300F">
            <w:pPr>
              <w:numPr>
                <w:ilvl w:val="0"/>
                <w:numId w:val="236"/>
              </w:numPr>
              <w:rPr>
                <w:rFonts w:asciiTheme="minorBidi" w:hAnsiTheme="minorBidi" w:cstheme="minorBidi"/>
              </w:rPr>
            </w:pPr>
            <w:r w:rsidRPr="00666B8F">
              <w:rPr>
                <w:rFonts w:asciiTheme="minorBidi" w:hAnsiTheme="minorBidi" w:cstheme="minorBidi"/>
              </w:rPr>
              <w:t>The subscriber is not an “Idle” state</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Trigger</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user chooses the view failed policies link</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Minimum guarantees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A message indicates to the user the fact that there is no failed policy</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Success guarantees: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application displays the list of failed policies for the subscriber</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Normal Flow:</w:t>
            </w:r>
          </w:p>
        </w:tc>
        <w:tc>
          <w:tcPr>
            <w:tcW w:w="7088" w:type="dxa"/>
            <w:gridSpan w:val="3"/>
          </w:tcPr>
          <w:p w:rsidR="00666B8F" w:rsidRPr="00666B8F" w:rsidRDefault="00666B8F" w:rsidP="00C7300F">
            <w:pPr>
              <w:numPr>
                <w:ilvl w:val="0"/>
                <w:numId w:val="234"/>
              </w:numPr>
              <w:rPr>
                <w:rFonts w:asciiTheme="minorBidi" w:hAnsiTheme="minorBidi" w:cstheme="minorBidi"/>
              </w:rPr>
            </w:pPr>
            <w:r w:rsidRPr="00666B8F">
              <w:rPr>
                <w:rFonts w:asciiTheme="minorBidi" w:hAnsiTheme="minorBidi" w:cstheme="minorBidi"/>
              </w:rPr>
              <w:t>User chooses the view failed policies Menu</w:t>
            </w:r>
          </w:p>
          <w:p w:rsidR="00666B8F" w:rsidRPr="00666B8F" w:rsidRDefault="00666B8F" w:rsidP="00C7300F">
            <w:pPr>
              <w:numPr>
                <w:ilvl w:val="0"/>
                <w:numId w:val="234"/>
              </w:numPr>
              <w:rPr>
                <w:rFonts w:asciiTheme="minorBidi" w:hAnsiTheme="minorBidi" w:cstheme="minorBidi"/>
              </w:rPr>
            </w:pPr>
            <w:r w:rsidRPr="00666B8F">
              <w:rPr>
                <w:rFonts w:asciiTheme="minorBidi" w:hAnsiTheme="minorBidi" w:cstheme="minorBidi"/>
              </w:rPr>
              <w:t>The list of failed policies is displayed(A1)(A2)</w:t>
            </w:r>
          </w:p>
          <w:p w:rsidR="00666B8F" w:rsidRPr="00666B8F" w:rsidRDefault="00666B8F" w:rsidP="00C7300F">
            <w:pPr>
              <w:numPr>
                <w:ilvl w:val="0"/>
                <w:numId w:val="234"/>
              </w:numPr>
              <w:rPr>
                <w:rFonts w:asciiTheme="minorBidi" w:hAnsiTheme="minorBidi" w:cstheme="minorBidi"/>
              </w:rPr>
            </w:pPr>
            <w:r w:rsidRPr="00666B8F">
              <w:rPr>
                <w:rFonts w:asciiTheme="minorBidi" w:hAnsiTheme="minorBidi" w:cstheme="minorBidi"/>
              </w:rPr>
              <w:t>The user chooses the re</w:t>
            </w:r>
            <w:r>
              <w:rPr>
                <w:rFonts w:asciiTheme="minorBidi" w:hAnsiTheme="minorBidi" w:cstheme="minorBidi"/>
              </w:rPr>
              <w:t>-</w:t>
            </w:r>
            <w:r w:rsidRPr="00666B8F">
              <w:rPr>
                <w:rFonts w:asciiTheme="minorBidi" w:hAnsiTheme="minorBidi" w:cstheme="minorBidi"/>
              </w:rPr>
              <w:t>queue</w:t>
            </w:r>
            <w:r>
              <w:rPr>
                <w:rFonts w:asciiTheme="minorBidi" w:hAnsiTheme="minorBidi" w:cstheme="minorBidi"/>
              </w:rPr>
              <w:t>s</w:t>
            </w:r>
            <w:r w:rsidRPr="00666B8F">
              <w:rPr>
                <w:rFonts w:asciiTheme="minorBidi" w:hAnsiTheme="minorBidi" w:cstheme="minorBidi"/>
              </w:rPr>
              <w:t xml:space="preserve"> provision menu(A3)</w:t>
            </w:r>
          </w:p>
          <w:p w:rsidR="00666B8F" w:rsidRPr="00666B8F" w:rsidRDefault="00666B8F" w:rsidP="00C7300F">
            <w:pPr>
              <w:numPr>
                <w:ilvl w:val="0"/>
                <w:numId w:val="234"/>
              </w:numPr>
              <w:rPr>
                <w:rFonts w:asciiTheme="minorBidi" w:hAnsiTheme="minorBidi" w:cstheme="minorBidi"/>
              </w:rPr>
            </w:pPr>
            <w:r w:rsidRPr="00666B8F">
              <w:rPr>
                <w:rFonts w:asciiTheme="minorBidi" w:hAnsiTheme="minorBidi" w:cstheme="minorBidi"/>
              </w:rPr>
              <w:t>The application re</w:t>
            </w:r>
            <w:r>
              <w:rPr>
                <w:rFonts w:asciiTheme="minorBidi" w:hAnsiTheme="minorBidi" w:cstheme="minorBidi"/>
              </w:rPr>
              <w:t>-</w:t>
            </w:r>
            <w:r w:rsidRPr="00666B8F">
              <w:rPr>
                <w:rFonts w:asciiTheme="minorBidi" w:hAnsiTheme="minorBidi" w:cstheme="minorBidi"/>
              </w:rPr>
              <w:t>queue</w:t>
            </w:r>
            <w:r>
              <w:rPr>
                <w:rFonts w:asciiTheme="minorBidi" w:hAnsiTheme="minorBidi" w:cstheme="minorBidi"/>
              </w:rPr>
              <w:t>s</w:t>
            </w:r>
            <w:r w:rsidRPr="00666B8F">
              <w:rPr>
                <w:rFonts w:asciiTheme="minorBidi" w:hAnsiTheme="minorBidi" w:cstheme="minorBidi"/>
              </w:rPr>
              <w:t xml:space="preserve"> the failed policies</w:t>
            </w:r>
          </w:p>
          <w:p w:rsidR="00666B8F" w:rsidRPr="00666B8F" w:rsidRDefault="00666B8F" w:rsidP="00C7300F">
            <w:pPr>
              <w:numPr>
                <w:ilvl w:val="0"/>
                <w:numId w:val="234"/>
              </w:numPr>
              <w:rPr>
                <w:rFonts w:asciiTheme="minorBidi" w:hAnsiTheme="minorBidi" w:cstheme="minorBidi"/>
              </w:rPr>
            </w:pPr>
            <w:r w:rsidRPr="00666B8F">
              <w:rPr>
                <w:rFonts w:asciiTheme="minorBidi" w:hAnsiTheme="minorBidi" w:cstheme="minorBidi"/>
              </w:rPr>
              <w:t>The application displays a confirmation message</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Alternative Flows: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A1 : No policy is failed</w:t>
            </w:r>
          </w:p>
          <w:p w:rsidR="00666B8F" w:rsidRPr="00666B8F" w:rsidRDefault="00666B8F" w:rsidP="00C7300F">
            <w:pPr>
              <w:pStyle w:val="ListParagraph"/>
              <w:numPr>
                <w:ilvl w:val="0"/>
                <w:numId w:val="231"/>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indicates to the user the fact that no policy is failed on this subscriber</w:t>
            </w:r>
          </w:p>
          <w:p w:rsidR="00666B8F" w:rsidRPr="00666B8F" w:rsidRDefault="00666B8F" w:rsidP="00C7300F">
            <w:pPr>
              <w:rPr>
                <w:rFonts w:asciiTheme="minorBidi" w:hAnsiTheme="minorBidi" w:cstheme="minorBidi"/>
              </w:rPr>
            </w:pPr>
            <w:r w:rsidRPr="00666B8F">
              <w:rPr>
                <w:rFonts w:asciiTheme="minorBidi" w:hAnsiTheme="minorBidi" w:cstheme="minorBidi"/>
              </w:rPr>
              <w:t>A2 :  The application is not able to retrieve the Cone policies</w:t>
            </w:r>
          </w:p>
          <w:p w:rsidR="00666B8F" w:rsidRPr="00666B8F" w:rsidRDefault="00666B8F" w:rsidP="00C7300F">
            <w:pPr>
              <w:pStyle w:val="ListParagraph"/>
              <w:numPr>
                <w:ilvl w:val="0"/>
                <w:numId w:val="232"/>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indicates to the user the fact that due to a technical error the policies cannot be displayed and proposes him to retry later.</w:t>
            </w:r>
          </w:p>
          <w:p w:rsidR="00666B8F" w:rsidRPr="00666B8F" w:rsidRDefault="00666B8F" w:rsidP="00666B8F">
            <w:pPr>
              <w:rPr>
                <w:rFonts w:asciiTheme="minorBidi" w:hAnsiTheme="minorBidi" w:cstheme="minorBidi"/>
              </w:rPr>
            </w:pPr>
            <w:r w:rsidRPr="00666B8F">
              <w:rPr>
                <w:rFonts w:asciiTheme="minorBidi" w:hAnsiTheme="minorBidi" w:cstheme="minorBidi"/>
              </w:rPr>
              <w:t>A</w:t>
            </w:r>
            <w:r>
              <w:rPr>
                <w:rFonts w:asciiTheme="minorBidi" w:hAnsiTheme="minorBidi" w:cstheme="minorBidi"/>
              </w:rPr>
              <w:t>3</w:t>
            </w:r>
            <w:r w:rsidRPr="00666B8F">
              <w:rPr>
                <w:rFonts w:asciiTheme="minorBidi" w:hAnsiTheme="minorBidi" w:cstheme="minorBidi"/>
              </w:rPr>
              <w:t xml:space="preserve"> :  The user chooses the back menu</w:t>
            </w:r>
          </w:p>
          <w:p w:rsidR="00666B8F" w:rsidRPr="00666B8F" w:rsidRDefault="00666B8F" w:rsidP="00666B8F">
            <w:pPr>
              <w:pStyle w:val="ListParagraph"/>
              <w:numPr>
                <w:ilvl w:val="0"/>
                <w:numId w:val="264"/>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redirects the user to the “MIH00</w:t>
            </w:r>
            <w:r w:rsidR="00542D6F">
              <w:rPr>
                <w:rFonts w:asciiTheme="minorBidi" w:hAnsiTheme="minorBidi" w:cstheme="minorBidi"/>
                <w:sz w:val="20"/>
                <w:szCs w:val="20"/>
              </w:rPr>
              <w:t>0</w:t>
            </w:r>
            <w:r w:rsidRPr="00666B8F">
              <w:rPr>
                <w:rFonts w:asciiTheme="minorBidi" w:hAnsiTheme="minorBidi" w:cstheme="minorBidi"/>
                <w:sz w:val="20"/>
                <w:szCs w:val="20"/>
              </w:rPr>
              <w:t>1 - View Cone Policies” use case</w:t>
            </w:r>
          </w:p>
        </w:tc>
      </w:tr>
    </w:tbl>
    <w:p w:rsidR="00666B8F" w:rsidRDefault="00666B8F" w:rsidP="00666B8F">
      <w:pPr>
        <w:pStyle w:val="Body"/>
        <w:ind w:left="0"/>
      </w:pPr>
    </w:p>
    <w:p w:rsidR="00666B8F" w:rsidRPr="00666B8F" w:rsidRDefault="00666B8F" w:rsidP="00C7300F">
      <w:pPr>
        <w:pStyle w:val="Heading4"/>
      </w:pPr>
      <w:bookmarkStart w:id="526" w:name="_Toc364961253"/>
      <w:r w:rsidRPr="00666B8F">
        <w:t>MIH0</w:t>
      </w:r>
      <w:r w:rsidR="00542D6F">
        <w:t>0</w:t>
      </w:r>
      <w:r w:rsidRPr="00666B8F">
        <w:t>1</w:t>
      </w:r>
      <w:r>
        <w:t>1</w:t>
      </w:r>
      <w:r w:rsidRPr="00666B8F">
        <w:t xml:space="preserve"> - View </w:t>
      </w:r>
      <w:r>
        <w:t>pending</w:t>
      </w:r>
      <w:r w:rsidRPr="00666B8F">
        <w:t xml:space="preserve"> </w:t>
      </w:r>
      <w:r>
        <w:t>p</w:t>
      </w:r>
      <w:r w:rsidRPr="00666B8F">
        <w:t>olicies for C</w:t>
      </w:r>
      <w:r>
        <w:t>-</w:t>
      </w:r>
      <w:r w:rsidRPr="00666B8F">
        <w:t xml:space="preserve">one </w:t>
      </w:r>
      <w:r w:rsidR="00C7300F">
        <w:t>p</w:t>
      </w:r>
      <w:r w:rsidRPr="00666B8F">
        <w:t>olicies (3.5.90)</w:t>
      </w:r>
      <w:bookmarkEnd w:id="526"/>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666B8F" w:rsidRPr="00666B8F" w:rsidTr="00C7300F">
        <w:trPr>
          <w:trHeight w:val="360"/>
        </w:trPr>
        <w:tc>
          <w:tcPr>
            <w:tcW w:w="5580" w:type="dxa"/>
            <w:gridSpan w:val="2"/>
            <w:shd w:val="clear" w:color="auto" w:fill="E6E6E6"/>
          </w:tcPr>
          <w:p w:rsidR="00666B8F" w:rsidRPr="00666B8F" w:rsidRDefault="00666B8F" w:rsidP="00666B8F">
            <w:pPr>
              <w:pStyle w:val="TableHeading"/>
              <w:rPr>
                <w:rFonts w:asciiTheme="minorBidi" w:hAnsiTheme="minorBidi" w:cstheme="minorBidi"/>
                <w:szCs w:val="20"/>
              </w:rPr>
            </w:pPr>
            <w:r w:rsidRPr="00666B8F">
              <w:rPr>
                <w:rFonts w:asciiTheme="minorBidi" w:hAnsiTheme="minorBidi" w:cstheme="minorBidi"/>
              </w:rPr>
              <w:t>View pending policies for C-one policies</w:t>
            </w:r>
          </w:p>
        </w:tc>
        <w:tc>
          <w:tcPr>
            <w:tcW w:w="990" w:type="dxa"/>
            <w:shd w:val="clear" w:color="auto" w:fill="E6E6E6"/>
          </w:tcPr>
          <w:p w:rsidR="00666B8F" w:rsidRPr="00666B8F" w:rsidRDefault="00666B8F" w:rsidP="00C7300F">
            <w:pPr>
              <w:pStyle w:val="TableHeading"/>
              <w:rPr>
                <w:rFonts w:asciiTheme="minorBidi" w:hAnsiTheme="minorBidi" w:cstheme="minorBidi"/>
                <w:szCs w:val="20"/>
              </w:rPr>
            </w:pPr>
            <w:r w:rsidRPr="00666B8F">
              <w:rPr>
                <w:rFonts w:asciiTheme="minorBidi" w:hAnsiTheme="minorBidi" w:cstheme="minorBidi"/>
                <w:szCs w:val="20"/>
              </w:rPr>
              <w:t>EXT</w:t>
            </w:r>
          </w:p>
        </w:tc>
        <w:tc>
          <w:tcPr>
            <w:tcW w:w="2748" w:type="dxa"/>
            <w:shd w:val="clear" w:color="auto" w:fill="E6E6E6"/>
          </w:tcPr>
          <w:p w:rsidR="00666B8F" w:rsidRPr="00666B8F" w:rsidRDefault="00666B8F" w:rsidP="00666B8F">
            <w:pPr>
              <w:pStyle w:val="TableHeading"/>
              <w:rPr>
                <w:rFonts w:asciiTheme="minorBidi" w:hAnsiTheme="minorBidi" w:cstheme="minorBidi"/>
                <w:szCs w:val="20"/>
              </w:rPr>
            </w:pPr>
            <w:r w:rsidRPr="00666B8F">
              <w:rPr>
                <w:rFonts w:asciiTheme="minorBidi" w:hAnsiTheme="minorBidi" w:cstheme="minorBidi"/>
                <w:szCs w:val="20"/>
              </w:rPr>
              <w:t xml:space="preserve">MIH0011 </w:t>
            </w:r>
          </w:p>
        </w:tc>
      </w:tr>
      <w:tr w:rsidR="00666B8F" w:rsidRPr="00666B8F" w:rsidTr="00C7300F">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Primary actors</w:t>
            </w:r>
          </w:p>
        </w:tc>
        <w:tc>
          <w:tcPr>
            <w:tcW w:w="7088" w:type="dxa"/>
            <w:gridSpan w:val="3"/>
          </w:tcPr>
          <w:p w:rsidR="00666B8F" w:rsidRPr="00666B8F" w:rsidRDefault="00666B8F" w:rsidP="00C7300F">
            <w:pPr>
              <w:pStyle w:val="BodyText"/>
              <w:rPr>
                <w:rFonts w:asciiTheme="minorBidi" w:hAnsiTheme="minorBidi" w:cstheme="minorBidi"/>
              </w:rPr>
            </w:pPr>
            <w:r w:rsidRPr="00666B8F">
              <w:rPr>
                <w:rFonts w:asciiTheme="minorBidi" w:hAnsiTheme="minorBidi" w:cstheme="minorBidi"/>
              </w:rPr>
              <w:t>CSR user</w:t>
            </w:r>
          </w:p>
        </w:tc>
      </w:tr>
      <w:tr w:rsidR="00666B8F" w:rsidRPr="00666B8F" w:rsidTr="00C7300F">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Summary Goal</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application displays the pending policies list for the subscriber</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Pre-conditions</w:t>
            </w:r>
          </w:p>
        </w:tc>
        <w:tc>
          <w:tcPr>
            <w:tcW w:w="7088" w:type="dxa"/>
            <w:gridSpan w:val="3"/>
          </w:tcPr>
          <w:p w:rsidR="00666B8F" w:rsidRPr="00666B8F" w:rsidRDefault="00666B8F" w:rsidP="00C7300F">
            <w:pPr>
              <w:numPr>
                <w:ilvl w:val="0"/>
                <w:numId w:val="235"/>
              </w:numPr>
              <w:rPr>
                <w:rFonts w:asciiTheme="minorBidi" w:hAnsiTheme="minorBidi" w:cstheme="minorBidi"/>
              </w:rPr>
            </w:pPr>
            <w:r w:rsidRPr="00666B8F">
              <w:rPr>
                <w:rFonts w:asciiTheme="minorBidi" w:hAnsiTheme="minorBidi" w:cstheme="minorBidi"/>
              </w:rPr>
              <w:t>The user is viewing the Cone policies list</w:t>
            </w:r>
          </w:p>
          <w:p w:rsidR="00666B8F" w:rsidRPr="00666B8F" w:rsidRDefault="00666B8F" w:rsidP="00C7300F">
            <w:pPr>
              <w:numPr>
                <w:ilvl w:val="0"/>
                <w:numId w:val="235"/>
              </w:numPr>
              <w:rPr>
                <w:rFonts w:asciiTheme="minorBidi" w:hAnsiTheme="minorBidi" w:cstheme="minorBidi"/>
              </w:rPr>
            </w:pPr>
            <w:r w:rsidRPr="00666B8F">
              <w:rPr>
                <w:rFonts w:asciiTheme="minorBidi" w:hAnsiTheme="minorBidi" w:cstheme="minorBidi"/>
              </w:rPr>
              <w:t>The subscriber is an “Idle” state</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Trigger</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user chooses the view pending policies link</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Minimum guarantees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A message indicates to the user the fact that there is no pending policy</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Success guarantees: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The application displays the list of pending policies for the subscriber</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Normal Flow:</w:t>
            </w:r>
          </w:p>
        </w:tc>
        <w:tc>
          <w:tcPr>
            <w:tcW w:w="7088" w:type="dxa"/>
            <w:gridSpan w:val="3"/>
          </w:tcPr>
          <w:p w:rsidR="00666B8F" w:rsidRPr="00666B8F" w:rsidRDefault="00666B8F" w:rsidP="00C7300F">
            <w:pPr>
              <w:numPr>
                <w:ilvl w:val="0"/>
                <w:numId w:val="237"/>
              </w:numPr>
              <w:rPr>
                <w:rFonts w:asciiTheme="minorBidi" w:hAnsiTheme="minorBidi" w:cstheme="minorBidi"/>
              </w:rPr>
            </w:pPr>
            <w:r w:rsidRPr="00666B8F">
              <w:rPr>
                <w:rFonts w:asciiTheme="minorBidi" w:hAnsiTheme="minorBidi" w:cstheme="minorBidi"/>
              </w:rPr>
              <w:t>User chooses the view failed policies Menu</w:t>
            </w:r>
          </w:p>
          <w:p w:rsidR="00666B8F" w:rsidRPr="00666B8F" w:rsidRDefault="00666B8F" w:rsidP="00C7300F">
            <w:pPr>
              <w:numPr>
                <w:ilvl w:val="0"/>
                <w:numId w:val="237"/>
              </w:numPr>
              <w:rPr>
                <w:rFonts w:asciiTheme="minorBidi" w:hAnsiTheme="minorBidi" w:cstheme="minorBidi"/>
              </w:rPr>
            </w:pPr>
            <w:r w:rsidRPr="00666B8F">
              <w:rPr>
                <w:rFonts w:asciiTheme="minorBidi" w:hAnsiTheme="minorBidi" w:cstheme="minorBidi"/>
              </w:rPr>
              <w:t>The list of failed policies is displayed(A1)(A2)</w:t>
            </w:r>
          </w:p>
          <w:p w:rsidR="00666B8F" w:rsidRPr="00666B8F" w:rsidRDefault="00666B8F" w:rsidP="00C7300F">
            <w:pPr>
              <w:numPr>
                <w:ilvl w:val="0"/>
                <w:numId w:val="237"/>
              </w:numPr>
              <w:rPr>
                <w:rFonts w:asciiTheme="minorBidi" w:hAnsiTheme="minorBidi" w:cstheme="minorBidi"/>
              </w:rPr>
            </w:pPr>
            <w:r w:rsidRPr="00666B8F">
              <w:rPr>
                <w:rFonts w:asciiTheme="minorBidi" w:hAnsiTheme="minorBidi" w:cstheme="minorBidi"/>
              </w:rPr>
              <w:t>The user chooses the back menu</w:t>
            </w:r>
          </w:p>
          <w:p w:rsidR="00666B8F" w:rsidRPr="00666B8F" w:rsidRDefault="00666B8F" w:rsidP="00C7300F">
            <w:pPr>
              <w:numPr>
                <w:ilvl w:val="0"/>
                <w:numId w:val="237"/>
              </w:numPr>
              <w:rPr>
                <w:rFonts w:asciiTheme="minorBidi" w:hAnsiTheme="minorBidi" w:cstheme="minorBidi"/>
              </w:rPr>
            </w:pPr>
            <w:r w:rsidRPr="00666B8F">
              <w:rPr>
                <w:rFonts w:asciiTheme="minorBidi" w:hAnsiTheme="minorBidi" w:cstheme="minorBidi"/>
              </w:rPr>
              <w:t>The application redirects the user to the “MIH0</w:t>
            </w:r>
            <w:r w:rsidR="00542D6F">
              <w:rPr>
                <w:rFonts w:asciiTheme="minorBidi" w:hAnsiTheme="minorBidi" w:cstheme="minorBidi"/>
              </w:rPr>
              <w:t>0</w:t>
            </w:r>
            <w:r w:rsidRPr="00666B8F">
              <w:rPr>
                <w:rFonts w:asciiTheme="minorBidi" w:hAnsiTheme="minorBidi" w:cstheme="minorBidi"/>
              </w:rPr>
              <w:t>01 - View Cone Policies” use case</w:t>
            </w:r>
          </w:p>
        </w:tc>
      </w:tr>
      <w:tr w:rsidR="00666B8F" w:rsidRPr="00666B8F" w:rsidTr="00C7300F">
        <w:trPr>
          <w:trHeight w:val="176"/>
        </w:trPr>
        <w:tc>
          <w:tcPr>
            <w:tcW w:w="2230" w:type="dxa"/>
          </w:tcPr>
          <w:p w:rsidR="00666B8F" w:rsidRPr="00666B8F" w:rsidRDefault="00666B8F" w:rsidP="00C7300F">
            <w:pPr>
              <w:rPr>
                <w:rFonts w:asciiTheme="minorBidi" w:hAnsiTheme="minorBidi" w:cstheme="minorBidi"/>
              </w:rPr>
            </w:pPr>
            <w:r w:rsidRPr="00666B8F">
              <w:rPr>
                <w:rFonts w:asciiTheme="minorBidi" w:hAnsiTheme="minorBidi" w:cstheme="minorBidi"/>
              </w:rPr>
              <w:t>Alternative Flows:</w:t>
            </w:r>
          </w:p>
        </w:tc>
        <w:tc>
          <w:tcPr>
            <w:tcW w:w="7088" w:type="dxa"/>
            <w:gridSpan w:val="3"/>
          </w:tcPr>
          <w:p w:rsidR="00666B8F" w:rsidRPr="00666B8F" w:rsidRDefault="00666B8F" w:rsidP="00C7300F">
            <w:pPr>
              <w:rPr>
                <w:rFonts w:asciiTheme="minorBidi" w:hAnsiTheme="minorBidi" w:cstheme="minorBidi"/>
              </w:rPr>
            </w:pPr>
            <w:r w:rsidRPr="00666B8F">
              <w:rPr>
                <w:rFonts w:asciiTheme="minorBidi" w:hAnsiTheme="minorBidi" w:cstheme="minorBidi"/>
              </w:rPr>
              <w:t>A1 : No policy is pending</w:t>
            </w:r>
          </w:p>
          <w:p w:rsidR="00666B8F" w:rsidRPr="00666B8F" w:rsidRDefault="00666B8F" w:rsidP="00C7300F">
            <w:pPr>
              <w:pStyle w:val="ListParagraph"/>
              <w:numPr>
                <w:ilvl w:val="0"/>
                <w:numId w:val="238"/>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indicates to the user the fact that no policy is pending on this subscriber</w:t>
            </w:r>
          </w:p>
          <w:p w:rsidR="00666B8F" w:rsidRPr="00666B8F" w:rsidRDefault="00666B8F" w:rsidP="00C7300F">
            <w:pPr>
              <w:rPr>
                <w:rFonts w:asciiTheme="minorBidi" w:hAnsiTheme="minorBidi" w:cstheme="minorBidi"/>
              </w:rPr>
            </w:pPr>
            <w:r w:rsidRPr="00666B8F">
              <w:rPr>
                <w:rFonts w:asciiTheme="minorBidi" w:hAnsiTheme="minorBidi" w:cstheme="minorBidi"/>
              </w:rPr>
              <w:t>A2 :  The application is not able to retrieve the Cone policies</w:t>
            </w:r>
          </w:p>
          <w:p w:rsidR="00666B8F" w:rsidRPr="00666B8F" w:rsidRDefault="00666B8F" w:rsidP="00C7300F">
            <w:pPr>
              <w:pStyle w:val="ListParagraph"/>
              <w:numPr>
                <w:ilvl w:val="0"/>
                <w:numId w:val="239"/>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indicates to the user the fact that due to a technical error the policies cannot be displayed and proposes him to retry later.</w:t>
            </w:r>
          </w:p>
        </w:tc>
      </w:tr>
    </w:tbl>
    <w:p w:rsidR="00666B8F" w:rsidRDefault="00666B8F" w:rsidP="00666B8F">
      <w:pPr>
        <w:pStyle w:val="Body"/>
        <w:ind w:left="0"/>
      </w:pPr>
    </w:p>
    <w:p w:rsidR="00666B8F" w:rsidRPr="00666B8F" w:rsidRDefault="00666B8F" w:rsidP="00542D6F">
      <w:pPr>
        <w:pStyle w:val="Heading4"/>
      </w:pPr>
      <w:bookmarkStart w:id="527" w:name="_Toc364961254"/>
      <w:r w:rsidRPr="00666B8F">
        <w:t>MIH0</w:t>
      </w:r>
      <w:r w:rsidR="00542D6F">
        <w:t>020</w:t>
      </w:r>
      <w:r w:rsidRPr="00666B8F">
        <w:t xml:space="preserve"> - View </w:t>
      </w:r>
      <w:r>
        <w:t>p</w:t>
      </w:r>
      <w:r w:rsidRPr="00666B8F">
        <w:t>olic</w:t>
      </w:r>
      <w:r>
        <w:t>y</w:t>
      </w:r>
      <w:r w:rsidR="00542D6F">
        <w:t xml:space="preserve"> history</w:t>
      </w:r>
      <w:r w:rsidRPr="00666B8F">
        <w:t xml:space="preserve"> (3.5.90)</w:t>
      </w:r>
      <w:bookmarkEnd w:id="527"/>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666B8F" w:rsidRPr="00542D6F" w:rsidTr="00C7300F">
        <w:trPr>
          <w:trHeight w:val="360"/>
        </w:trPr>
        <w:tc>
          <w:tcPr>
            <w:tcW w:w="5580" w:type="dxa"/>
            <w:gridSpan w:val="2"/>
            <w:shd w:val="clear" w:color="auto" w:fill="E6E6E6"/>
          </w:tcPr>
          <w:p w:rsidR="00666B8F" w:rsidRPr="00542D6F" w:rsidRDefault="00666B8F" w:rsidP="00542D6F">
            <w:pPr>
              <w:pStyle w:val="TableHeading"/>
              <w:rPr>
                <w:rFonts w:asciiTheme="minorBidi" w:hAnsiTheme="minorBidi" w:cstheme="minorBidi"/>
                <w:szCs w:val="20"/>
              </w:rPr>
            </w:pPr>
            <w:r w:rsidRPr="00542D6F">
              <w:rPr>
                <w:rFonts w:asciiTheme="minorBidi" w:hAnsiTheme="minorBidi" w:cstheme="minorBidi"/>
              </w:rPr>
              <w:t>View polic</w:t>
            </w:r>
            <w:r w:rsidR="00542D6F">
              <w:rPr>
                <w:rFonts w:asciiTheme="minorBidi" w:hAnsiTheme="minorBidi" w:cstheme="minorBidi"/>
              </w:rPr>
              <w:t>y history</w:t>
            </w:r>
          </w:p>
        </w:tc>
        <w:tc>
          <w:tcPr>
            <w:tcW w:w="990" w:type="dxa"/>
            <w:shd w:val="clear" w:color="auto" w:fill="E6E6E6"/>
          </w:tcPr>
          <w:p w:rsidR="00666B8F" w:rsidRPr="00542D6F" w:rsidRDefault="00666B8F" w:rsidP="00C7300F">
            <w:pPr>
              <w:pStyle w:val="TableHeading"/>
              <w:rPr>
                <w:rFonts w:asciiTheme="minorBidi" w:hAnsiTheme="minorBidi" w:cstheme="minorBidi"/>
                <w:szCs w:val="20"/>
              </w:rPr>
            </w:pPr>
            <w:r w:rsidRPr="00542D6F">
              <w:rPr>
                <w:rFonts w:asciiTheme="minorBidi" w:hAnsiTheme="minorBidi" w:cstheme="minorBidi"/>
                <w:szCs w:val="20"/>
              </w:rPr>
              <w:t>EXT</w:t>
            </w:r>
          </w:p>
        </w:tc>
        <w:tc>
          <w:tcPr>
            <w:tcW w:w="2748" w:type="dxa"/>
            <w:shd w:val="clear" w:color="auto" w:fill="E6E6E6"/>
          </w:tcPr>
          <w:p w:rsidR="00666B8F" w:rsidRPr="00542D6F" w:rsidRDefault="00666B8F" w:rsidP="00542D6F">
            <w:pPr>
              <w:pStyle w:val="TableHeading"/>
              <w:rPr>
                <w:rFonts w:asciiTheme="minorBidi" w:hAnsiTheme="minorBidi" w:cstheme="minorBidi"/>
                <w:szCs w:val="20"/>
              </w:rPr>
            </w:pPr>
            <w:r w:rsidRPr="00542D6F">
              <w:rPr>
                <w:rFonts w:asciiTheme="minorBidi" w:hAnsiTheme="minorBidi" w:cstheme="minorBidi"/>
                <w:szCs w:val="20"/>
              </w:rPr>
              <w:t>MIH00</w:t>
            </w:r>
            <w:r w:rsidR="00542D6F" w:rsidRPr="00542D6F">
              <w:rPr>
                <w:rFonts w:asciiTheme="minorBidi" w:hAnsiTheme="minorBidi" w:cstheme="minorBidi"/>
                <w:szCs w:val="20"/>
              </w:rPr>
              <w:t>20</w:t>
            </w:r>
            <w:r w:rsidRPr="00542D6F">
              <w:rPr>
                <w:rFonts w:asciiTheme="minorBidi" w:hAnsiTheme="minorBidi" w:cstheme="minorBidi"/>
                <w:szCs w:val="20"/>
              </w:rPr>
              <w:t xml:space="preserve"> </w:t>
            </w:r>
          </w:p>
        </w:tc>
      </w:tr>
      <w:tr w:rsidR="00666B8F" w:rsidRPr="00542D6F" w:rsidTr="00C7300F">
        <w:tc>
          <w:tcPr>
            <w:tcW w:w="2230" w:type="dxa"/>
          </w:tcPr>
          <w:p w:rsidR="00666B8F" w:rsidRPr="00542D6F" w:rsidRDefault="00666B8F" w:rsidP="00C7300F">
            <w:pPr>
              <w:rPr>
                <w:rFonts w:asciiTheme="minorBidi" w:hAnsiTheme="minorBidi" w:cstheme="minorBidi"/>
              </w:rPr>
            </w:pPr>
            <w:r w:rsidRPr="00542D6F">
              <w:rPr>
                <w:rFonts w:asciiTheme="minorBidi" w:hAnsiTheme="minorBidi" w:cstheme="minorBidi"/>
              </w:rPr>
              <w:t>Primary actors</w:t>
            </w:r>
          </w:p>
        </w:tc>
        <w:tc>
          <w:tcPr>
            <w:tcW w:w="7088" w:type="dxa"/>
            <w:gridSpan w:val="3"/>
          </w:tcPr>
          <w:p w:rsidR="00666B8F" w:rsidRPr="00542D6F" w:rsidRDefault="00666B8F" w:rsidP="00C7300F">
            <w:pPr>
              <w:pStyle w:val="BodyText"/>
              <w:rPr>
                <w:rFonts w:asciiTheme="minorBidi" w:hAnsiTheme="minorBidi" w:cstheme="minorBidi"/>
              </w:rPr>
            </w:pPr>
            <w:r w:rsidRPr="00542D6F">
              <w:rPr>
                <w:rFonts w:asciiTheme="minorBidi" w:hAnsiTheme="minorBidi" w:cstheme="minorBidi"/>
              </w:rPr>
              <w:t>CSR user</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Summary Goal</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application displays the history of the policies applied on the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Pre-conditions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is viewing the Cone policies list</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Trigger</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chooses the view policies history link</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Minimum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 message indicates to the user the fact that there is no policy history</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Success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application displays the history of the policies for the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Normal Flow:</w:t>
            </w:r>
          </w:p>
        </w:tc>
        <w:tc>
          <w:tcPr>
            <w:tcW w:w="7088" w:type="dxa"/>
            <w:gridSpan w:val="3"/>
          </w:tcPr>
          <w:p w:rsidR="00542D6F" w:rsidRPr="00542D6F" w:rsidRDefault="00542D6F" w:rsidP="00C7300F">
            <w:pPr>
              <w:numPr>
                <w:ilvl w:val="0"/>
                <w:numId w:val="240"/>
              </w:numPr>
              <w:rPr>
                <w:rFonts w:asciiTheme="minorBidi" w:hAnsiTheme="minorBidi" w:cstheme="minorBidi"/>
              </w:rPr>
            </w:pPr>
            <w:r w:rsidRPr="00542D6F">
              <w:rPr>
                <w:rFonts w:asciiTheme="minorBidi" w:hAnsiTheme="minorBidi" w:cstheme="minorBidi"/>
              </w:rPr>
              <w:t>User chooses the view policies history Menu</w:t>
            </w:r>
          </w:p>
          <w:p w:rsidR="00542D6F" w:rsidRPr="00542D6F" w:rsidRDefault="00542D6F" w:rsidP="00C7300F">
            <w:pPr>
              <w:numPr>
                <w:ilvl w:val="0"/>
                <w:numId w:val="240"/>
              </w:numPr>
              <w:rPr>
                <w:rFonts w:asciiTheme="minorBidi" w:hAnsiTheme="minorBidi" w:cstheme="minorBidi"/>
              </w:rPr>
            </w:pPr>
            <w:r w:rsidRPr="00542D6F">
              <w:rPr>
                <w:rFonts w:asciiTheme="minorBidi" w:hAnsiTheme="minorBidi" w:cstheme="minorBidi"/>
              </w:rPr>
              <w:t>The history of the policies is displayed including active or disabled policies(A1)(A2)</w:t>
            </w:r>
          </w:p>
          <w:p w:rsidR="00542D6F" w:rsidRPr="00542D6F" w:rsidRDefault="00542D6F" w:rsidP="00C7300F">
            <w:pPr>
              <w:pStyle w:val="ListParagraph"/>
              <w:numPr>
                <w:ilvl w:val="0"/>
                <w:numId w:val="24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clicks on view details(A3)</w:t>
            </w:r>
          </w:p>
          <w:p w:rsidR="00542D6F" w:rsidRPr="00542D6F" w:rsidRDefault="00542D6F" w:rsidP="00C7300F">
            <w:pPr>
              <w:pStyle w:val="ListParagraph"/>
              <w:numPr>
                <w:ilvl w:val="0"/>
                <w:numId w:val="24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displays the history of the details of the policy ordered by last state change date</w:t>
            </w:r>
          </w:p>
          <w:p w:rsidR="00542D6F" w:rsidRPr="00542D6F" w:rsidRDefault="00542D6F" w:rsidP="00C7300F">
            <w:pPr>
              <w:pStyle w:val="ListParagraph"/>
              <w:numPr>
                <w:ilvl w:val="0"/>
                <w:numId w:val="24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click the back link</w:t>
            </w:r>
          </w:p>
          <w:p w:rsidR="00542D6F" w:rsidRPr="00542D6F" w:rsidRDefault="00542D6F" w:rsidP="00C7300F">
            <w:pPr>
              <w:pStyle w:val="ListParagraph"/>
              <w:numPr>
                <w:ilvl w:val="0"/>
                <w:numId w:val="24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redirects the user to step 1</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Alternative Flows: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A1 : No policy is failed</w:t>
            </w:r>
          </w:p>
          <w:p w:rsidR="00542D6F" w:rsidRPr="00542D6F" w:rsidRDefault="00542D6F" w:rsidP="00C7300F">
            <w:pPr>
              <w:pStyle w:val="ListParagraph"/>
              <w:numPr>
                <w:ilvl w:val="0"/>
                <w:numId w:val="242"/>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no policy is failed on this subscriber</w:t>
            </w:r>
          </w:p>
          <w:p w:rsidR="00542D6F" w:rsidRPr="00542D6F" w:rsidRDefault="00542D6F" w:rsidP="00C7300F">
            <w:pPr>
              <w:rPr>
                <w:rFonts w:asciiTheme="minorBidi" w:hAnsiTheme="minorBidi" w:cstheme="minorBidi"/>
              </w:rPr>
            </w:pPr>
            <w:r w:rsidRPr="00542D6F">
              <w:rPr>
                <w:rFonts w:asciiTheme="minorBidi" w:hAnsiTheme="minorBidi" w:cstheme="minorBidi"/>
              </w:rPr>
              <w:t>A2 :  The application is not able to retrieve the Cone policies</w:t>
            </w:r>
          </w:p>
          <w:p w:rsidR="00542D6F" w:rsidRPr="00542D6F" w:rsidRDefault="00542D6F" w:rsidP="00C7300F">
            <w:pPr>
              <w:pStyle w:val="ListParagraph"/>
              <w:numPr>
                <w:ilvl w:val="0"/>
                <w:numId w:val="243"/>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due to a technical error the policies cannot be displayed and proposes him to retry later.</w:t>
            </w:r>
          </w:p>
          <w:p w:rsidR="00542D6F" w:rsidRPr="00666B8F" w:rsidRDefault="00542D6F" w:rsidP="00542D6F">
            <w:pPr>
              <w:rPr>
                <w:rFonts w:asciiTheme="minorBidi" w:hAnsiTheme="minorBidi" w:cstheme="minorBidi"/>
              </w:rPr>
            </w:pPr>
            <w:r w:rsidRPr="00666B8F">
              <w:rPr>
                <w:rFonts w:asciiTheme="minorBidi" w:hAnsiTheme="minorBidi" w:cstheme="minorBidi"/>
              </w:rPr>
              <w:t>A</w:t>
            </w:r>
            <w:r>
              <w:rPr>
                <w:rFonts w:asciiTheme="minorBidi" w:hAnsiTheme="minorBidi" w:cstheme="minorBidi"/>
              </w:rPr>
              <w:t>3</w:t>
            </w:r>
            <w:r w:rsidRPr="00666B8F">
              <w:rPr>
                <w:rFonts w:asciiTheme="minorBidi" w:hAnsiTheme="minorBidi" w:cstheme="minorBidi"/>
              </w:rPr>
              <w:t xml:space="preserve"> :  The user chooses the back menu</w:t>
            </w:r>
          </w:p>
          <w:p w:rsidR="00542D6F" w:rsidRPr="00542D6F" w:rsidRDefault="00542D6F" w:rsidP="00542D6F">
            <w:pPr>
              <w:pStyle w:val="ListParagraph"/>
              <w:numPr>
                <w:ilvl w:val="0"/>
                <w:numId w:val="248"/>
              </w:numPr>
              <w:spacing w:after="0" w:line="240" w:lineRule="auto"/>
              <w:rPr>
                <w:rFonts w:asciiTheme="minorBidi" w:hAnsiTheme="minorBidi" w:cstheme="minorBidi"/>
                <w:sz w:val="20"/>
                <w:szCs w:val="20"/>
              </w:rPr>
            </w:pPr>
            <w:r w:rsidRPr="00666B8F">
              <w:rPr>
                <w:rFonts w:asciiTheme="minorBidi" w:hAnsiTheme="minorBidi" w:cstheme="minorBidi"/>
                <w:sz w:val="20"/>
                <w:szCs w:val="20"/>
              </w:rPr>
              <w:t>The application redirects the user to the “MIH0</w:t>
            </w:r>
            <w:r>
              <w:rPr>
                <w:rFonts w:asciiTheme="minorBidi" w:hAnsiTheme="minorBidi" w:cstheme="minorBidi"/>
                <w:sz w:val="20"/>
                <w:szCs w:val="20"/>
              </w:rPr>
              <w:t>0</w:t>
            </w:r>
            <w:r w:rsidRPr="00666B8F">
              <w:rPr>
                <w:rFonts w:asciiTheme="minorBidi" w:hAnsiTheme="minorBidi" w:cstheme="minorBidi"/>
                <w:sz w:val="20"/>
                <w:szCs w:val="20"/>
              </w:rPr>
              <w:t>01 - View Cone Policies” use case</w:t>
            </w:r>
          </w:p>
        </w:tc>
      </w:tr>
    </w:tbl>
    <w:p w:rsidR="00666B8F" w:rsidRDefault="00666B8F" w:rsidP="00666B8F">
      <w:pPr>
        <w:pStyle w:val="Body"/>
        <w:ind w:left="0"/>
      </w:pPr>
    </w:p>
    <w:p w:rsidR="00542D6F" w:rsidRPr="00666B8F" w:rsidRDefault="00542D6F" w:rsidP="00C7300F">
      <w:pPr>
        <w:pStyle w:val="Heading4"/>
      </w:pPr>
      <w:bookmarkStart w:id="528" w:name="_Toc364961255"/>
      <w:r w:rsidRPr="00666B8F">
        <w:t>MIH0</w:t>
      </w:r>
      <w:r>
        <w:t>030</w:t>
      </w:r>
      <w:r w:rsidRPr="00666B8F">
        <w:t xml:space="preserve"> </w:t>
      </w:r>
      <w:r w:rsidR="00C7300F">
        <w:t>-</w:t>
      </w:r>
      <w:r w:rsidRPr="00666B8F">
        <w:t xml:space="preserve"> </w:t>
      </w:r>
      <w:r>
        <w:t>Compare with MIH</w:t>
      </w:r>
      <w:r w:rsidRPr="00666B8F">
        <w:t xml:space="preserve"> (3.5.90)</w:t>
      </w:r>
      <w:bookmarkEnd w:id="528"/>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542D6F" w:rsidRPr="00542D6F" w:rsidTr="00C7300F">
        <w:trPr>
          <w:trHeight w:val="360"/>
        </w:trPr>
        <w:tc>
          <w:tcPr>
            <w:tcW w:w="5580" w:type="dxa"/>
            <w:gridSpan w:val="2"/>
            <w:shd w:val="clear" w:color="auto" w:fill="E6E6E6"/>
          </w:tcPr>
          <w:p w:rsidR="00542D6F" w:rsidRPr="00542D6F" w:rsidRDefault="00542D6F" w:rsidP="00542D6F">
            <w:pPr>
              <w:pStyle w:val="TableHeading"/>
              <w:rPr>
                <w:rFonts w:asciiTheme="minorBidi" w:hAnsiTheme="minorBidi" w:cstheme="minorBidi"/>
                <w:szCs w:val="20"/>
              </w:rPr>
            </w:pPr>
            <w:r w:rsidRPr="00542D6F">
              <w:rPr>
                <w:rFonts w:asciiTheme="minorBidi" w:hAnsiTheme="minorBidi" w:cstheme="minorBidi"/>
              </w:rPr>
              <w:t>Compare with MIH</w:t>
            </w:r>
          </w:p>
        </w:tc>
        <w:tc>
          <w:tcPr>
            <w:tcW w:w="990" w:type="dxa"/>
            <w:shd w:val="clear" w:color="auto" w:fill="E6E6E6"/>
          </w:tcPr>
          <w:p w:rsidR="00542D6F" w:rsidRPr="00542D6F" w:rsidRDefault="00542D6F" w:rsidP="00C7300F">
            <w:pPr>
              <w:pStyle w:val="TableHeading"/>
              <w:rPr>
                <w:rFonts w:asciiTheme="minorBidi" w:hAnsiTheme="minorBidi" w:cstheme="minorBidi"/>
                <w:szCs w:val="20"/>
              </w:rPr>
            </w:pPr>
            <w:r w:rsidRPr="00542D6F">
              <w:rPr>
                <w:rFonts w:asciiTheme="minorBidi" w:hAnsiTheme="minorBidi" w:cstheme="minorBidi"/>
                <w:szCs w:val="20"/>
              </w:rPr>
              <w:t>EXT</w:t>
            </w:r>
          </w:p>
        </w:tc>
        <w:tc>
          <w:tcPr>
            <w:tcW w:w="2748" w:type="dxa"/>
            <w:shd w:val="clear" w:color="auto" w:fill="E6E6E6"/>
          </w:tcPr>
          <w:p w:rsidR="00542D6F" w:rsidRPr="00542D6F" w:rsidRDefault="00542D6F" w:rsidP="00542D6F">
            <w:pPr>
              <w:pStyle w:val="TableHeading"/>
              <w:rPr>
                <w:rFonts w:asciiTheme="minorBidi" w:hAnsiTheme="minorBidi" w:cstheme="minorBidi"/>
                <w:szCs w:val="20"/>
              </w:rPr>
            </w:pPr>
            <w:r w:rsidRPr="00542D6F">
              <w:rPr>
                <w:rFonts w:asciiTheme="minorBidi" w:hAnsiTheme="minorBidi" w:cstheme="minorBidi"/>
                <w:szCs w:val="20"/>
              </w:rPr>
              <w:t xml:space="preserve">MIH0030 </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Primary actors</w:t>
            </w:r>
          </w:p>
        </w:tc>
        <w:tc>
          <w:tcPr>
            <w:tcW w:w="7088" w:type="dxa"/>
            <w:gridSpan w:val="3"/>
          </w:tcPr>
          <w:p w:rsidR="00542D6F" w:rsidRPr="00542D6F" w:rsidRDefault="00542D6F" w:rsidP="00C7300F">
            <w:pPr>
              <w:pStyle w:val="BodyText"/>
              <w:rPr>
                <w:rFonts w:asciiTheme="minorBidi" w:hAnsiTheme="minorBidi" w:cstheme="minorBidi"/>
              </w:rPr>
            </w:pPr>
            <w:r w:rsidRPr="00542D6F">
              <w:rPr>
                <w:rFonts w:asciiTheme="minorBidi" w:hAnsiTheme="minorBidi" w:cstheme="minorBidi"/>
              </w:rPr>
              <w:t>CSR user</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Summary Goal</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 xml:space="preserve">The application displays the list of </w:t>
            </w:r>
            <w:proofErr w:type="spellStart"/>
            <w:r w:rsidRPr="00542D6F">
              <w:rPr>
                <w:rFonts w:asciiTheme="minorBidi" w:hAnsiTheme="minorBidi" w:cstheme="minorBidi"/>
              </w:rPr>
              <w:t>COne</w:t>
            </w:r>
            <w:proofErr w:type="spellEnd"/>
            <w:r w:rsidRPr="00542D6F">
              <w:rPr>
                <w:rFonts w:asciiTheme="minorBidi" w:hAnsiTheme="minorBidi" w:cstheme="minorBidi"/>
              </w:rPr>
              <w:t xml:space="preserve"> and MIH policies and highlight the differences</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Pre-conditions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is viewing the Cone policies list</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Trigger</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chooses the compare policies link</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Minimum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 message indicates to the user the fact that there is no policy for this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Success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 xml:space="preserve">The application displays the list of </w:t>
            </w:r>
            <w:proofErr w:type="spellStart"/>
            <w:r w:rsidRPr="00542D6F">
              <w:rPr>
                <w:rFonts w:asciiTheme="minorBidi" w:hAnsiTheme="minorBidi" w:cstheme="minorBidi"/>
              </w:rPr>
              <w:t>COne</w:t>
            </w:r>
            <w:proofErr w:type="spellEnd"/>
            <w:r w:rsidRPr="00542D6F">
              <w:rPr>
                <w:rFonts w:asciiTheme="minorBidi" w:hAnsiTheme="minorBidi" w:cstheme="minorBidi"/>
              </w:rPr>
              <w:t xml:space="preserve"> and MIH policies</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Normal Flow:</w:t>
            </w:r>
          </w:p>
        </w:tc>
        <w:tc>
          <w:tcPr>
            <w:tcW w:w="7088" w:type="dxa"/>
            <w:gridSpan w:val="3"/>
          </w:tcPr>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User chooses the compare with MIH Menu</w:t>
            </w:r>
          </w:p>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The application displays (A1)(A2):</w:t>
            </w:r>
          </w:p>
          <w:p w:rsidR="00542D6F" w:rsidRPr="00542D6F" w:rsidRDefault="00542D6F" w:rsidP="00C7300F">
            <w:pPr>
              <w:numPr>
                <w:ilvl w:val="1"/>
                <w:numId w:val="244"/>
              </w:numPr>
              <w:rPr>
                <w:rFonts w:asciiTheme="minorBidi" w:hAnsiTheme="minorBidi" w:cstheme="minorBidi"/>
              </w:rPr>
            </w:pPr>
            <w:r w:rsidRPr="00542D6F">
              <w:rPr>
                <w:rFonts w:asciiTheme="minorBidi" w:hAnsiTheme="minorBidi" w:cstheme="minorBidi"/>
              </w:rPr>
              <w:t xml:space="preserve">The list of Cone policies (Active or Disabled) </w:t>
            </w:r>
          </w:p>
          <w:p w:rsidR="00542D6F" w:rsidRPr="00542D6F" w:rsidRDefault="00542D6F" w:rsidP="00C7300F">
            <w:pPr>
              <w:numPr>
                <w:ilvl w:val="1"/>
                <w:numId w:val="244"/>
              </w:numPr>
              <w:rPr>
                <w:rFonts w:asciiTheme="minorBidi" w:hAnsiTheme="minorBidi" w:cstheme="minorBidi"/>
              </w:rPr>
            </w:pPr>
            <w:r w:rsidRPr="00542D6F">
              <w:rPr>
                <w:rFonts w:asciiTheme="minorBidi" w:hAnsiTheme="minorBidi" w:cstheme="minorBidi"/>
              </w:rPr>
              <w:t>The list of MIH policies</w:t>
            </w:r>
          </w:p>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 xml:space="preserve">The application Highlight the </w:t>
            </w:r>
            <w:proofErr w:type="spellStart"/>
            <w:r w:rsidRPr="00542D6F">
              <w:rPr>
                <w:rFonts w:asciiTheme="minorBidi" w:hAnsiTheme="minorBidi" w:cstheme="minorBidi"/>
              </w:rPr>
              <w:t>COne</w:t>
            </w:r>
            <w:proofErr w:type="spellEnd"/>
            <w:r w:rsidRPr="00542D6F">
              <w:rPr>
                <w:rFonts w:asciiTheme="minorBidi" w:hAnsiTheme="minorBidi" w:cstheme="minorBidi"/>
              </w:rPr>
              <w:t xml:space="preserve"> policies which are different from MIH policies </w:t>
            </w:r>
          </w:p>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The user selects one or more policies</w:t>
            </w:r>
          </w:p>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The user chooses the Reset on MIH link(A3)(A4)(A5)</w:t>
            </w:r>
          </w:p>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The application reset the selected policies</w:t>
            </w:r>
          </w:p>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The application displays a confirmation message</w:t>
            </w:r>
          </w:p>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The user clicks Ok</w:t>
            </w:r>
          </w:p>
          <w:p w:rsidR="00542D6F" w:rsidRPr="00542D6F" w:rsidRDefault="00542D6F" w:rsidP="00C7300F">
            <w:pPr>
              <w:numPr>
                <w:ilvl w:val="0"/>
                <w:numId w:val="244"/>
              </w:numPr>
              <w:rPr>
                <w:rFonts w:asciiTheme="minorBidi" w:hAnsiTheme="minorBidi" w:cstheme="minorBidi"/>
              </w:rPr>
            </w:pPr>
            <w:r w:rsidRPr="00542D6F">
              <w:rPr>
                <w:rFonts w:asciiTheme="minorBidi" w:hAnsiTheme="minorBidi" w:cstheme="minorBidi"/>
              </w:rPr>
              <w:t xml:space="preserve">The application redirects the user to step 1 </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Alternative Flows: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A1 : No policy is available</w:t>
            </w:r>
          </w:p>
          <w:p w:rsidR="00542D6F" w:rsidRPr="00542D6F" w:rsidRDefault="00542D6F" w:rsidP="00C7300F">
            <w:pPr>
              <w:pStyle w:val="ListParagraph"/>
              <w:numPr>
                <w:ilvl w:val="0"/>
                <w:numId w:val="245"/>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no policy is available</w:t>
            </w:r>
          </w:p>
          <w:p w:rsidR="00542D6F" w:rsidRDefault="00542D6F" w:rsidP="00C7300F">
            <w:pPr>
              <w:rPr>
                <w:rFonts w:asciiTheme="minorBidi" w:hAnsiTheme="minorBidi" w:cstheme="minorBidi"/>
              </w:rPr>
            </w:pPr>
          </w:p>
          <w:p w:rsidR="00542D6F" w:rsidRPr="00542D6F" w:rsidRDefault="00542D6F" w:rsidP="00C7300F">
            <w:pPr>
              <w:rPr>
                <w:rFonts w:asciiTheme="minorBidi" w:hAnsiTheme="minorBidi" w:cstheme="minorBidi"/>
              </w:rPr>
            </w:pPr>
            <w:r w:rsidRPr="00542D6F">
              <w:rPr>
                <w:rFonts w:asciiTheme="minorBidi" w:hAnsiTheme="minorBidi" w:cstheme="minorBidi"/>
              </w:rPr>
              <w:t>A2 :  The application is not able to retrieve the policies</w:t>
            </w:r>
          </w:p>
          <w:p w:rsidR="00542D6F" w:rsidRPr="00542D6F" w:rsidRDefault="00542D6F" w:rsidP="00C7300F">
            <w:pPr>
              <w:pStyle w:val="ListParagraph"/>
              <w:numPr>
                <w:ilvl w:val="0"/>
                <w:numId w:val="246"/>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due to a technical error the policies cannot be displayed and proposes him to retry later.</w:t>
            </w:r>
          </w:p>
          <w:p w:rsidR="00542D6F" w:rsidRPr="00542D6F" w:rsidRDefault="00542D6F" w:rsidP="00C7300F">
            <w:pPr>
              <w:pStyle w:val="ListParagraph"/>
              <w:ind w:left="0"/>
              <w:rPr>
                <w:rFonts w:asciiTheme="minorBidi" w:hAnsiTheme="minorBidi" w:cstheme="minorBidi"/>
                <w:sz w:val="20"/>
                <w:szCs w:val="20"/>
              </w:rPr>
            </w:pPr>
            <w:r w:rsidRPr="00542D6F">
              <w:rPr>
                <w:rFonts w:asciiTheme="minorBidi" w:hAnsiTheme="minorBidi" w:cstheme="minorBidi"/>
                <w:sz w:val="20"/>
                <w:szCs w:val="20"/>
              </w:rPr>
              <w:t>A3 : The user has not selected a policy</w:t>
            </w:r>
          </w:p>
          <w:p w:rsidR="00542D6F" w:rsidRPr="00542D6F" w:rsidRDefault="00542D6F" w:rsidP="00C7300F">
            <w:pPr>
              <w:pStyle w:val="ListParagraph"/>
              <w:numPr>
                <w:ilvl w:val="0"/>
                <w:numId w:val="250"/>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at least one policy should be selected</w:t>
            </w:r>
          </w:p>
          <w:p w:rsidR="00542D6F" w:rsidRPr="00542D6F" w:rsidRDefault="00542D6F" w:rsidP="00C7300F">
            <w:pPr>
              <w:pStyle w:val="ListParagraph"/>
              <w:numPr>
                <w:ilvl w:val="0"/>
                <w:numId w:val="250"/>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confirms</w:t>
            </w:r>
          </w:p>
          <w:p w:rsidR="00542D6F" w:rsidRPr="00542D6F" w:rsidRDefault="00542D6F" w:rsidP="00C7300F">
            <w:pPr>
              <w:pStyle w:val="ListParagraph"/>
              <w:numPr>
                <w:ilvl w:val="0"/>
                <w:numId w:val="250"/>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redirect the user to step 3</w:t>
            </w:r>
          </w:p>
          <w:p w:rsidR="00542D6F" w:rsidRPr="00542D6F" w:rsidRDefault="00542D6F" w:rsidP="00C7300F">
            <w:pPr>
              <w:pStyle w:val="ListParagraph"/>
              <w:ind w:left="0"/>
              <w:rPr>
                <w:rFonts w:asciiTheme="minorBidi" w:hAnsiTheme="minorBidi" w:cstheme="minorBidi"/>
                <w:sz w:val="20"/>
                <w:szCs w:val="20"/>
              </w:rPr>
            </w:pPr>
            <w:r w:rsidRPr="00542D6F">
              <w:rPr>
                <w:rFonts w:asciiTheme="minorBidi" w:hAnsiTheme="minorBidi" w:cstheme="minorBidi"/>
                <w:sz w:val="20"/>
                <w:szCs w:val="20"/>
              </w:rPr>
              <w:t>A4 : The user chooses the Reset All on MIH link</w:t>
            </w:r>
          </w:p>
          <w:p w:rsidR="00542D6F" w:rsidRPr="00542D6F" w:rsidRDefault="00542D6F" w:rsidP="00C7300F">
            <w:pPr>
              <w:pStyle w:val="ListParagraph"/>
              <w:numPr>
                <w:ilvl w:val="0"/>
                <w:numId w:val="25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 xml:space="preserve">The application reset all the MIH policies according to </w:t>
            </w:r>
            <w:proofErr w:type="spellStart"/>
            <w:r w:rsidRPr="00542D6F">
              <w:rPr>
                <w:rFonts w:asciiTheme="minorBidi" w:hAnsiTheme="minorBidi" w:cstheme="minorBidi"/>
                <w:sz w:val="20"/>
                <w:szCs w:val="20"/>
              </w:rPr>
              <w:t>COne</w:t>
            </w:r>
            <w:proofErr w:type="spellEnd"/>
            <w:r w:rsidRPr="00542D6F">
              <w:rPr>
                <w:rFonts w:asciiTheme="minorBidi" w:hAnsiTheme="minorBidi" w:cstheme="minorBidi"/>
                <w:sz w:val="20"/>
                <w:szCs w:val="20"/>
              </w:rPr>
              <w:t xml:space="preserve"> policies</w:t>
            </w:r>
          </w:p>
          <w:p w:rsidR="00542D6F" w:rsidRPr="00542D6F" w:rsidRDefault="00542D6F" w:rsidP="00C7300F">
            <w:pPr>
              <w:pStyle w:val="ListParagraph"/>
              <w:numPr>
                <w:ilvl w:val="0"/>
                <w:numId w:val="25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displays a confirmation message</w:t>
            </w:r>
          </w:p>
          <w:p w:rsidR="00542D6F" w:rsidRPr="00542D6F" w:rsidRDefault="00542D6F" w:rsidP="00C7300F">
            <w:pPr>
              <w:pStyle w:val="ListParagraph"/>
              <w:numPr>
                <w:ilvl w:val="0"/>
                <w:numId w:val="25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confirms</w:t>
            </w:r>
          </w:p>
          <w:p w:rsidR="00542D6F" w:rsidRPr="00542D6F" w:rsidRDefault="00542D6F" w:rsidP="00C7300F">
            <w:pPr>
              <w:pStyle w:val="ListParagraph"/>
              <w:numPr>
                <w:ilvl w:val="0"/>
                <w:numId w:val="25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redirect the user step 3</w:t>
            </w:r>
          </w:p>
          <w:p w:rsidR="00542D6F" w:rsidRPr="00542D6F" w:rsidRDefault="00542D6F" w:rsidP="00C7300F">
            <w:pPr>
              <w:pStyle w:val="ListParagraph"/>
              <w:ind w:left="0"/>
              <w:rPr>
                <w:rFonts w:asciiTheme="minorBidi" w:hAnsiTheme="minorBidi" w:cstheme="minorBidi"/>
                <w:sz w:val="20"/>
                <w:szCs w:val="20"/>
              </w:rPr>
            </w:pPr>
            <w:r w:rsidRPr="00542D6F">
              <w:rPr>
                <w:rFonts w:asciiTheme="minorBidi" w:hAnsiTheme="minorBidi" w:cstheme="minorBidi"/>
                <w:sz w:val="20"/>
                <w:szCs w:val="20"/>
              </w:rPr>
              <w:t>A5 : The user chooses the back menu</w:t>
            </w:r>
          </w:p>
          <w:p w:rsidR="00542D6F" w:rsidRPr="00542D6F" w:rsidRDefault="00542D6F" w:rsidP="00C7300F">
            <w:pPr>
              <w:pStyle w:val="ListParagraph"/>
              <w:numPr>
                <w:ilvl w:val="0"/>
                <w:numId w:val="249"/>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redirects the user to the “MIH001 - View Cone Policies” use case</w:t>
            </w:r>
          </w:p>
        </w:tc>
      </w:tr>
    </w:tbl>
    <w:p w:rsidR="00542D6F" w:rsidRDefault="00542D6F" w:rsidP="00542D6F">
      <w:pPr>
        <w:pStyle w:val="Body"/>
        <w:ind w:left="0"/>
      </w:pPr>
    </w:p>
    <w:p w:rsidR="00542D6F" w:rsidRPr="00666B8F" w:rsidRDefault="00542D6F" w:rsidP="00C7300F">
      <w:pPr>
        <w:pStyle w:val="Heading4"/>
      </w:pPr>
      <w:bookmarkStart w:id="529" w:name="_Toc364961256"/>
      <w:r w:rsidRPr="00666B8F">
        <w:t>MIH0</w:t>
      </w:r>
      <w:r>
        <w:t>101</w:t>
      </w:r>
      <w:r w:rsidRPr="00666B8F">
        <w:t xml:space="preserve"> </w:t>
      </w:r>
      <w:r w:rsidR="00C7300F">
        <w:t>-</w:t>
      </w:r>
      <w:r w:rsidRPr="00666B8F">
        <w:t xml:space="preserve"> </w:t>
      </w:r>
      <w:r>
        <w:t>View MIH policies</w:t>
      </w:r>
      <w:r w:rsidRPr="00666B8F">
        <w:t xml:space="preserve"> (3.5.90)</w:t>
      </w:r>
      <w:bookmarkEnd w:id="529"/>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542D6F" w:rsidRPr="00542D6F" w:rsidTr="00C7300F">
        <w:trPr>
          <w:trHeight w:val="360"/>
        </w:trPr>
        <w:tc>
          <w:tcPr>
            <w:tcW w:w="5580" w:type="dxa"/>
            <w:gridSpan w:val="2"/>
            <w:shd w:val="clear" w:color="auto" w:fill="E6E6E6"/>
          </w:tcPr>
          <w:p w:rsidR="00542D6F" w:rsidRPr="00542D6F" w:rsidRDefault="00542D6F" w:rsidP="00542D6F">
            <w:pPr>
              <w:pStyle w:val="TableHeading"/>
              <w:rPr>
                <w:rFonts w:asciiTheme="minorBidi" w:hAnsiTheme="minorBidi" w:cstheme="minorBidi"/>
                <w:szCs w:val="20"/>
              </w:rPr>
            </w:pPr>
            <w:r>
              <w:rPr>
                <w:rFonts w:asciiTheme="minorBidi" w:hAnsiTheme="minorBidi" w:cstheme="minorBidi"/>
              </w:rPr>
              <w:t xml:space="preserve">View </w:t>
            </w:r>
            <w:r w:rsidRPr="00542D6F">
              <w:rPr>
                <w:rFonts w:asciiTheme="minorBidi" w:hAnsiTheme="minorBidi" w:cstheme="minorBidi"/>
              </w:rPr>
              <w:t>MIH</w:t>
            </w:r>
            <w:r>
              <w:rPr>
                <w:rFonts w:asciiTheme="minorBidi" w:hAnsiTheme="minorBidi" w:cstheme="minorBidi"/>
              </w:rPr>
              <w:t xml:space="preserve"> policies</w:t>
            </w:r>
          </w:p>
        </w:tc>
        <w:tc>
          <w:tcPr>
            <w:tcW w:w="990" w:type="dxa"/>
            <w:shd w:val="clear" w:color="auto" w:fill="E6E6E6"/>
          </w:tcPr>
          <w:p w:rsidR="00542D6F" w:rsidRPr="00542D6F" w:rsidRDefault="00542D6F" w:rsidP="00C7300F">
            <w:pPr>
              <w:pStyle w:val="TableHeading"/>
              <w:rPr>
                <w:rFonts w:asciiTheme="minorBidi" w:hAnsiTheme="minorBidi" w:cstheme="minorBidi"/>
                <w:szCs w:val="20"/>
              </w:rPr>
            </w:pPr>
            <w:r w:rsidRPr="00542D6F">
              <w:rPr>
                <w:rFonts w:asciiTheme="minorBidi" w:hAnsiTheme="minorBidi" w:cstheme="minorBidi"/>
                <w:szCs w:val="20"/>
              </w:rPr>
              <w:t>EXT</w:t>
            </w:r>
          </w:p>
        </w:tc>
        <w:tc>
          <w:tcPr>
            <w:tcW w:w="2748" w:type="dxa"/>
            <w:shd w:val="clear" w:color="auto" w:fill="E6E6E6"/>
          </w:tcPr>
          <w:p w:rsidR="00542D6F" w:rsidRPr="00542D6F" w:rsidRDefault="00542D6F" w:rsidP="00542D6F">
            <w:pPr>
              <w:pStyle w:val="TableHeading"/>
              <w:rPr>
                <w:rFonts w:asciiTheme="minorBidi" w:hAnsiTheme="minorBidi" w:cstheme="minorBidi"/>
                <w:szCs w:val="20"/>
              </w:rPr>
            </w:pPr>
            <w:r w:rsidRPr="00542D6F">
              <w:rPr>
                <w:rFonts w:asciiTheme="minorBidi" w:hAnsiTheme="minorBidi" w:cstheme="minorBidi"/>
                <w:szCs w:val="20"/>
              </w:rPr>
              <w:t>MIH0</w:t>
            </w:r>
            <w:r>
              <w:rPr>
                <w:rFonts w:asciiTheme="minorBidi" w:hAnsiTheme="minorBidi" w:cstheme="minorBidi"/>
                <w:szCs w:val="20"/>
              </w:rPr>
              <w:t>101</w:t>
            </w:r>
            <w:r w:rsidRPr="00542D6F">
              <w:rPr>
                <w:rFonts w:asciiTheme="minorBidi" w:hAnsiTheme="minorBidi" w:cstheme="minorBidi"/>
                <w:szCs w:val="20"/>
              </w:rPr>
              <w:t xml:space="preserve"> </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Primary actors</w:t>
            </w:r>
          </w:p>
        </w:tc>
        <w:tc>
          <w:tcPr>
            <w:tcW w:w="7088" w:type="dxa"/>
            <w:gridSpan w:val="3"/>
          </w:tcPr>
          <w:p w:rsidR="00542D6F" w:rsidRPr="00542D6F" w:rsidRDefault="00542D6F" w:rsidP="00C7300F">
            <w:pPr>
              <w:pStyle w:val="BodyText"/>
              <w:rPr>
                <w:rFonts w:asciiTheme="minorBidi" w:hAnsiTheme="minorBidi" w:cstheme="minorBidi"/>
              </w:rPr>
            </w:pPr>
            <w:r w:rsidRPr="00542D6F">
              <w:rPr>
                <w:rFonts w:asciiTheme="minorBidi" w:hAnsiTheme="minorBidi" w:cstheme="minorBidi"/>
              </w:rPr>
              <w:t>CSR user</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Summary Goal</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application displays list of the policies applies in MIH for the subscriber based on the policies attached to the offers subscribed</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Pre-conditions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is in the context of a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Trigger</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chooses the View MIH policies menu</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Minimum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 message indicates to the user the fact policies are not available</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Success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application displays the list of policies applied to the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Normal Flow:</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1. User chooses the view MIH policies Menu</w:t>
            </w:r>
          </w:p>
          <w:p w:rsidR="00542D6F" w:rsidRPr="00542D6F" w:rsidRDefault="00542D6F" w:rsidP="00C7300F">
            <w:pPr>
              <w:rPr>
                <w:rFonts w:asciiTheme="minorBidi" w:hAnsiTheme="minorBidi" w:cstheme="minorBidi"/>
              </w:rPr>
            </w:pPr>
            <w:r w:rsidRPr="00542D6F">
              <w:rPr>
                <w:rFonts w:asciiTheme="minorBidi" w:hAnsiTheme="minorBidi" w:cstheme="minorBidi"/>
              </w:rPr>
              <w:t>2. The list of policies applied to the different offers (Primary or Supplementary) is displayed(A1)(A2)</w:t>
            </w:r>
          </w:p>
          <w:p w:rsidR="00542D6F" w:rsidRPr="00542D6F" w:rsidRDefault="00542D6F" w:rsidP="00C7300F">
            <w:pPr>
              <w:pStyle w:val="ListParagraph"/>
              <w:numPr>
                <w:ilvl w:val="0"/>
                <w:numId w:val="252"/>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clicks on view details</w:t>
            </w:r>
          </w:p>
          <w:p w:rsidR="00542D6F" w:rsidRPr="00542D6F" w:rsidRDefault="00542D6F" w:rsidP="00C7300F">
            <w:pPr>
              <w:pStyle w:val="ListParagraph"/>
              <w:numPr>
                <w:ilvl w:val="0"/>
                <w:numId w:val="252"/>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displays the details of the policy (A2)</w:t>
            </w:r>
          </w:p>
          <w:p w:rsidR="00542D6F" w:rsidRPr="00542D6F" w:rsidRDefault="00542D6F" w:rsidP="00C7300F">
            <w:pPr>
              <w:pStyle w:val="ListParagraph"/>
              <w:numPr>
                <w:ilvl w:val="0"/>
                <w:numId w:val="252"/>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click the back link</w:t>
            </w:r>
          </w:p>
          <w:p w:rsidR="00542D6F" w:rsidRPr="00542D6F" w:rsidRDefault="00542D6F" w:rsidP="00C7300F">
            <w:pPr>
              <w:pStyle w:val="ListParagraph"/>
              <w:numPr>
                <w:ilvl w:val="0"/>
                <w:numId w:val="252"/>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redirects the user to step 1</w:t>
            </w:r>
          </w:p>
          <w:p w:rsidR="00542D6F" w:rsidRPr="00542D6F" w:rsidRDefault="00542D6F" w:rsidP="00C7300F">
            <w:pPr>
              <w:rPr>
                <w:rFonts w:asciiTheme="minorBidi" w:hAnsiTheme="minorBidi" w:cstheme="minorBidi"/>
              </w:rPr>
            </w:pP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Alternative Flows: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A1 : No policy is available</w:t>
            </w:r>
          </w:p>
          <w:p w:rsidR="00542D6F" w:rsidRPr="00542D6F" w:rsidRDefault="00542D6F" w:rsidP="00C7300F">
            <w:pPr>
              <w:pStyle w:val="ListParagraph"/>
              <w:numPr>
                <w:ilvl w:val="0"/>
                <w:numId w:val="259"/>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no policy is available on this subscriber</w:t>
            </w:r>
          </w:p>
          <w:p w:rsidR="00542D6F" w:rsidRPr="00542D6F" w:rsidRDefault="00542D6F" w:rsidP="00C7300F">
            <w:pPr>
              <w:rPr>
                <w:rFonts w:asciiTheme="minorBidi" w:hAnsiTheme="minorBidi" w:cstheme="minorBidi"/>
              </w:rPr>
            </w:pPr>
            <w:r w:rsidRPr="00542D6F">
              <w:rPr>
                <w:rFonts w:asciiTheme="minorBidi" w:hAnsiTheme="minorBidi" w:cstheme="minorBidi"/>
              </w:rPr>
              <w:t>A2 :  The application is not able to retrieve the Cone policies</w:t>
            </w:r>
          </w:p>
          <w:p w:rsidR="00542D6F" w:rsidRPr="00542D6F" w:rsidRDefault="00542D6F" w:rsidP="00C7300F">
            <w:pPr>
              <w:pStyle w:val="ListParagraph"/>
              <w:numPr>
                <w:ilvl w:val="0"/>
                <w:numId w:val="260"/>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due to a technical error the policies cannot be displayed and proposes him to retry later.</w:t>
            </w:r>
          </w:p>
          <w:p w:rsidR="00542D6F" w:rsidRPr="00542D6F" w:rsidRDefault="00542D6F" w:rsidP="00C7300F">
            <w:pPr>
              <w:rPr>
                <w:rFonts w:asciiTheme="minorBidi" w:hAnsiTheme="minorBidi" w:cstheme="minorBidi"/>
              </w:rPr>
            </w:pPr>
          </w:p>
        </w:tc>
      </w:tr>
    </w:tbl>
    <w:p w:rsidR="00542D6F" w:rsidRDefault="00542D6F" w:rsidP="00542D6F">
      <w:pPr>
        <w:pStyle w:val="Body"/>
        <w:ind w:left="0"/>
      </w:pPr>
    </w:p>
    <w:p w:rsidR="00542D6F" w:rsidRPr="00666B8F" w:rsidRDefault="00542D6F" w:rsidP="00C7300F">
      <w:pPr>
        <w:pStyle w:val="Heading4"/>
      </w:pPr>
      <w:bookmarkStart w:id="530" w:name="_Toc364961257"/>
      <w:r w:rsidRPr="00666B8F">
        <w:t>MIH0</w:t>
      </w:r>
      <w:r>
        <w:t>130</w:t>
      </w:r>
      <w:r w:rsidRPr="00666B8F">
        <w:t xml:space="preserve"> </w:t>
      </w:r>
      <w:r w:rsidR="00C7300F">
        <w:t>-</w:t>
      </w:r>
      <w:r w:rsidRPr="00666B8F">
        <w:t xml:space="preserve"> </w:t>
      </w:r>
      <w:r>
        <w:t>Compare with C-One</w:t>
      </w:r>
      <w:r w:rsidRPr="00666B8F">
        <w:t xml:space="preserve"> (3.5.90)</w:t>
      </w:r>
      <w:bookmarkEnd w:id="530"/>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542D6F" w:rsidRPr="00542D6F" w:rsidTr="00C7300F">
        <w:trPr>
          <w:trHeight w:val="360"/>
        </w:trPr>
        <w:tc>
          <w:tcPr>
            <w:tcW w:w="5580" w:type="dxa"/>
            <w:gridSpan w:val="2"/>
            <w:shd w:val="clear" w:color="auto" w:fill="E6E6E6"/>
          </w:tcPr>
          <w:p w:rsidR="00542D6F" w:rsidRPr="00542D6F" w:rsidRDefault="00542D6F" w:rsidP="00542D6F">
            <w:pPr>
              <w:pStyle w:val="TableHeading"/>
              <w:rPr>
                <w:rFonts w:asciiTheme="minorBidi" w:hAnsiTheme="minorBidi" w:cstheme="minorBidi"/>
                <w:szCs w:val="20"/>
              </w:rPr>
            </w:pPr>
            <w:r w:rsidRPr="00542D6F">
              <w:rPr>
                <w:rFonts w:asciiTheme="minorBidi" w:hAnsiTheme="minorBidi" w:cstheme="minorBidi"/>
              </w:rPr>
              <w:t>Compare with C-One</w:t>
            </w:r>
          </w:p>
        </w:tc>
        <w:tc>
          <w:tcPr>
            <w:tcW w:w="990" w:type="dxa"/>
            <w:shd w:val="clear" w:color="auto" w:fill="E6E6E6"/>
          </w:tcPr>
          <w:p w:rsidR="00542D6F" w:rsidRPr="00542D6F" w:rsidRDefault="00542D6F" w:rsidP="00C7300F">
            <w:pPr>
              <w:pStyle w:val="TableHeading"/>
              <w:rPr>
                <w:rFonts w:asciiTheme="minorBidi" w:hAnsiTheme="minorBidi" w:cstheme="minorBidi"/>
                <w:szCs w:val="20"/>
              </w:rPr>
            </w:pPr>
            <w:r w:rsidRPr="00542D6F">
              <w:rPr>
                <w:rFonts w:asciiTheme="minorBidi" w:hAnsiTheme="minorBidi" w:cstheme="minorBidi"/>
                <w:szCs w:val="20"/>
              </w:rPr>
              <w:t>EXT</w:t>
            </w:r>
          </w:p>
        </w:tc>
        <w:tc>
          <w:tcPr>
            <w:tcW w:w="2748" w:type="dxa"/>
            <w:shd w:val="clear" w:color="auto" w:fill="E6E6E6"/>
          </w:tcPr>
          <w:p w:rsidR="00542D6F" w:rsidRPr="00542D6F" w:rsidRDefault="00542D6F" w:rsidP="00542D6F">
            <w:pPr>
              <w:pStyle w:val="TableHeading"/>
              <w:rPr>
                <w:rFonts w:asciiTheme="minorBidi" w:hAnsiTheme="minorBidi" w:cstheme="minorBidi"/>
                <w:szCs w:val="20"/>
              </w:rPr>
            </w:pPr>
            <w:r w:rsidRPr="00542D6F">
              <w:rPr>
                <w:rFonts w:asciiTheme="minorBidi" w:hAnsiTheme="minorBidi" w:cstheme="minorBidi"/>
                <w:szCs w:val="20"/>
              </w:rPr>
              <w:t xml:space="preserve">MIH0130 </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Primary actors</w:t>
            </w:r>
          </w:p>
        </w:tc>
        <w:tc>
          <w:tcPr>
            <w:tcW w:w="7088" w:type="dxa"/>
            <w:gridSpan w:val="3"/>
          </w:tcPr>
          <w:p w:rsidR="00542D6F" w:rsidRPr="00542D6F" w:rsidRDefault="00542D6F" w:rsidP="00C7300F">
            <w:pPr>
              <w:pStyle w:val="BodyText"/>
              <w:rPr>
                <w:rFonts w:asciiTheme="minorBidi" w:hAnsiTheme="minorBidi" w:cstheme="minorBidi"/>
              </w:rPr>
            </w:pPr>
            <w:r w:rsidRPr="00542D6F">
              <w:rPr>
                <w:rFonts w:asciiTheme="minorBidi" w:hAnsiTheme="minorBidi" w:cstheme="minorBidi"/>
              </w:rPr>
              <w:t>CSR user</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Summary Goal</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 xml:space="preserve">The application displays the list of </w:t>
            </w:r>
            <w:proofErr w:type="spellStart"/>
            <w:r w:rsidRPr="00542D6F">
              <w:rPr>
                <w:rFonts w:asciiTheme="minorBidi" w:hAnsiTheme="minorBidi" w:cstheme="minorBidi"/>
              </w:rPr>
              <w:t>COne</w:t>
            </w:r>
            <w:proofErr w:type="spellEnd"/>
            <w:r w:rsidRPr="00542D6F">
              <w:rPr>
                <w:rFonts w:asciiTheme="minorBidi" w:hAnsiTheme="minorBidi" w:cstheme="minorBidi"/>
              </w:rPr>
              <w:t xml:space="preserve"> and MIH policies and highlight the differences</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Pre-conditions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is viewing the Cone policies list</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Trigger</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chooses the compare policies link</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Minimum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 message indicates to the user the fact that there is no policy for this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Success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 xml:space="preserve">The application displays the list of </w:t>
            </w:r>
            <w:proofErr w:type="spellStart"/>
            <w:r w:rsidRPr="00542D6F">
              <w:rPr>
                <w:rFonts w:asciiTheme="minorBidi" w:hAnsiTheme="minorBidi" w:cstheme="minorBidi"/>
              </w:rPr>
              <w:t>COne</w:t>
            </w:r>
            <w:proofErr w:type="spellEnd"/>
            <w:r w:rsidRPr="00542D6F">
              <w:rPr>
                <w:rFonts w:asciiTheme="minorBidi" w:hAnsiTheme="minorBidi" w:cstheme="minorBidi"/>
              </w:rPr>
              <w:t xml:space="preserve"> and MIH policies</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Normal Flow:</w:t>
            </w:r>
          </w:p>
        </w:tc>
        <w:tc>
          <w:tcPr>
            <w:tcW w:w="7088" w:type="dxa"/>
            <w:gridSpan w:val="3"/>
          </w:tcPr>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User chooses the compare with MIH Menu</w:t>
            </w:r>
          </w:p>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The application displays (A1)(A2):</w:t>
            </w:r>
          </w:p>
          <w:p w:rsidR="00542D6F" w:rsidRPr="00542D6F" w:rsidRDefault="00542D6F" w:rsidP="00C7300F">
            <w:pPr>
              <w:numPr>
                <w:ilvl w:val="1"/>
                <w:numId w:val="253"/>
              </w:numPr>
              <w:rPr>
                <w:rFonts w:asciiTheme="minorBidi" w:hAnsiTheme="minorBidi" w:cstheme="minorBidi"/>
              </w:rPr>
            </w:pPr>
            <w:r w:rsidRPr="00542D6F">
              <w:rPr>
                <w:rFonts w:asciiTheme="minorBidi" w:hAnsiTheme="minorBidi" w:cstheme="minorBidi"/>
              </w:rPr>
              <w:t xml:space="preserve">The list of Cone policies (Active or Disabled) </w:t>
            </w:r>
          </w:p>
          <w:p w:rsidR="00542D6F" w:rsidRPr="00542D6F" w:rsidRDefault="00542D6F" w:rsidP="00C7300F">
            <w:pPr>
              <w:numPr>
                <w:ilvl w:val="1"/>
                <w:numId w:val="253"/>
              </w:numPr>
              <w:rPr>
                <w:rFonts w:asciiTheme="minorBidi" w:hAnsiTheme="minorBidi" w:cstheme="minorBidi"/>
              </w:rPr>
            </w:pPr>
            <w:r w:rsidRPr="00542D6F">
              <w:rPr>
                <w:rFonts w:asciiTheme="minorBidi" w:hAnsiTheme="minorBidi" w:cstheme="minorBidi"/>
              </w:rPr>
              <w:t>The list of MIH policies</w:t>
            </w:r>
          </w:p>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 xml:space="preserve">The application Highlight the </w:t>
            </w:r>
            <w:proofErr w:type="spellStart"/>
            <w:r w:rsidRPr="00542D6F">
              <w:rPr>
                <w:rFonts w:asciiTheme="minorBidi" w:hAnsiTheme="minorBidi" w:cstheme="minorBidi"/>
              </w:rPr>
              <w:t>COne</w:t>
            </w:r>
            <w:proofErr w:type="spellEnd"/>
            <w:r w:rsidRPr="00542D6F">
              <w:rPr>
                <w:rFonts w:asciiTheme="minorBidi" w:hAnsiTheme="minorBidi" w:cstheme="minorBidi"/>
              </w:rPr>
              <w:t xml:space="preserve"> policies which are different from MIH policies </w:t>
            </w:r>
          </w:p>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The user selects one or more policies</w:t>
            </w:r>
          </w:p>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The user chooses the Reset on MIH link(A3)(A4)(A5)</w:t>
            </w:r>
          </w:p>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The application reset the selected policies</w:t>
            </w:r>
          </w:p>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The application displays a confirmation message</w:t>
            </w:r>
          </w:p>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The user clicks Ok</w:t>
            </w:r>
          </w:p>
          <w:p w:rsidR="00542D6F" w:rsidRPr="00542D6F" w:rsidRDefault="00542D6F" w:rsidP="00C7300F">
            <w:pPr>
              <w:numPr>
                <w:ilvl w:val="0"/>
                <w:numId w:val="253"/>
              </w:numPr>
              <w:rPr>
                <w:rFonts w:asciiTheme="minorBidi" w:hAnsiTheme="minorBidi" w:cstheme="minorBidi"/>
              </w:rPr>
            </w:pPr>
            <w:r w:rsidRPr="00542D6F">
              <w:rPr>
                <w:rFonts w:asciiTheme="minorBidi" w:hAnsiTheme="minorBidi" w:cstheme="minorBidi"/>
              </w:rPr>
              <w:t xml:space="preserve">The application redirects the user to step 1 </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Alternative Flows: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A1 : No policy is available</w:t>
            </w:r>
          </w:p>
          <w:p w:rsidR="00542D6F" w:rsidRPr="00542D6F" w:rsidRDefault="00542D6F" w:rsidP="00C7300F">
            <w:pPr>
              <w:pStyle w:val="ListParagraph"/>
              <w:numPr>
                <w:ilvl w:val="0"/>
                <w:numId w:val="254"/>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no policy is available</w:t>
            </w:r>
          </w:p>
          <w:p w:rsidR="00542D6F" w:rsidRPr="00542D6F" w:rsidRDefault="00542D6F" w:rsidP="00C7300F">
            <w:pPr>
              <w:rPr>
                <w:rFonts w:asciiTheme="minorBidi" w:hAnsiTheme="minorBidi" w:cstheme="minorBidi"/>
              </w:rPr>
            </w:pPr>
            <w:r w:rsidRPr="00542D6F">
              <w:rPr>
                <w:rFonts w:asciiTheme="minorBidi" w:hAnsiTheme="minorBidi" w:cstheme="minorBidi"/>
              </w:rPr>
              <w:t>A2 :  The application is not able to retrieve the policies</w:t>
            </w:r>
          </w:p>
          <w:p w:rsidR="00542D6F" w:rsidRPr="00542D6F" w:rsidRDefault="00542D6F" w:rsidP="00C7300F">
            <w:pPr>
              <w:pStyle w:val="ListParagraph"/>
              <w:numPr>
                <w:ilvl w:val="0"/>
                <w:numId w:val="255"/>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due to a technical error the policies cannot be displayed and proposes him to retry later.</w:t>
            </w:r>
          </w:p>
          <w:p w:rsidR="00542D6F" w:rsidRPr="00542D6F" w:rsidRDefault="00542D6F" w:rsidP="00C7300F">
            <w:pPr>
              <w:pStyle w:val="ListParagraph"/>
              <w:ind w:left="0"/>
              <w:rPr>
                <w:rFonts w:asciiTheme="minorBidi" w:hAnsiTheme="minorBidi" w:cstheme="minorBidi"/>
                <w:sz w:val="20"/>
                <w:szCs w:val="20"/>
              </w:rPr>
            </w:pPr>
            <w:r w:rsidRPr="00542D6F">
              <w:rPr>
                <w:rFonts w:asciiTheme="minorBidi" w:hAnsiTheme="minorBidi" w:cstheme="minorBidi"/>
                <w:sz w:val="20"/>
                <w:szCs w:val="20"/>
              </w:rPr>
              <w:t>A3 : The user has not selected a policy</w:t>
            </w:r>
          </w:p>
          <w:p w:rsidR="00542D6F" w:rsidRPr="00542D6F" w:rsidRDefault="00542D6F" w:rsidP="00C7300F">
            <w:pPr>
              <w:pStyle w:val="ListParagraph"/>
              <w:numPr>
                <w:ilvl w:val="0"/>
                <w:numId w:val="256"/>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at least one policy should be selected</w:t>
            </w:r>
          </w:p>
          <w:p w:rsidR="00542D6F" w:rsidRPr="00542D6F" w:rsidRDefault="00542D6F" w:rsidP="00C7300F">
            <w:pPr>
              <w:pStyle w:val="ListParagraph"/>
              <w:numPr>
                <w:ilvl w:val="0"/>
                <w:numId w:val="256"/>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confirms</w:t>
            </w:r>
          </w:p>
          <w:p w:rsidR="00542D6F" w:rsidRPr="00542D6F" w:rsidRDefault="00542D6F" w:rsidP="00C7300F">
            <w:pPr>
              <w:pStyle w:val="ListParagraph"/>
              <w:numPr>
                <w:ilvl w:val="0"/>
                <w:numId w:val="256"/>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redirect the user to step 3</w:t>
            </w:r>
          </w:p>
          <w:p w:rsidR="00542D6F" w:rsidRPr="00542D6F" w:rsidRDefault="00542D6F" w:rsidP="00C7300F">
            <w:pPr>
              <w:pStyle w:val="ListParagraph"/>
              <w:ind w:left="0"/>
              <w:rPr>
                <w:rFonts w:asciiTheme="minorBidi" w:hAnsiTheme="minorBidi" w:cstheme="minorBidi"/>
                <w:sz w:val="20"/>
                <w:szCs w:val="20"/>
              </w:rPr>
            </w:pPr>
            <w:r w:rsidRPr="00542D6F">
              <w:rPr>
                <w:rFonts w:asciiTheme="minorBidi" w:hAnsiTheme="minorBidi" w:cstheme="minorBidi"/>
                <w:sz w:val="20"/>
                <w:szCs w:val="20"/>
              </w:rPr>
              <w:t>A4 : The user chooses the Reset All on MIH link</w:t>
            </w:r>
          </w:p>
          <w:p w:rsidR="00542D6F" w:rsidRPr="00542D6F" w:rsidRDefault="00542D6F" w:rsidP="00C7300F">
            <w:pPr>
              <w:pStyle w:val="ListParagraph"/>
              <w:numPr>
                <w:ilvl w:val="0"/>
                <w:numId w:val="258"/>
              </w:numPr>
              <w:spacing w:after="0" w:line="240" w:lineRule="auto"/>
              <w:rPr>
                <w:rFonts w:asciiTheme="minorBidi" w:hAnsiTheme="minorBidi" w:cstheme="minorBidi"/>
                <w:sz w:val="20"/>
                <w:szCs w:val="20"/>
              </w:rPr>
            </w:pPr>
            <w:r w:rsidRPr="00542D6F">
              <w:rPr>
                <w:rFonts w:asciiTheme="minorBidi" w:hAnsiTheme="minorBidi" w:cstheme="minorBidi"/>
                <w:sz w:val="20"/>
                <w:szCs w:val="20"/>
              </w:rPr>
              <w:t xml:space="preserve">The application reset all the MIH policies according to </w:t>
            </w:r>
            <w:proofErr w:type="spellStart"/>
            <w:r w:rsidRPr="00542D6F">
              <w:rPr>
                <w:rFonts w:asciiTheme="minorBidi" w:hAnsiTheme="minorBidi" w:cstheme="minorBidi"/>
                <w:sz w:val="20"/>
                <w:szCs w:val="20"/>
              </w:rPr>
              <w:t>COne</w:t>
            </w:r>
            <w:proofErr w:type="spellEnd"/>
            <w:r w:rsidRPr="00542D6F">
              <w:rPr>
                <w:rFonts w:asciiTheme="minorBidi" w:hAnsiTheme="minorBidi" w:cstheme="minorBidi"/>
                <w:sz w:val="20"/>
                <w:szCs w:val="20"/>
              </w:rPr>
              <w:t xml:space="preserve"> policies</w:t>
            </w:r>
          </w:p>
          <w:p w:rsidR="00542D6F" w:rsidRPr="00542D6F" w:rsidRDefault="00542D6F" w:rsidP="00C7300F">
            <w:pPr>
              <w:pStyle w:val="ListParagraph"/>
              <w:numPr>
                <w:ilvl w:val="0"/>
                <w:numId w:val="258"/>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displays a confirmation message</w:t>
            </w:r>
          </w:p>
          <w:p w:rsidR="00542D6F" w:rsidRPr="00542D6F" w:rsidRDefault="00542D6F" w:rsidP="00C7300F">
            <w:pPr>
              <w:pStyle w:val="ListParagraph"/>
              <w:numPr>
                <w:ilvl w:val="0"/>
                <w:numId w:val="258"/>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confirms</w:t>
            </w:r>
          </w:p>
          <w:p w:rsidR="00542D6F" w:rsidRPr="00542D6F" w:rsidRDefault="00542D6F" w:rsidP="00C7300F">
            <w:pPr>
              <w:pStyle w:val="ListParagraph"/>
              <w:numPr>
                <w:ilvl w:val="0"/>
                <w:numId w:val="258"/>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redirect the user step 3</w:t>
            </w:r>
          </w:p>
          <w:p w:rsidR="00542D6F" w:rsidRPr="00542D6F" w:rsidRDefault="00542D6F" w:rsidP="00C7300F">
            <w:pPr>
              <w:pStyle w:val="ListParagraph"/>
              <w:ind w:left="0"/>
              <w:rPr>
                <w:rFonts w:asciiTheme="minorBidi" w:hAnsiTheme="minorBidi" w:cstheme="minorBidi"/>
                <w:sz w:val="20"/>
                <w:szCs w:val="20"/>
              </w:rPr>
            </w:pPr>
            <w:r w:rsidRPr="00542D6F">
              <w:rPr>
                <w:rFonts w:asciiTheme="minorBidi" w:hAnsiTheme="minorBidi" w:cstheme="minorBidi"/>
                <w:sz w:val="20"/>
                <w:szCs w:val="20"/>
              </w:rPr>
              <w:t>A5 : The user chooses the back menu</w:t>
            </w:r>
          </w:p>
          <w:p w:rsidR="00542D6F" w:rsidRPr="00542D6F" w:rsidRDefault="00542D6F" w:rsidP="00C7300F">
            <w:pPr>
              <w:pStyle w:val="ListParagraph"/>
              <w:numPr>
                <w:ilvl w:val="0"/>
                <w:numId w:val="257"/>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redirects the user to the “MIH001 - View Cone Policies” use case</w:t>
            </w:r>
          </w:p>
        </w:tc>
      </w:tr>
    </w:tbl>
    <w:p w:rsidR="00542D6F" w:rsidRDefault="00542D6F" w:rsidP="00542D6F">
      <w:pPr>
        <w:pStyle w:val="Body"/>
        <w:ind w:left="0"/>
      </w:pPr>
    </w:p>
    <w:p w:rsidR="00542D6F" w:rsidRPr="00666B8F" w:rsidRDefault="00542D6F" w:rsidP="00C7300F">
      <w:pPr>
        <w:pStyle w:val="Heading4"/>
      </w:pPr>
      <w:bookmarkStart w:id="531" w:name="_Toc364961258"/>
      <w:r w:rsidRPr="00666B8F">
        <w:t>MIH0</w:t>
      </w:r>
      <w:r>
        <w:t>230</w:t>
      </w:r>
      <w:r w:rsidRPr="00666B8F">
        <w:t xml:space="preserve"> </w:t>
      </w:r>
      <w:r w:rsidR="00C7300F">
        <w:t>-</w:t>
      </w:r>
      <w:r w:rsidRPr="00666B8F">
        <w:t xml:space="preserve"> </w:t>
      </w:r>
      <w:r w:rsidR="00C7300F">
        <w:t>View q</w:t>
      </w:r>
      <w:r>
        <w:t>uota</w:t>
      </w:r>
      <w:r w:rsidRPr="00666B8F">
        <w:t xml:space="preserve"> (3.5.90)</w:t>
      </w:r>
      <w:bookmarkEnd w:id="531"/>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0"/>
        <w:gridCol w:w="3350"/>
        <w:gridCol w:w="990"/>
        <w:gridCol w:w="2748"/>
      </w:tblGrid>
      <w:tr w:rsidR="00542D6F" w:rsidRPr="00542D6F" w:rsidTr="00C7300F">
        <w:trPr>
          <w:trHeight w:val="360"/>
        </w:trPr>
        <w:tc>
          <w:tcPr>
            <w:tcW w:w="5580" w:type="dxa"/>
            <w:gridSpan w:val="2"/>
            <w:shd w:val="clear" w:color="auto" w:fill="E6E6E6"/>
          </w:tcPr>
          <w:p w:rsidR="00542D6F" w:rsidRPr="00542D6F" w:rsidRDefault="00542D6F" w:rsidP="00542D6F">
            <w:pPr>
              <w:pStyle w:val="TableHeading"/>
              <w:rPr>
                <w:rFonts w:asciiTheme="minorBidi" w:hAnsiTheme="minorBidi" w:cstheme="minorBidi"/>
                <w:szCs w:val="20"/>
              </w:rPr>
            </w:pPr>
            <w:r>
              <w:rPr>
                <w:rFonts w:asciiTheme="minorBidi" w:hAnsiTheme="minorBidi" w:cstheme="minorBidi"/>
              </w:rPr>
              <w:t>View quota</w:t>
            </w:r>
          </w:p>
        </w:tc>
        <w:tc>
          <w:tcPr>
            <w:tcW w:w="990" w:type="dxa"/>
            <w:shd w:val="clear" w:color="auto" w:fill="E6E6E6"/>
          </w:tcPr>
          <w:p w:rsidR="00542D6F" w:rsidRPr="00542D6F" w:rsidRDefault="00542D6F" w:rsidP="00C7300F">
            <w:pPr>
              <w:pStyle w:val="TableHeading"/>
              <w:rPr>
                <w:rFonts w:asciiTheme="minorBidi" w:hAnsiTheme="minorBidi" w:cstheme="minorBidi"/>
                <w:szCs w:val="20"/>
              </w:rPr>
            </w:pPr>
            <w:r w:rsidRPr="00542D6F">
              <w:rPr>
                <w:rFonts w:asciiTheme="minorBidi" w:hAnsiTheme="minorBidi" w:cstheme="minorBidi"/>
                <w:szCs w:val="20"/>
              </w:rPr>
              <w:t>EXT</w:t>
            </w:r>
          </w:p>
        </w:tc>
        <w:tc>
          <w:tcPr>
            <w:tcW w:w="2748" w:type="dxa"/>
            <w:shd w:val="clear" w:color="auto" w:fill="E6E6E6"/>
          </w:tcPr>
          <w:p w:rsidR="00542D6F" w:rsidRPr="00542D6F" w:rsidRDefault="00542D6F" w:rsidP="00542D6F">
            <w:pPr>
              <w:pStyle w:val="TableHeading"/>
              <w:rPr>
                <w:rFonts w:asciiTheme="minorBidi" w:hAnsiTheme="minorBidi" w:cstheme="minorBidi"/>
                <w:szCs w:val="20"/>
              </w:rPr>
            </w:pPr>
            <w:r w:rsidRPr="00542D6F">
              <w:rPr>
                <w:rFonts w:asciiTheme="minorBidi" w:hAnsiTheme="minorBidi" w:cstheme="minorBidi"/>
                <w:szCs w:val="20"/>
              </w:rPr>
              <w:t>MIH0</w:t>
            </w:r>
            <w:r>
              <w:rPr>
                <w:rFonts w:asciiTheme="minorBidi" w:hAnsiTheme="minorBidi" w:cstheme="minorBidi"/>
                <w:szCs w:val="20"/>
              </w:rPr>
              <w:t>2</w:t>
            </w:r>
            <w:r w:rsidRPr="00542D6F">
              <w:rPr>
                <w:rFonts w:asciiTheme="minorBidi" w:hAnsiTheme="minorBidi" w:cstheme="minorBidi"/>
                <w:szCs w:val="20"/>
              </w:rPr>
              <w:t xml:space="preserve">30 </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Primary actors</w:t>
            </w:r>
          </w:p>
        </w:tc>
        <w:tc>
          <w:tcPr>
            <w:tcW w:w="7088" w:type="dxa"/>
            <w:gridSpan w:val="3"/>
          </w:tcPr>
          <w:p w:rsidR="00542D6F" w:rsidRPr="00542D6F" w:rsidRDefault="00542D6F" w:rsidP="00C7300F">
            <w:pPr>
              <w:pStyle w:val="BodyText"/>
              <w:rPr>
                <w:rFonts w:asciiTheme="minorBidi" w:hAnsiTheme="minorBidi" w:cstheme="minorBidi"/>
              </w:rPr>
            </w:pPr>
            <w:r w:rsidRPr="00542D6F">
              <w:rPr>
                <w:rFonts w:asciiTheme="minorBidi" w:hAnsiTheme="minorBidi" w:cstheme="minorBidi"/>
              </w:rPr>
              <w:t>CSR user</w:t>
            </w:r>
          </w:p>
        </w:tc>
      </w:tr>
      <w:tr w:rsidR="00542D6F" w:rsidRPr="00542D6F" w:rsidTr="00C7300F">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Summary Goal</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application displays the list of Quota applies to the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Pre-conditions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is in the context of a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Trigger</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user chooses the view quota link</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Minimum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 message indicates to the user the fact that there is no quota applied on this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Success guarantees: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The application displays the list of quota applied to this subscriber</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Normal Flow:</w:t>
            </w:r>
          </w:p>
        </w:tc>
        <w:tc>
          <w:tcPr>
            <w:tcW w:w="7088" w:type="dxa"/>
            <w:gridSpan w:val="3"/>
          </w:tcPr>
          <w:p w:rsidR="00542D6F" w:rsidRPr="00542D6F" w:rsidRDefault="00542D6F" w:rsidP="00C7300F">
            <w:pPr>
              <w:numPr>
                <w:ilvl w:val="0"/>
                <w:numId w:val="261"/>
              </w:numPr>
              <w:rPr>
                <w:rFonts w:asciiTheme="minorBidi" w:hAnsiTheme="minorBidi" w:cstheme="minorBidi"/>
              </w:rPr>
            </w:pPr>
            <w:r w:rsidRPr="00542D6F">
              <w:rPr>
                <w:rFonts w:asciiTheme="minorBidi" w:hAnsiTheme="minorBidi" w:cstheme="minorBidi"/>
              </w:rPr>
              <w:t>User chooses the view quota menu</w:t>
            </w:r>
          </w:p>
          <w:p w:rsidR="00542D6F" w:rsidRPr="00542D6F" w:rsidRDefault="00542D6F" w:rsidP="00C7300F">
            <w:pPr>
              <w:numPr>
                <w:ilvl w:val="0"/>
                <w:numId w:val="261"/>
              </w:numPr>
              <w:rPr>
                <w:rFonts w:asciiTheme="minorBidi" w:hAnsiTheme="minorBidi" w:cstheme="minorBidi"/>
              </w:rPr>
            </w:pPr>
            <w:r w:rsidRPr="00542D6F">
              <w:rPr>
                <w:rFonts w:asciiTheme="minorBidi" w:hAnsiTheme="minorBidi" w:cstheme="minorBidi"/>
              </w:rPr>
              <w:t>The application displays the list of quota applied to the subscriber including their detail(A1)(A2)</w:t>
            </w:r>
          </w:p>
          <w:p w:rsidR="00542D6F" w:rsidRPr="00542D6F" w:rsidRDefault="00542D6F" w:rsidP="00C7300F">
            <w:pPr>
              <w:pStyle w:val="ListParagraph"/>
              <w:numPr>
                <w:ilvl w:val="0"/>
                <w:numId w:val="261"/>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user chooses the back menu</w:t>
            </w:r>
          </w:p>
          <w:p w:rsidR="00542D6F" w:rsidRPr="00542D6F" w:rsidRDefault="00542D6F" w:rsidP="00C7300F">
            <w:pPr>
              <w:numPr>
                <w:ilvl w:val="0"/>
                <w:numId w:val="261"/>
              </w:numPr>
              <w:rPr>
                <w:rFonts w:asciiTheme="minorBidi" w:hAnsiTheme="minorBidi" w:cstheme="minorBidi"/>
              </w:rPr>
            </w:pPr>
            <w:r w:rsidRPr="00542D6F">
              <w:rPr>
                <w:rFonts w:asciiTheme="minorBidi" w:hAnsiTheme="minorBidi" w:cstheme="minorBidi"/>
              </w:rPr>
              <w:t>The application redirects the user to the previous screen</w:t>
            </w:r>
          </w:p>
        </w:tc>
      </w:tr>
      <w:tr w:rsidR="00542D6F" w:rsidRPr="00542D6F" w:rsidTr="00C7300F">
        <w:trPr>
          <w:trHeight w:val="176"/>
        </w:trPr>
        <w:tc>
          <w:tcPr>
            <w:tcW w:w="2230" w:type="dxa"/>
          </w:tcPr>
          <w:p w:rsidR="00542D6F" w:rsidRPr="00542D6F" w:rsidRDefault="00542D6F" w:rsidP="00C7300F">
            <w:pPr>
              <w:rPr>
                <w:rFonts w:asciiTheme="minorBidi" w:hAnsiTheme="minorBidi" w:cstheme="minorBidi"/>
              </w:rPr>
            </w:pPr>
            <w:r w:rsidRPr="00542D6F">
              <w:rPr>
                <w:rFonts w:asciiTheme="minorBidi" w:hAnsiTheme="minorBidi" w:cstheme="minorBidi"/>
              </w:rPr>
              <w:t>Alternative Flows:</w:t>
            </w:r>
          </w:p>
        </w:tc>
        <w:tc>
          <w:tcPr>
            <w:tcW w:w="7088" w:type="dxa"/>
            <w:gridSpan w:val="3"/>
          </w:tcPr>
          <w:p w:rsidR="00542D6F" w:rsidRPr="00542D6F" w:rsidRDefault="00542D6F" w:rsidP="00C7300F">
            <w:pPr>
              <w:rPr>
                <w:rFonts w:asciiTheme="minorBidi" w:hAnsiTheme="minorBidi" w:cstheme="minorBidi"/>
              </w:rPr>
            </w:pPr>
            <w:r w:rsidRPr="00542D6F">
              <w:rPr>
                <w:rFonts w:asciiTheme="minorBidi" w:hAnsiTheme="minorBidi" w:cstheme="minorBidi"/>
              </w:rPr>
              <w:t>A1 : No quota is available</w:t>
            </w:r>
          </w:p>
          <w:p w:rsidR="00542D6F" w:rsidRPr="00542D6F" w:rsidRDefault="00542D6F" w:rsidP="00C7300F">
            <w:pPr>
              <w:pStyle w:val="ListParagraph"/>
              <w:numPr>
                <w:ilvl w:val="0"/>
                <w:numId w:val="262"/>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no quota is available</w:t>
            </w:r>
          </w:p>
          <w:p w:rsidR="00542D6F" w:rsidRPr="00542D6F" w:rsidRDefault="00542D6F" w:rsidP="00C7300F">
            <w:pPr>
              <w:rPr>
                <w:rFonts w:asciiTheme="minorBidi" w:hAnsiTheme="minorBidi" w:cstheme="minorBidi"/>
              </w:rPr>
            </w:pPr>
            <w:r w:rsidRPr="00542D6F">
              <w:rPr>
                <w:rFonts w:asciiTheme="minorBidi" w:hAnsiTheme="minorBidi" w:cstheme="minorBidi"/>
              </w:rPr>
              <w:t>A2 :  The application is not able to retrieve the quota</w:t>
            </w:r>
          </w:p>
          <w:p w:rsidR="00542D6F" w:rsidRPr="00542D6F" w:rsidRDefault="00542D6F" w:rsidP="00C7300F">
            <w:pPr>
              <w:pStyle w:val="ListParagraph"/>
              <w:numPr>
                <w:ilvl w:val="0"/>
                <w:numId w:val="263"/>
              </w:numPr>
              <w:spacing w:after="0" w:line="240" w:lineRule="auto"/>
              <w:rPr>
                <w:rFonts w:asciiTheme="minorBidi" w:hAnsiTheme="minorBidi" w:cstheme="minorBidi"/>
                <w:sz w:val="20"/>
                <w:szCs w:val="20"/>
              </w:rPr>
            </w:pPr>
            <w:r w:rsidRPr="00542D6F">
              <w:rPr>
                <w:rFonts w:asciiTheme="minorBidi" w:hAnsiTheme="minorBidi" w:cstheme="minorBidi"/>
                <w:sz w:val="20"/>
                <w:szCs w:val="20"/>
              </w:rPr>
              <w:t>The application indicates to the user the fact that due to a technical error the quota cannot be displayed and proposes him to retry later.</w:t>
            </w:r>
          </w:p>
        </w:tc>
      </w:tr>
    </w:tbl>
    <w:p w:rsidR="00542D6F" w:rsidRDefault="00542D6F" w:rsidP="00542D6F">
      <w:pPr>
        <w:pStyle w:val="Body"/>
        <w:ind w:left="0"/>
      </w:pPr>
    </w:p>
    <w:p w:rsidR="00542D6F" w:rsidRDefault="00542D6F" w:rsidP="00666B8F">
      <w:pPr>
        <w:pStyle w:val="Body"/>
        <w:ind w:left="0"/>
      </w:pPr>
    </w:p>
    <w:p w:rsidR="00940121" w:rsidRDefault="00940121" w:rsidP="00940121"/>
    <w:p w:rsidR="00940121" w:rsidRDefault="00940121" w:rsidP="00542D6F">
      <w:r>
        <w:br w:type="page"/>
      </w:r>
    </w:p>
    <w:p w:rsidR="00940121" w:rsidRDefault="00940121" w:rsidP="00980032">
      <w:pPr>
        <w:pStyle w:val="Body"/>
        <w:ind w:left="0"/>
      </w:pPr>
    </w:p>
    <w:p w:rsidR="00940121" w:rsidRDefault="00940121" w:rsidP="00980032">
      <w:pPr>
        <w:pStyle w:val="Body"/>
        <w:ind w:left="0"/>
      </w:pPr>
    </w:p>
    <w:p w:rsidR="00940121" w:rsidRDefault="00940121" w:rsidP="00980032">
      <w:pPr>
        <w:pStyle w:val="Body"/>
        <w:ind w:left="0"/>
      </w:pPr>
    </w:p>
    <w:p w:rsidR="00980032" w:rsidRDefault="00980032" w:rsidP="00980032">
      <w:pPr>
        <w:pStyle w:val="Capability"/>
      </w:pPr>
      <w:bookmarkStart w:id="532" w:name="_Toc319588193"/>
      <w:bookmarkStart w:id="533" w:name="_Toc340154078"/>
      <w:bookmarkStart w:id="534" w:name="_Toc364961259"/>
      <w:r>
        <w:t xml:space="preserve">Capability </w:t>
      </w:r>
      <w:r w:rsidR="005A525E">
        <w:fldChar w:fldCharType="begin"/>
      </w:r>
      <w:r>
        <w:instrText xml:space="preserve"> LISTNUM "business req" \* MERGEFORMAT </w:instrText>
      </w:r>
      <w:r w:rsidR="005A525E">
        <w:fldChar w:fldCharType="separate"/>
      </w:r>
      <w:r>
        <w:rPr>
          <w:noProof/>
        </w:rPr>
        <w:t>1</w:t>
      </w:r>
      <w:r w:rsidR="005A525E">
        <w:fldChar w:fldCharType="end">
          <w:numberingChange w:id="535" w:author="Comverse" w:date="2013-04-10T19:12:00Z" w:original="11."/>
        </w:fldChar>
      </w:r>
      <w:r>
        <w:t xml:space="preserve"> Customer identification – IDC (Channel/CSR Portal)</w:t>
      </w:r>
      <w:bookmarkEnd w:id="532"/>
      <w:bookmarkEnd w:id="533"/>
      <w:bookmarkEnd w:id="534"/>
    </w:p>
    <w:p w:rsidR="00980032" w:rsidRDefault="00980032" w:rsidP="00980032">
      <w:pPr>
        <w:pStyle w:val="Heading3"/>
      </w:pPr>
      <w:bookmarkStart w:id="536" w:name="_Toc340154079"/>
      <w:bookmarkStart w:id="537" w:name="_Toc364961260"/>
      <w:r>
        <w:t>Capability Description</w:t>
      </w:r>
      <w:bookmarkEnd w:id="536"/>
      <w:bookmarkEnd w:id="537"/>
    </w:p>
    <w:p w:rsidR="00980032" w:rsidRDefault="00980032" w:rsidP="00980032">
      <w:pPr>
        <w:pStyle w:val="BodyText"/>
      </w:pPr>
      <w:r>
        <w:t>.</w:t>
      </w:r>
    </w:p>
    <w:p w:rsidR="00980032" w:rsidRDefault="00980032" w:rsidP="00980032">
      <w:pPr>
        <w:pStyle w:val="Heading3"/>
      </w:pPr>
      <w:bookmarkStart w:id="538" w:name="_Toc340154080"/>
      <w:bookmarkStart w:id="539" w:name="_Toc364961261"/>
      <w:r>
        <w:t>Capability Assumptions/Dependencies</w:t>
      </w:r>
      <w:bookmarkEnd w:id="538"/>
      <w:bookmarkEnd w:id="539"/>
    </w:p>
    <w:p w:rsidR="00980032" w:rsidRDefault="00980032" w:rsidP="00980032">
      <w:pPr>
        <w:pStyle w:val="BodyText"/>
      </w:pPr>
    </w:p>
    <w:p w:rsidR="00980032" w:rsidRDefault="00980032" w:rsidP="00980032">
      <w:pPr>
        <w:pStyle w:val="Heading3"/>
      </w:pPr>
      <w:bookmarkStart w:id="540" w:name="_Toc340154081"/>
      <w:bookmarkStart w:id="541" w:name="_Toc364961262"/>
      <w:r>
        <w:t>Capability Use Cases</w:t>
      </w:r>
      <w:bookmarkEnd w:id="540"/>
      <w:bookmarkEnd w:id="541"/>
    </w:p>
    <w:p w:rsidR="00980032" w:rsidRPr="00145F2A" w:rsidRDefault="00980032" w:rsidP="00980032">
      <w:pPr>
        <w:pStyle w:val="Heading4"/>
      </w:pPr>
      <w:bookmarkStart w:id="542" w:name="_Toc265574570"/>
      <w:bookmarkStart w:id="543" w:name="_Toc340154082"/>
      <w:bookmarkStart w:id="544" w:name="_Toc364961263"/>
      <w:r>
        <w:t>IDC0010 - Identify customer (Modified)</w:t>
      </w:r>
      <w:bookmarkEnd w:id="542"/>
      <w:bookmarkEnd w:id="543"/>
      <w:bookmarkEnd w:id="544"/>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Identify customer</w:t>
            </w:r>
            <w:r w:rsidRPr="00E442E7">
              <w:t xml:space="preserve"> </w:t>
            </w:r>
          </w:p>
        </w:tc>
        <w:tc>
          <w:tcPr>
            <w:tcW w:w="3596" w:type="dxa"/>
            <w:shd w:val="clear" w:color="auto" w:fill="E6E6E6"/>
          </w:tcPr>
          <w:p w:rsidR="00980032" w:rsidRPr="00E442E7" w:rsidRDefault="00980032" w:rsidP="001A4A0A">
            <w:pPr>
              <w:pStyle w:val="TableHeading"/>
            </w:pPr>
            <w:r>
              <w:t>IDC0010</w:t>
            </w:r>
          </w:p>
        </w:tc>
      </w:tr>
      <w:tr w:rsidR="00980032" w:rsidRPr="00E442E7" w:rsidTr="001A4A0A">
        <w:tc>
          <w:tcPr>
            <w:tcW w:w="2268" w:type="dxa"/>
          </w:tcPr>
          <w:p w:rsidR="00980032" w:rsidRPr="00E442E7" w:rsidRDefault="00980032" w:rsidP="001A4A0A">
            <w:r w:rsidRPr="00E442E7">
              <w:t>Primary actors</w:t>
            </w:r>
          </w:p>
        </w:tc>
        <w:tc>
          <w:tcPr>
            <w:tcW w:w="6908" w:type="dxa"/>
            <w:gridSpan w:val="2"/>
          </w:tcPr>
          <w:p w:rsidR="00980032" w:rsidRDefault="00980032" w:rsidP="001A4A0A">
            <w:pPr>
              <w:pStyle w:val="BodyText"/>
            </w:pPr>
            <w:r>
              <w:t>Dealer User</w:t>
            </w:r>
          </w:p>
          <w:p w:rsidR="00980032" w:rsidRPr="00E442E7" w:rsidRDefault="00980032" w:rsidP="001A4A0A">
            <w:pPr>
              <w:pStyle w:val="BodyText"/>
            </w:pPr>
            <w:r>
              <w:t>CSR user</w:t>
            </w:r>
          </w:p>
        </w:tc>
      </w:tr>
      <w:tr w:rsidR="00980032" w:rsidRPr="00E442E7" w:rsidTr="001A4A0A">
        <w:tc>
          <w:tcPr>
            <w:tcW w:w="2268" w:type="dxa"/>
          </w:tcPr>
          <w:p w:rsidR="00980032" w:rsidRPr="00E442E7" w:rsidRDefault="00980032" w:rsidP="001A4A0A">
            <w:r w:rsidRPr="00E442E7">
              <w:t>Summary Goal</w:t>
            </w:r>
          </w:p>
        </w:tc>
        <w:tc>
          <w:tcPr>
            <w:tcW w:w="6908" w:type="dxa"/>
            <w:gridSpan w:val="2"/>
          </w:tcPr>
          <w:p w:rsidR="00980032" w:rsidRPr="00E442E7" w:rsidRDefault="00980032" w:rsidP="001A4A0A">
            <w:pPr>
              <w:pStyle w:val="BodyText"/>
            </w:pPr>
            <w:r>
              <w:t>This use case allows user to retrieve a specific customer</w:t>
            </w:r>
          </w:p>
        </w:tc>
      </w:tr>
      <w:tr w:rsidR="00980032" w:rsidRPr="00E442E7" w:rsidTr="001A4A0A">
        <w:trPr>
          <w:trHeight w:val="176"/>
        </w:trPr>
        <w:tc>
          <w:tcPr>
            <w:tcW w:w="2268" w:type="dxa"/>
          </w:tcPr>
          <w:p w:rsidR="00980032" w:rsidRPr="00E442E7" w:rsidRDefault="00980032" w:rsidP="001A4A0A">
            <w:r w:rsidRPr="00E442E7">
              <w:t>Pre-conditions</w:t>
            </w:r>
          </w:p>
        </w:tc>
        <w:tc>
          <w:tcPr>
            <w:tcW w:w="6908" w:type="dxa"/>
            <w:gridSpan w:val="2"/>
          </w:tcPr>
          <w:p w:rsidR="00980032" w:rsidRPr="00E442E7" w:rsidRDefault="00980032" w:rsidP="001A4A0A">
            <w:pPr>
              <w:pStyle w:val="BodyText"/>
            </w:pPr>
            <w:r>
              <w:t>User is logged in Application</w:t>
            </w:r>
          </w:p>
        </w:tc>
      </w:tr>
      <w:tr w:rsidR="00980032" w:rsidRPr="00E442E7" w:rsidTr="001A4A0A">
        <w:trPr>
          <w:trHeight w:val="176"/>
        </w:trPr>
        <w:tc>
          <w:tcPr>
            <w:tcW w:w="2268" w:type="dxa"/>
          </w:tcPr>
          <w:p w:rsidR="00980032" w:rsidRPr="00E442E7" w:rsidRDefault="00980032" w:rsidP="001A4A0A">
            <w:r w:rsidRPr="00E442E7">
              <w:t>Trigger</w:t>
            </w:r>
          </w:p>
        </w:tc>
        <w:tc>
          <w:tcPr>
            <w:tcW w:w="6908" w:type="dxa"/>
            <w:gridSpan w:val="2"/>
          </w:tcPr>
          <w:p w:rsidR="00980032" w:rsidRPr="00E442E7" w:rsidRDefault="00980032" w:rsidP="001A4A0A">
            <w:pPr>
              <w:pStyle w:val="BodyText"/>
            </w:pPr>
            <w:r>
              <w:t>User has selected any option requiring first to identify a customer</w:t>
            </w:r>
          </w:p>
        </w:tc>
      </w:tr>
      <w:tr w:rsidR="00980032" w:rsidRPr="00E442E7" w:rsidTr="001A4A0A">
        <w:trPr>
          <w:trHeight w:val="176"/>
        </w:trPr>
        <w:tc>
          <w:tcPr>
            <w:tcW w:w="2268" w:type="dxa"/>
          </w:tcPr>
          <w:p w:rsidR="00980032" w:rsidRPr="00E442E7" w:rsidRDefault="00980032" w:rsidP="001A4A0A">
            <w:r w:rsidRPr="00E442E7">
              <w:t>Minimum guarantees</w:t>
            </w:r>
          </w:p>
        </w:tc>
        <w:tc>
          <w:tcPr>
            <w:tcW w:w="6908" w:type="dxa"/>
            <w:gridSpan w:val="2"/>
          </w:tcPr>
          <w:p w:rsidR="00980032" w:rsidRPr="00E442E7" w:rsidRDefault="00980032" w:rsidP="001A4A0A">
            <w:pPr>
              <w:pStyle w:val="BodyText"/>
            </w:pPr>
          </w:p>
        </w:tc>
      </w:tr>
      <w:tr w:rsidR="00980032" w:rsidRPr="00E442E7" w:rsidTr="001A4A0A">
        <w:trPr>
          <w:trHeight w:val="176"/>
        </w:trPr>
        <w:tc>
          <w:tcPr>
            <w:tcW w:w="2268" w:type="dxa"/>
          </w:tcPr>
          <w:p w:rsidR="00980032" w:rsidRPr="00E442E7" w:rsidRDefault="00980032" w:rsidP="001A4A0A">
            <w:r w:rsidRPr="00E442E7">
              <w:t>Success guarantees:</w:t>
            </w:r>
          </w:p>
        </w:tc>
        <w:tc>
          <w:tcPr>
            <w:tcW w:w="6908" w:type="dxa"/>
            <w:gridSpan w:val="2"/>
          </w:tcPr>
          <w:p w:rsidR="00980032" w:rsidRPr="00E442E7" w:rsidRDefault="00980032" w:rsidP="001A4A0A">
            <w:pPr>
              <w:pStyle w:val="BodyText"/>
            </w:pPr>
            <w:r>
              <w:t>Customer has been retrieved</w:t>
            </w:r>
          </w:p>
        </w:tc>
      </w:tr>
      <w:tr w:rsidR="00980032" w:rsidRPr="00E442E7" w:rsidTr="001A4A0A">
        <w:trPr>
          <w:trHeight w:val="176"/>
        </w:trPr>
        <w:tc>
          <w:tcPr>
            <w:tcW w:w="2268" w:type="dxa"/>
          </w:tcPr>
          <w:p w:rsidR="00980032" w:rsidRPr="00E442E7" w:rsidRDefault="00980032" w:rsidP="001A4A0A">
            <w:r w:rsidRPr="00E442E7">
              <w:t>Normal Flow:</w:t>
            </w:r>
          </w:p>
        </w:tc>
        <w:tc>
          <w:tcPr>
            <w:tcW w:w="6908" w:type="dxa"/>
            <w:gridSpan w:val="2"/>
          </w:tcPr>
          <w:p w:rsidR="00980032" w:rsidRDefault="00980032" w:rsidP="005E61D6">
            <w:pPr>
              <w:pStyle w:val="ListNumberUC"/>
              <w:numPr>
                <w:ilvl w:val="0"/>
                <w:numId w:val="107"/>
              </w:numPr>
            </w:pPr>
            <w:r>
              <w:t xml:space="preserve">Application proposes the different search options available (refer to search customers, search subscribers and </w:t>
            </w:r>
            <w:r w:rsidRPr="00642F54">
              <w:rPr>
                <w:highlight w:val="yellow"/>
              </w:rPr>
              <w:t>search persona</w:t>
            </w:r>
            <w:r>
              <w:t xml:space="preserve"> use cases)</w:t>
            </w:r>
          </w:p>
          <w:p w:rsidR="00980032" w:rsidRDefault="00980032" w:rsidP="005E61D6">
            <w:pPr>
              <w:pStyle w:val="ListNumberUC"/>
              <w:numPr>
                <w:ilvl w:val="0"/>
                <w:numId w:val="106"/>
              </w:numPr>
            </w:pPr>
            <w:r>
              <w:t>User selects a customer(A1)(A2)(A4)</w:t>
            </w:r>
          </w:p>
          <w:p w:rsidR="00980032" w:rsidRPr="00E442E7" w:rsidRDefault="00980032" w:rsidP="005E61D6">
            <w:pPr>
              <w:pStyle w:val="ListNumberUC"/>
              <w:numPr>
                <w:ilvl w:val="0"/>
                <w:numId w:val="106"/>
              </w:numPr>
            </w:pPr>
            <w:r>
              <w:t xml:space="preserve">Application sets the application context with the selected customer and redirect the user to a summary of the customer </w:t>
            </w:r>
          </w:p>
        </w:tc>
      </w:tr>
      <w:tr w:rsidR="00980032" w:rsidRPr="00E442E7" w:rsidTr="001A4A0A">
        <w:trPr>
          <w:trHeight w:val="176"/>
        </w:trPr>
        <w:tc>
          <w:tcPr>
            <w:tcW w:w="2268" w:type="dxa"/>
          </w:tcPr>
          <w:p w:rsidR="00980032" w:rsidRPr="00E442E7" w:rsidRDefault="00980032" w:rsidP="001A4A0A">
            <w:r w:rsidRPr="00E442E7">
              <w:t>Alternative Flows:</w:t>
            </w:r>
          </w:p>
        </w:tc>
        <w:tc>
          <w:tcPr>
            <w:tcW w:w="6908" w:type="dxa"/>
            <w:gridSpan w:val="2"/>
          </w:tcPr>
          <w:p w:rsidR="00980032" w:rsidRDefault="00980032" w:rsidP="001A4A0A">
            <w:pPr>
              <w:pStyle w:val="BodyText"/>
            </w:pPr>
            <w:r>
              <w:t>A1: Customer can’t be synchronized and time out is reached</w:t>
            </w:r>
          </w:p>
          <w:p w:rsidR="00980032" w:rsidRDefault="00980032" w:rsidP="005E61D6">
            <w:pPr>
              <w:pStyle w:val="ListNumberUC"/>
              <w:numPr>
                <w:ilvl w:val="0"/>
                <w:numId w:val="218"/>
              </w:numPr>
            </w:pPr>
            <w:r>
              <w:t>Application displays an error message to inform the user that for technical reason, the customer can’t be accessed.</w:t>
            </w:r>
          </w:p>
          <w:p w:rsidR="00980032" w:rsidRDefault="00980032" w:rsidP="001A4A0A">
            <w:pPr>
              <w:pStyle w:val="ListNumberUC"/>
            </w:pPr>
            <w:r>
              <w:t>A2: User chooses refresh link (Business application only)</w:t>
            </w:r>
          </w:p>
          <w:p w:rsidR="00980032" w:rsidRDefault="00980032" w:rsidP="005E61D6">
            <w:pPr>
              <w:pStyle w:val="ListNumberUC"/>
              <w:numPr>
                <w:ilvl w:val="0"/>
                <w:numId w:val="111"/>
              </w:numPr>
            </w:pPr>
            <w:r>
              <w:t>The application warns the user on the potential impact on the systems of the resynchronization of a large company</w:t>
            </w:r>
          </w:p>
          <w:p w:rsidR="00980032" w:rsidRDefault="00980032" w:rsidP="005E61D6">
            <w:pPr>
              <w:pStyle w:val="ListNumberUC"/>
              <w:numPr>
                <w:ilvl w:val="0"/>
                <w:numId w:val="111"/>
              </w:numPr>
            </w:pPr>
            <w:r>
              <w:t>The user confirm the resynchronization(A3)</w:t>
            </w:r>
          </w:p>
          <w:p w:rsidR="00980032" w:rsidRDefault="00980032" w:rsidP="005E61D6">
            <w:pPr>
              <w:pStyle w:val="ListNumberUC"/>
              <w:numPr>
                <w:ilvl w:val="0"/>
                <w:numId w:val="111"/>
              </w:numPr>
            </w:pPr>
            <w:r>
              <w:t>The application trigger a resynchronization and indicate to the user the fact that a resynchronization is in progress</w:t>
            </w:r>
          </w:p>
          <w:p w:rsidR="00980032" w:rsidRDefault="00980032" w:rsidP="001A4A0A">
            <w:pPr>
              <w:pStyle w:val="ListNumberUC"/>
              <w:ind w:left="418" w:hanging="418"/>
            </w:pPr>
            <w:r>
              <w:t>A3 : The user reject the resynchronization</w:t>
            </w:r>
          </w:p>
          <w:p w:rsidR="00980032" w:rsidRDefault="00980032" w:rsidP="005E61D6">
            <w:pPr>
              <w:pStyle w:val="ListNumberUC"/>
              <w:numPr>
                <w:ilvl w:val="0"/>
                <w:numId w:val="112"/>
              </w:numPr>
            </w:pPr>
            <w:r>
              <w:t>The user is redirected to step 1</w:t>
            </w:r>
          </w:p>
          <w:p w:rsidR="00980032" w:rsidRDefault="00980032" w:rsidP="001A4A0A">
            <w:pPr>
              <w:pStyle w:val="ListNumberUC"/>
              <w:ind w:left="418" w:hanging="418"/>
            </w:pPr>
            <w:r>
              <w:t>A4 : The CSR admin is in the context of the business application only</w:t>
            </w:r>
          </w:p>
          <w:p w:rsidR="00980032" w:rsidRPr="00E442E7" w:rsidRDefault="00980032" w:rsidP="005E61D6">
            <w:pPr>
              <w:pStyle w:val="ListNumberUC"/>
              <w:numPr>
                <w:ilvl w:val="0"/>
                <w:numId w:val="113"/>
              </w:numPr>
            </w:pPr>
            <w:r>
              <w:t>The application redirects the user to the customer hierarchy management</w:t>
            </w:r>
          </w:p>
        </w:tc>
      </w:tr>
    </w:tbl>
    <w:p w:rsidR="00980032" w:rsidRDefault="00980032" w:rsidP="00980032"/>
    <w:p w:rsidR="00980032" w:rsidRDefault="00980032" w:rsidP="00980032">
      <w:pPr>
        <w:pStyle w:val="Heading4"/>
      </w:pPr>
      <w:bookmarkStart w:id="545" w:name="_Toc265574571"/>
      <w:bookmarkStart w:id="546" w:name="_Toc340154083"/>
      <w:bookmarkStart w:id="547" w:name="_Toc364961264"/>
      <w:r>
        <w:t>IDC0020 - Search customers (Modified)</w:t>
      </w:r>
      <w:bookmarkEnd w:id="545"/>
      <w:bookmarkEnd w:id="546"/>
      <w:bookmarkEnd w:id="547"/>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Search customers</w:t>
            </w:r>
          </w:p>
        </w:tc>
        <w:tc>
          <w:tcPr>
            <w:tcW w:w="3596" w:type="dxa"/>
            <w:shd w:val="clear" w:color="auto" w:fill="E6E6E6"/>
          </w:tcPr>
          <w:p w:rsidR="00980032" w:rsidRPr="00E442E7" w:rsidRDefault="00980032" w:rsidP="001A4A0A">
            <w:pPr>
              <w:pStyle w:val="TableHeading"/>
            </w:pPr>
            <w:r>
              <w:t>IDC0020</w:t>
            </w:r>
          </w:p>
        </w:tc>
      </w:tr>
      <w:tr w:rsidR="00980032" w:rsidRPr="00E442E7" w:rsidTr="001A4A0A">
        <w:tc>
          <w:tcPr>
            <w:tcW w:w="2268" w:type="dxa"/>
          </w:tcPr>
          <w:p w:rsidR="00980032" w:rsidRPr="00E442E7" w:rsidRDefault="00980032" w:rsidP="001A4A0A">
            <w:r w:rsidRPr="00E442E7">
              <w:t>Primary actors</w:t>
            </w:r>
          </w:p>
        </w:tc>
        <w:tc>
          <w:tcPr>
            <w:tcW w:w="6908" w:type="dxa"/>
            <w:gridSpan w:val="2"/>
          </w:tcPr>
          <w:p w:rsidR="00980032" w:rsidRDefault="00980032" w:rsidP="001A4A0A">
            <w:pPr>
              <w:pStyle w:val="BodyText"/>
            </w:pPr>
            <w:r>
              <w:t>Dealer User</w:t>
            </w:r>
          </w:p>
          <w:p w:rsidR="00980032" w:rsidRPr="00E442E7" w:rsidRDefault="00980032" w:rsidP="001A4A0A">
            <w:pPr>
              <w:pStyle w:val="BodyText"/>
            </w:pPr>
            <w:r>
              <w:t>CSR user</w:t>
            </w:r>
          </w:p>
        </w:tc>
      </w:tr>
      <w:tr w:rsidR="00980032" w:rsidRPr="00E442E7" w:rsidTr="001A4A0A">
        <w:tc>
          <w:tcPr>
            <w:tcW w:w="2268" w:type="dxa"/>
          </w:tcPr>
          <w:p w:rsidR="00980032" w:rsidRPr="00E442E7" w:rsidRDefault="00980032" w:rsidP="001A4A0A">
            <w:r w:rsidRPr="00E442E7">
              <w:t>Summary Goal</w:t>
            </w:r>
          </w:p>
        </w:tc>
        <w:tc>
          <w:tcPr>
            <w:tcW w:w="6908" w:type="dxa"/>
            <w:gridSpan w:val="2"/>
          </w:tcPr>
          <w:p w:rsidR="00980032" w:rsidRPr="00E442E7" w:rsidRDefault="00980032" w:rsidP="001A4A0A">
            <w:pPr>
              <w:pStyle w:val="BodyText"/>
            </w:pPr>
            <w:r>
              <w:t>This use case allows a dealer to search customers based on customer criteria (i.e. root account criteria)</w:t>
            </w:r>
          </w:p>
        </w:tc>
      </w:tr>
      <w:tr w:rsidR="00980032" w:rsidRPr="00E442E7" w:rsidTr="001A4A0A">
        <w:trPr>
          <w:trHeight w:val="176"/>
        </w:trPr>
        <w:tc>
          <w:tcPr>
            <w:tcW w:w="2268" w:type="dxa"/>
          </w:tcPr>
          <w:p w:rsidR="00980032" w:rsidRPr="00E442E7" w:rsidRDefault="00980032" w:rsidP="001A4A0A">
            <w:r w:rsidRPr="00E442E7">
              <w:t>Pre-conditions</w:t>
            </w:r>
          </w:p>
        </w:tc>
        <w:tc>
          <w:tcPr>
            <w:tcW w:w="6908" w:type="dxa"/>
            <w:gridSpan w:val="2"/>
          </w:tcPr>
          <w:p w:rsidR="00980032" w:rsidRPr="00E442E7" w:rsidRDefault="00980032" w:rsidP="001A4A0A">
            <w:pPr>
              <w:pStyle w:val="BodyText"/>
            </w:pPr>
            <w:r>
              <w:t>Dealer is logged in Application</w:t>
            </w:r>
          </w:p>
        </w:tc>
      </w:tr>
      <w:tr w:rsidR="00980032" w:rsidRPr="00E442E7" w:rsidTr="001A4A0A">
        <w:trPr>
          <w:trHeight w:val="176"/>
        </w:trPr>
        <w:tc>
          <w:tcPr>
            <w:tcW w:w="2268" w:type="dxa"/>
          </w:tcPr>
          <w:p w:rsidR="00980032" w:rsidRPr="00E442E7" w:rsidRDefault="00980032" w:rsidP="001A4A0A">
            <w:r w:rsidRPr="00E442E7">
              <w:t>Trigger</w:t>
            </w:r>
          </w:p>
        </w:tc>
        <w:tc>
          <w:tcPr>
            <w:tcW w:w="6908" w:type="dxa"/>
            <w:gridSpan w:val="2"/>
          </w:tcPr>
          <w:p w:rsidR="00980032" w:rsidRPr="00E442E7" w:rsidRDefault="00980032" w:rsidP="001A4A0A">
            <w:pPr>
              <w:pStyle w:val="BodyText"/>
            </w:pPr>
            <w:r>
              <w:t>Dealer wants to identify a customer</w:t>
            </w:r>
          </w:p>
        </w:tc>
      </w:tr>
      <w:tr w:rsidR="00980032" w:rsidRPr="00E442E7" w:rsidTr="001A4A0A">
        <w:trPr>
          <w:trHeight w:val="176"/>
        </w:trPr>
        <w:tc>
          <w:tcPr>
            <w:tcW w:w="2268" w:type="dxa"/>
          </w:tcPr>
          <w:p w:rsidR="00980032" w:rsidRPr="00E442E7" w:rsidRDefault="00980032" w:rsidP="001A4A0A">
            <w:r w:rsidRPr="00E442E7">
              <w:t>Minimum guarantees</w:t>
            </w:r>
          </w:p>
        </w:tc>
        <w:tc>
          <w:tcPr>
            <w:tcW w:w="6908" w:type="dxa"/>
            <w:gridSpan w:val="2"/>
          </w:tcPr>
          <w:p w:rsidR="00980032" w:rsidRPr="00E442E7" w:rsidRDefault="00980032" w:rsidP="001A4A0A">
            <w:pPr>
              <w:pStyle w:val="BodyText"/>
            </w:pPr>
            <w:r>
              <w:t>In case of integrated with billing, Application will limit number of customers retrieved through the search</w:t>
            </w:r>
          </w:p>
        </w:tc>
      </w:tr>
      <w:tr w:rsidR="00980032" w:rsidRPr="00E442E7" w:rsidTr="001A4A0A">
        <w:trPr>
          <w:trHeight w:val="176"/>
        </w:trPr>
        <w:tc>
          <w:tcPr>
            <w:tcW w:w="2268" w:type="dxa"/>
          </w:tcPr>
          <w:p w:rsidR="00980032" w:rsidRPr="00E442E7" w:rsidRDefault="00980032" w:rsidP="001A4A0A">
            <w:r w:rsidRPr="00E442E7">
              <w:t>Success guarantees:</w:t>
            </w:r>
          </w:p>
        </w:tc>
        <w:tc>
          <w:tcPr>
            <w:tcW w:w="6908" w:type="dxa"/>
            <w:gridSpan w:val="2"/>
          </w:tcPr>
          <w:p w:rsidR="00980032" w:rsidRPr="00E442E7" w:rsidRDefault="00980032" w:rsidP="001A4A0A">
            <w:pPr>
              <w:pStyle w:val="BodyText"/>
            </w:pPr>
            <w:r>
              <w:t>Customer list is displayed to the user</w:t>
            </w:r>
          </w:p>
        </w:tc>
      </w:tr>
      <w:tr w:rsidR="00980032" w:rsidRPr="00E442E7" w:rsidTr="001A4A0A">
        <w:trPr>
          <w:trHeight w:val="176"/>
        </w:trPr>
        <w:tc>
          <w:tcPr>
            <w:tcW w:w="2268" w:type="dxa"/>
          </w:tcPr>
          <w:p w:rsidR="00980032" w:rsidRPr="00E442E7" w:rsidRDefault="00980032" w:rsidP="001A4A0A">
            <w:r w:rsidRPr="00E442E7">
              <w:t>Normal Flow:</w:t>
            </w:r>
          </w:p>
        </w:tc>
        <w:tc>
          <w:tcPr>
            <w:tcW w:w="6908" w:type="dxa"/>
            <w:gridSpan w:val="2"/>
          </w:tcPr>
          <w:p w:rsidR="00980032" w:rsidRDefault="00980032" w:rsidP="005E61D6">
            <w:pPr>
              <w:pStyle w:val="ListNumberUC"/>
              <w:numPr>
                <w:ilvl w:val="0"/>
                <w:numId w:val="108"/>
              </w:numPr>
            </w:pPr>
            <w:r>
              <w:t>Application displays customer attributes (criteria) supported to search customers</w:t>
            </w:r>
          </w:p>
          <w:p w:rsidR="00980032" w:rsidRDefault="00980032" w:rsidP="005E61D6">
            <w:pPr>
              <w:pStyle w:val="ListNumberUC"/>
              <w:numPr>
                <w:ilvl w:val="0"/>
                <w:numId w:val="106"/>
              </w:numPr>
            </w:pPr>
            <w:r>
              <w:t>User set attributes and submit</w:t>
            </w:r>
          </w:p>
          <w:p w:rsidR="00980032" w:rsidRDefault="00980032" w:rsidP="005E61D6">
            <w:pPr>
              <w:pStyle w:val="ListNumberUC"/>
              <w:numPr>
                <w:ilvl w:val="0"/>
                <w:numId w:val="106"/>
              </w:numPr>
            </w:pPr>
            <w:r>
              <w:t>Application processes the search (A1)</w:t>
            </w:r>
          </w:p>
          <w:p w:rsidR="00980032" w:rsidRPr="00E442E7" w:rsidRDefault="00980032" w:rsidP="005E61D6">
            <w:pPr>
              <w:pStyle w:val="ListNumberUC"/>
              <w:numPr>
                <w:ilvl w:val="0"/>
                <w:numId w:val="106"/>
              </w:numPr>
            </w:pPr>
            <w:r>
              <w:t>Application display list of found customers (A2)(A3)</w:t>
            </w:r>
          </w:p>
        </w:tc>
      </w:tr>
      <w:tr w:rsidR="00980032" w:rsidRPr="00E442E7" w:rsidTr="001A4A0A">
        <w:trPr>
          <w:trHeight w:val="176"/>
        </w:trPr>
        <w:tc>
          <w:tcPr>
            <w:tcW w:w="2268" w:type="dxa"/>
          </w:tcPr>
          <w:p w:rsidR="00980032" w:rsidRPr="00E442E7" w:rsidRDefault="00980032" w:rsidP="001A4A0A">
            <w:r w:rsidRPr="00E442E7">
              <w:t>Alternative Flows:</w:t>
            </w:r>
          </w:p>
        </w:tc>
        <w:tc>
          <w:tcPr>
            <w:tcW w:w="6908" w:type="dxa"/>
            <w:gridSpan w:val="2"/>
          </w:tcPr>
          <w:p w:rsidR="00980032" w:rsidRDefault="00980032" w:rsidP="001A4A0A">
            <w:pPr>
              <w:pStyle w:val="BodyText"/>
            </w:pPr>
            <w:r>
              <w:t>A1: Application is integrated with Comverse one billing</w:t>
            </w:r>
          </w:p>
          <w:p w:rsidR="00980032" w:rsidRDefault="00980032" w:rsidP="005E61D6">
            <w:pPr>
              <w:pStyle w:val="ListNumberUC"/>
              <w:numPr>
                <w:ilvl w:val="0"/>
                <w:numId w:val="107"/>
              </w:numPr>
            </w:pPr>
            <w:r>
              <w:t>Application call a search service to process the search in the billing</w:t>
            </w:r>
          </w:p>
          <w:p w:rsidR="00980032" w:rsidRDefault="00980032" w:rsidP="005E61D6">
            <w:pPr>
              <w:pStyle w:val="ListNumberUC"/>
              <w:numPr>
                <w:ilvl w:val="0"/>
                <w:numId w:val="106"/>
              </w:numPr>
            </w:pPr>
            <w:r>
              <w:t>Next step is similar as nominal case (A4)</w:t>
            </w:r>
          </w:p>
          <w:p w:rsidR="00980032" w:rsidRDefault="00980032" w:rsidP="001A4A0A">
            <w:pPr>
              <w:pStyle w:val="BodyText"/>
              <w:tabs>
                <w:tab w:val="left" w:pos="4470"/>
              </w:tabs>
            </w:pPr>
            <w:r>
              <w:t>A2: There is no customer matching criteria</w:t>
            </w:r>
            <w:r>
              <w:tab/>
            </w:r>
          </w:p>
          <w:p w:rsidR="00980032" w:rsidRDefault="00980032" w:rsidP="005E61D6">
            <w:pPr>
              <w:pStyle w:val="ListNumberUC"/>
              <w:numPr>
                <w:ilvl w:val="0"/>
                <w:numId w:val="109"/>
              </w:numPr>
            </w:pPr>
            <w:r>
              <w:t>Application displays an error message to inform the user there is no customer matching criteria</w:t>
            </w:r>
          </w:p>
          <w:p w:rsidR="00980032" w:rsidRDefault="00980032" w:rsidP="001A4A0A">
            <w:pPr>
              <w:pStyle w:val="BodyText"/>
            </w:pPr>
            <w:r>
              <w:t>A3: There are too many customers matching criteria</w:t>
            </w:r>
          </w:p>
          <w:p w:rsidR="00980032" w:rsidRDefault="00980032" w:rsidP="005E61D6">
            <w:pPr>
              <w:pStyle w:val="ListNumberUC"/>
              <w:numPr>
                <w:ilvl w:val="0"/>
                <w:numId w:val="110"/>
              </w:numPr>
            </w:pPr>
            <w:r>
              <w:t>Application displays an error message to inform the user there are too many customers matching criteria and suggest him to refine his search</w:t>
            </w:r>
          </w:p>
          <w:p w:rsidR="00980032" w:rsidRDefault="00980032" w:rsidP="001A4A0A">
            <w:pPr>
              <w:pStyle w:val="BodyText"/>
            </w:pPr>
            <w:r>
              <w:t>A4: Application can’t process the search for any technical reason</w:t>
            </w:r>
          </w:p>
          <w:p w:rsidR="00980032" w:rsidRPr="00E442E7" w:rsidRDefault="00980032" w:rsidP="005E61D6">
            <w:pPr>
              <w:pStyle w:val="ListNumberUC"/>
              <w:numPr>
                <w:ilvl w:val="0"/>
                <w:numId w:val="107"/>
              </w:numPr>
            </w:pPr>
            <w:r>
              <w:t>Application display an error message to inform user that for technical reason the service is temporarily unavailable</w:t>
            </w:r>
          </w:p>
        </w:tc>
      </w:tr>
    </w:tbl>
    <w:p w:rsidR="00980032" w:rsidRDefault="00980032" w:rsidP="00980032">
      <w:pPr>
        <w:pStyle w:val="Body"/>
      </w:pPr>
    </w:p>
    <w:p w:rsidR="00980032" w:rsidRDefault="00980032" w:rsidP="00980032">
      <w:pPr>
        <w:pStyle w:val="Heading4"/>
      </w:pPr>
      <w:bookmarkStart w:id="548" w:name="_Toc340154084"/>
      <w:bookmarkStart w:id="549" w:name="_Toc364961265"/>
      <w:r>
        <w:t>IDC0100 - Search persona (New)</w:t>
      </w:r>
      <w:bookmarkEnd w:id="548"/>
      <w:bookmarkEnd w:id="549"/>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Search persona</w:t>
            </w:r>
          </w:p>
        </w:tc>
        <w:tc>
          <w:tcPr>
            <w:tcW w:w="3596" w:type="dxa"/>
            <w:shd w:val="clear" w:color="auto" w:fill="E6E6E6"/>
          </w:tcPr>
          <w:p w:rsidR="00980032" w:rsidRPr="00E442E7" w:rsidRDefault="00980032" w:rsidP="001A4A0A">
            <w:pPr>
              <w:pStyle w:val="TableHeading"/>
            </w:pPr>
            <w:r>
              <w:t>IDC0100</w:t>
            </w:r>
          </w:p>
        </w:tc>
      </w:tr>
      <w:tr w:rsidR="00980032" w:rsidRPr="00E442E7" w:rsidTr="001A4A0A">
        <w:tc>
          <w:tcPr>
            <w:tcW w:w="2268" w:type="dxa"/>
          </w:tcPr>
          <w:p w:rsidR="00980032" w:rsidRPr="00E442E7" w:rsidRDefault="00980032" w:rsidP="001A4A0A">
            <w:r w:rsidRPr="00E442E7">
              <w:t>Primary actors</w:t>
            </w:r>
          </w:p>
        </w:tc>
        <w:tc>
          <w:tcPr>
            <w:tcW w:w="6908" w:type="dxa"/>
            <w:gridSpan w:val="2"/>
          </w:tcPr>
          <w:p w:rsidR="00980032" w:rsidRDefault="00980032" w:rsidP="001A4A0A">
            <w:pPr>
              <w:pStyle w:val="BodyText"/>
            </w:pPr>
            <w:r>
              <w:t>Dealer User</w:t>
            </w:r>
          </w:p>
          <w:p w:rsidR="00980032" w:rsidRPr="00E442E7" w:rsidRDefault="00980032" w:rsidP="001A4A0A">
            <w:pPr>
              <w:pStyle w:val="BodyText"/>
            </w:pPr>
            <w:r>
              <w:t>CSR user</w:t>
            </w:r>
          </w:p>
        </w:tc>
      </w:tr>
      <w:tr w:rsidR="00980032" w:rsidRPr="00E442E7" w:rsidTr="001A4A0A">
        <w:tc>
          <w:tcPr>
            <w:tcW w:w="2268" w:type="dxa"/>
          </w:tcPr>
          <w:p w:rsidR="00980032" w:rsidRPr="00E442E7" w:rsidRDefault="00980032" w:rsidP="001A4A0A">
            <w:r w:rsidRPr="00E442E7">
              <w:t>Summary Goal</w:t>
            </w:r>
          </w:p>
        </w:tc>
        <w:tc>
          <w:tcPr>
            <w:tcW w:w="6908" w:type="dxa"/>
            <w:gridSpan w:val="2"/>
          </w:tcPr>
          <w:p w:rsidR="00980032" w:rsidRPr="00E442E7" w:rsidRDefault="00980032" w:rsidP="000D68C9">
            <w:pPr>
              <w:pStyle w:val="BodyText"/>
            </w:pPr>
            <w:r>
              <w:t xml:space="preserve">This use case allows a </w:t>
            </w:r>
            <w:r w:rsidR="000D68C9">
              <w:t>user</w:t>
            </w:r>
            <w:r>
              <w:t xml:space="preserve"> to search customers based on person criteria (i.e. person criteria)</w:t>
            </w:r>
          </w:p>
        </w:tc>
      </w:tr>
      <w:tr w:rsidR="00980032" w:rsidRPr="00E442E7" w:rsidTr="001A4A0A">
        <w:trPr>
          <w:trHeight w:val="176"/>
        </w:trPr>
        <w:tc>
          <w:tcPr>
            <w:tcW w:w="2268" w:type="dxa"/>
          </w:tcPr>
          <w:p w:rsidR="00980032" w:rsidRPr="00E442E7" w:rsidRDefault="00980032" w:rsidP="001A4A0A">
            <w:r w:rsidRPr="00E442E7">
              <w:t>Pre-conditions</w:t>
            </w:r>
          </w:p>
        </w:tc>
        <w:tc>
          <w:tcPr>
            <w:tcW w:w="6908" w:type="dxa"/>
            <w:gridSpan w:val="2"/>
          </w:tcPr>
          <w:p w:rsidR="00980032" w:rsidRPr="00E442E7" w:rsidRDefault="00980032" w:rsidP="001A4A0A">
            <w:pPr>
              <w:pStyle w:val="BodyText"/>
            </w:pPr>
            <w:r>
              <w:t>User is logged in Application</w:t>
            </w:r>
          </w:p>
        </w:tc>
      </w:tr>
      <w:tr w:rsidR="00980032" w:rsidRPr="00E442E7" w:rsidTr="001A4A0A">
        <w:trPr>
          <w:trHeight w:val="176"/>
        </w:trPr>
        <w:tc>
          <w:tcPr>
            <w:tcW w:w="2268" w:type="dxa"/>
          </w:tcPr>
          <w:p w:rsidR="00980032" w:rsidRPr="00E442E7" w:rsidRDefault="00980032" w:rsidP="001A4A0A">
            <w:r w:rsidRPr="00E442E7">
              <w:t>Trigger</w:t>
            </w:r>
          </w:p>
        </w:tc>
        <w:tc>
          <w:tcPr>
            <w:tcW w:w="6908" w:type="dxa"/>
            <w:gridSpan w:val="2"/>
          </w:tcPr>
          <w:p w:rsidR="00980032" w:rsidRPr="00E442E7" w:rsidRDefault="00980032" w:rsidP="001A4A0A">
            <w:pPr>
              <w:pStyle w:val="BodyText"/>
            </w:pPr>
            <w:r>
              <w:t>User wants to identify a customer</w:t>
            </w:r>
          </w:p>
        </w:tc>
      </w:tr>
      <w:tr w:rsidR="00980032" w:rsidRPr="00E442E7" w:rsidTr="001A4A0A">
        <w:trPr>
          <w:trHeight w:val="176"/>
        </w:trPr>
        <w:tc>
          <w:tcPr>
            <w:tcW w:w="2268" w:type="dxa"/>
          </w:tcPr>
          <w:p w:rsidR="00980032" w:rsidRPr="00E442E7" w:rsidRDefault="00980032" w:rsidP="001A4A0A">
            <w:r w:rsidRPr="00E442E7">
              <w:t>Minimum guarantees</w:t>
            </w:r>
          </w:p>
        </w:tc>
        <w:tc>
          <w:tcPr>
            <w:tcW w:w="6908" w:type="dxa"/>
            <w:gridSpan w:val="2"/>
          </w:tcPr>
          <w:p w:rsidR="00980032" w:rsidRPr="00E442E7" w:rsidRDefault="00980032" w:rsidP="001A4A0A">
            <w:pPr>
              <w:pStyle w:val="BodyText"/>
            </w:pPr>
            <w:r>
              <w:t>Application will limit number of customers retrieved through the search</w:t>
            </w:r>
          </w:p>
        </w:tc>
      </w:tr>
      <w:tr w:rsidR="00980032" w:rsidRPr="00E442E7" w:rsidTr="001A4A0A">
        <w:trPr>
          <w:trHeight w:val="176"/>
        </w:trPr>
        <w:tc>
          <w:tcPr>
            <w:tcW w:w="2268" w:type="dxa"/>
          </w:tcPr>
          <w:p w:rsidR="00980032" w:rsidRPr="00E442E7" w:rsidRDefault="00980032" w:rsidP="001A4A0A">
            <w:r w:rsidRPr="00E442E7">
              <w:t>Success guarantees:</w:t>
            </w:r>
          </w:p>
        </w:tc>
        <w:tc>
          <w:tcPr>
            <w:tcW w:w="6908" w:type="dxa"/>
            <w:gridSpan w:val="2"/>
          </w:tcPr>
          <w:p w:rsidR="00980032" w:rsidRPr="00E442E7" w:rsidRDefault="00980032" w:rsidP="001A4A0A">
            <w:pPr>
              <w:pStyle w:val="BodyText"/>
            </w:pPr>
            <w:r>
              <w:t>Customer list is displayed to the user, including personas per customer</w:t>
            </w:r>
          </w:p>
        </w:tc>
      </w:tr>
      <w:tr w:rsidR="00980032" w:rsidRPr="00E442E7" w:rsidTr="001A4A0A">
        <w:trPr>
          <w:trHeight w:val="176"/>
        </w:trPr>
        <w:tc>
          <w:tcPr>
            <w:tcW w:w="2268" w:type="dxa"/>
          </w:tcPr>
          <w:p w:rsidR="00980032" w:rsidRPr="00E442E7" w:rsidRDefault="00980032" w:rsidP="001A4A0A">
            <w:r w:rsidRPr="00E442E7">
              <w:t>Normal Flow:</w:t>
            </w:r>
          </w:p>
        </w:tc>
        <w:tc>
          <w:tcPr>
            <w:tcW w:w="6908" w:type="dxa"/>
            <w:gridSpan w:val="2"/>
          </w:tcPr>
          <w:p w:rsidR="00980032" w:rsidRDefault="00980032" w:rsidP="005E61D6">
            <w:pPr>
              <w:pStyle w:val="ListNumberUC"/>
              <w:numPr>
                <w:ilvl w:val="0"/>
                <w:numId w:val="114"/>
              </w:numPr>
            </w:pPr>
            <w:r>
              <w:t>Application displays person attributes (criteria) supported to search customers</w:t>
            </w:r>
          </w:p>
          <w:p w:rsidR="00980032" w:rsidRDefault="00980032" w:rsidP="005E61D6">
            <w:pPr>
              <w:pStyle w:val="ListNumberUC"/>
              <w:numPr>
                <w:ilvl w:val="0"/>
                <w:numId w:val="114"/>
              </w:numPr>
            </w:pPr>
            <w:r>
              <w:t>User set attributes and submit</w:t>
            </w:r>
          </w:p>
          <w:p w:rsidR="00980032" w:rsidRDefault="00980032" w:rsidP="005E61D6">
            <w:pPr>
              <w:pStyle w:val="ListNumberUC"/>
              <w:numPr>
                <w:ilvl w:val="0"/>
                <w:numId w:val="114"/>
              </w:numPr>
            </w:pPr>
            <w:r>
              <w:t>Application processes the search (A3)</w:t>
            </w:r>
          </w:p>
          <w:p w:rsidR="00980032" w:rsidRPr="00E442E7" w:rsidRDefault="00980032" w:rsidP="005E61D6">
            <w:pPr>
              <w:pStyle w:val="ListNumberUC"/>
              <w:numPr>
                <w:ilvl w:val="0"/>
                <w:numId w:val="114"/>
              </w:numPr>
            </w:pPr>
            <w:r>
              <w:t>Application display list of found customers (A1)(A2)</w:t>
            </w:r>
          </w:p>
        </w:tc>
      </w:tr>
      <w:tr w:rsidR="00980032" w:rsidRPr="00E442E7" w:rsidTr="001A4A0A">
        <w:trPr>
          <w:trHeight w:val="176"/>
        </w:trPr>
        <w:tc>
          <w:tcPr>
            <w:tcW w:w="2268" w:type="dxa"/>
          </w:tcPr>
          <w:p w:rsidR="00980032" w:rsidRPr="00E442E7" w:rsidRDefault="00980032" w:rsidP="001A4A0A">
            <w:r w:rsidRPr="00E442E7">
              <w:t>Alternative Flows:</w:t>
            </w:r>
          </w:p>
        </w:tc>
        <w:tc>
          <w:tcPr>
            <w:tcW w:w="6908" w:type="dxa"/>
            <w:gridSpan w:val="2"/>
          </w:tcPr>
          <w:p w:rsidR="00980032" w:rsidRDefault="00980032" w:rsidP="001A4A0A">
            <w:pPr>
              <w:pStyle w:val="BodyText"/>
              <w:tabs>
                <w:tab w:val="left" w:pos="4470"/>
              </w:tabs>
            </w:pPr>
            <w:r>
              <w:t>A1: There is no customer matching criteria</w:t>
            </w:r>
            <w:r>
              <w:tab/>
            </w:r>
          </w:p>
          <w:p w:rsidR="00980032" w:rsidRDefault="00980032" w:rsidP="005E61D6">
            <w:pPr>
              <w:pStyle w:val="ListNumberUC"/>
              <w:numPr>
                <w:ilvl w:val="0"/>
                <w:numId w:val="115"/>
              </w:numPr>
            </w:pPr>
            <w:r>
              <w:t>Application displays an error message to inform the user there is no customer matching criteria</w:t>
            </w:r>
          </w:p>
          <w:p w:rsidR="00980032" w:rsidRDefault="00980032" w:rsidP="001A4A0A">
            <w:pPr>
              <w:pStyle w:val="BodyText"/>
            </w:pPr>
            <w:r>
              <w:t>A2: There are too many customers matching criteria</w:t>
            </w:r>
          </w:p>
          <w:p w:rsidR="00980032" w:rsidRDefault="00980032" w:rsidP="005E61D6">
            <w:pPr>
              <w:pStyle w:val="ListNumberUC"/>
              <w:numPr>
                <w:ilvl w:val="0"/>
                <w:numId w:val="116"/>
              </w:numPr>
            </w:pPr>
            <w:r>
              <w:t>Application displays an error message to inform the user there are too many customers matching criteria and suggest him to refine his search</w:t>
            </w:r>
          </w:p>
          <w:p w:rsidR="00980032" w:rsidRDefault="00980032" w:rsidP="001A4A0A">
            <w:pPr>
              <w:pStyle w:val="BodyText"/>
            </w:pPr>
            <w:r>
              <w:t>A3: Application can’t process the search for any technical reason</w:t>
            </w:r>
          </w:p>
          <w:p w:rsidR="00980032" w:rsidRPr="00E442E7" w:rsidRDefault="006F183A" w:rsidP="005E61D6">
            <w:pPr>
              <w:pStyle w:val="ListNumberUC"/>
              <w:numPr>
                <w:ilvl w:val="0"/>
                <w:numId w:val="220"/>
              </w:numPr>
            </w:pPr>
            <w:r>
              <w:t>Application display an error message to inform user that for technical reason the service is temporarily unavailable</w:t>
            </w:r>
          </w:p>
        </w:tc>
      </w:tr>
    </w:tbl>
    <w:p w:rsidR="00980032" w:rsidRDefault="00980032" w:rsidP="00980032">
      <w:pPr>
        <w:pStyle w:val="Body"/>
      </w:pPr>
      <w:r>
        <w:t>Note: Criteria to be defined as requirements see wireframe for a default list of core attributes</w:t>
      </w:r>
    </w:p>
    <w:p w:rsidR="00980032" w:rsidRDefault="00980032" w:rsidP="00980032">
      <w:pPr>
        <w:pStyle w:val="Body"/>
        <w:ind w:left="0"/>
      </w:pPr>
    </w:p>
    <w:p w:rsidR="00980032" w:rsidRDefault="00980032" w:rsidP="00980032">
      <w:pPr>
        <w:pStyle w:val="Capability"/>
      </w:pPr>
      <w:bookmarkStart w:id="550" w:name="_Toc364961266"/>
      <w:r>
        <w:t xml:space="preserve">Capability </w:t>
      </w:r>
      <w:r w:rsidR="005A525E">
        <w:fldChar w:fldCharType="begin"/>
      </w:r>
      <w:r w:rsidR="009860D7">
        <w:instrText xml:space="preserve"> LISTNUM "business req" \* MERGEFORMAT </w:instrText>
      </w:r>
      <w:r w:rsidR="005A525E">
        <w:fldChar w:fldCharType="separate"/>
      </w:r>
      <w:r>
        <w:rPr>
          <w:noProof/>
        </w:rPr>
        <w:t>1</w:t>
      </w:r>
      <w:r w:rsidR="005A525E">
        <w:fldChar w:fldCharType="end">
          <w:numberingChange w:id="551" w:author="Comverse" w:date="2013-06-04T17:38:00Z" w:original="12."/>
        </w:fldChar>
      </w:r>
      <w:r>
        <w:t xml:space="preserve"> Product selection</w:t>
      </w:r>
      <w:bookmarkEnd w:id="550"/>
    </w:p>
    <w:p w:rsidR="00980032" w:rsidRDefault="00980032" w:rsidP="00980032">
      <w:pPr>
        <w:pStyle w:val="Body"/>
      </w:pPr>
    </w:p>
    <w:p w:rsidR="00980032" w:rsidRDefault="00980032" w:rsidP="00980032">
      <w:pPr>
        <w:pStyle w:val="Heading4"/>
        <w:numPr>
          <w:ilvl w:val="3"/>
          <w:numId w:val="16"/>
        </w:numPr>
      </w:pPr>
      <w:bookmarkStart w:id="552" w:name="_Toc364961267"/>
      <w:r>
        <w:t>PRS</w:t>
      </w:r>
      <w:r w:rsidRPr="00C84AAB">
        <w:t>00</w:t>
      </w:r>
      <w:r>
        <w:t>40</w:t>
      </w:r>
      <w:r w:rsidRPr="00C84AAB">
        <w:t>-</w:t>
      </w:r>
      <w:r>
        <w:t>Browse and select account bundle (Modified)</w:t>
      </w:r>
      <w:bookmarkEnd w:id="552"/>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B155AD" w:rsidTr="001A4A0A">
        <w:trPr>
          <w:trHeight w:val="360"/>
        </w:trPr>
        <w:tc>
          <w:tcPr>
            <w:tcW w:w="5580" w:type="dxa"/>
            <w:gridSpan w:val="2"/>
            <w:shd w:val="clear" w:color="auto" w:fill="E6E6E6"/>
          </w:tcPr>
          <w:p w:rsidR="00980032" w:rsidRPr="00B155AD" w:rsidRDefault="00980032" w:rsidP="001A4A0A">
            <w:pPr>
              <w:pStyle w:val="TableHeading"/>
              <w:rPr>
                <w:color w:val="FF0000"/>
              </w:rPr>
            </w:pPr>
            <w:r w:rsidRPr="00B155AD">
              <w:rPr>
                <w:color w:val="FF0000"/>
              </w:rPr>
              <w:t>Browse and select account bundles</w:t>
            </w:r>
          </w:p>
        </w:tc>
        <w:tc>
          <w:tcPr>
            <w:tcW w:w="3596" w:type="dxa"/>
            <w:shd w:val="clear" w:color="auto" w:fill="E6E6E6"/>
          </w:tcPr>
          <w:p w:rsidR="00980032" w:rsidRPr="00B155AD" w:rsidRDefault="00980032" w:rsidP="001A4A0A">
            <w:pPr>
              <w:pStyle w:val="TableHeading"/>
              <w:rPr>
                <w:color w:val="FF0000"/>
              </w:rPr>
            </w:pPr>
            <w:r w:rsidRPr="00B155AD">
              <w:rPr>
                <w:color w:val="FF0000"/>
              </w:rPr>
              <w:t>PRS0040</w:t>
            </w:r>
          </w:p>
        </w:tc>
      </w:tr>
      <w:tr w:rsidR="00980032" w:rsidRPr="00B155AD" w:rsidTr="001A4A0A">
        <w:tc>
          <w:tcPr>
            <w:tcW w:w="2268" w:type="dxa"/>
          </w:tcPr>
          <w:p w:rsidR="00980032" w:rsidRPr="00B155AD" w:rsidRDefault="00980032" w:rsidP="001A4A0A">
            <w:pPr>
              <w:rPr>
                <w:color w:val="FF0000"/>
              </w:rPr>
            </w:pPr>
            <w:r w:rsidRPr="00B155AD">
              <w:rPr>
                <w:color w:val="FF0000"/>
              </w:rPr>
              <w:t>Primary actors</w:t>
            </w:r>
          </w:p>
        </w:tc>
        <w:tc>
          <w:tcPr>
            <w:tcW w:w="6908" w:type="dxa"/>
            <w:gridSpan w:val="2"/>
          </w:tcPr>
          <w:p w:rsidR="00980032" w:rsidRPr="00B155AD" w:rsidRDefault="00980032" w:rsidP="001A4A0A">
            <w:pPr>
              <w:pStyle w:val="BodyText"/>
              <w:rPr>
                <w:rFonts w:cs="Arial"/>
                <w:color w:val="FF0000"/>
              </w:rPr>
            </w:pPr>
            <w:r w:rsidRPr="00B155AD">
              <w:rPr>
                <w:rFonts w:cs="Arial"/>
                <w:color w:val="FF0000"/>
              </w:rPr>
              <w:t>Dealer user</w:t>
            </w:r>
          </w:p>
          <w:p w:rsidR="00980032" w:rsidRPr="00B155AD" w:rsidRDefault="00980032" w:rsidP="001A4A0A">
            <w:pPr>
              <w:pStyle w:val="BodyText"/>
              <w:rPr>
                <w:rFonts w:cs="Arial"/>
                <w:color w:val="FF0000"/>
              </w:rPr>
            </w:pPr>
            <w:r w:rsidRPr="00B155AD">
              <w:rPr>
                <w:rFonts w:cs="Arial"/>
                <w:color w:val="FF0000"/>
              </w:rPr>
              <w:t>CSR user</w:t>
            </w:r>
          </w:p>
          <w:p w:rsidR="00980032" w:rsidRPr="00B155AD" w:rsidRDefault="00980032" w:rsidP="001A4A0A">
            <w:pPr>
              <w:pStyle w:val="BodyText"/>
              <w:rPr>
                <w:rFonts w:cs="Arial"/>
                <w:color w:val="FF0000"/>
              </w:rPr>
            </w:pPr>
            <w:r w:rsidRPr="00B155AD">
              <w:rPr>
                <w:rFonts w:cs="Arial"/>
                <w:color w:val="FF0000"/>
              </w:rPr>
              <w:t>Business User</w:t>
            </w:r>
          </w:p>
        </w:tc>
      </w:tr>
      <w:tr w:rsidR="00980032" w:rsidRPr="00B155AD" w:rsidTr="001A4A0A">
        <w:tc>
          <w:tcPr>
            <w:tcW w:w="2268" w:type="dxa"/>
          </w:tcPr>
          <w:p w:rsidR="00980032" w:rsidRPr="00B155AD" w:rsidRDefault="00980032" w:rsidP="001A4A0A">
            <w:pPr>
              <w:rPr>
                <w:color w:val="FF0000"/>
              </w:rPr>
            </w:pPr>
            <w:r w:rsidRPr="00B155AD">
              <w:rPr>
                <w:color w:val="FF0000"/>
              </w:rPr>
              <w:t>Summary Goal</w:t>
            </w:r>
          </w:p>
        </w:tc>
        <w:tc>
          <w:tcPr>
            <w:tcW w:w="6908" w:type="dxa"/>
            <w:gridSpan w:val="2"/>
          </w:tcPr>
          <w:p w:rsidR="00980032" w:rsidRPr="00B155AD" w:rsidRDefault="00980032" w:rsidP="001A4A0A">
            <w:pPr>
              <w:pStyle w:val="BodyText"/>
              <w:rPr>
                <w:rFonts w:cs="Arial"/>
                <w:color w:val="FF0000"/>
              </w:rPr>
            </w:pPr>
            <w:r w:rsidRPr="00B155AD">
              <w:rPr>
                <w:rFonts w:cs="Arial"/>
                <w:color w:val="FF0000"/>
              </w:rPr>
              <w:t>This use case allows a user to browse account bundles</w:t>
            </w:r>
          </w:p>
        </w:tc>
      </w:tr>
      <w:tr w:rsidR="00980032" w:rsidRPr="00B155AD" w:rsidTr="001A4A0A">
        <w:trPr>
          <w:trHeight w:val="176"/>
        </w:trPr>
        <w:tc>
          <w:tcPr>
            <w:tcW w:w="2268" w:type="dxa"/>
          </w:tcPr>
          <w:p w:rsidR="00980032" w:rsidRPr="00B155AD" w:rsidRDefault="00980032" w:rsidP="001A4A0A">
            <w:pPr>
              <w:rPr>
                <w:color w:val="FF0000"/>
              </w:rPr>
            </w:pPr>
            <w:r w:rsidRPr="00B155AD">
              <w:rPr>
                <w:color w:val="FF0000"/>
              </w:rPr>
              <w:t>Pre-conditions</w:t>
            </w:r>
          </w:p>
        </w:tc>
        <w:tc>
          <w:tcPr>
            <w:tcW w:w="6908" w:type="dxa"/>
            <w:gridSpan w:val="2"/>
          </w:tcPr>
          <w:p w:rsidR="00980032" w:rsidRPr="00B155AD" w:rsidRDefault="00980032" w:rsidP="001A4A0A">
            <w:pPr>
              <w:pStyle w:val="BodyText"/>
              <w:ind w:left="-4"/>
              <w:rPr>
                <w:rFonts w:cs="Arial"/>
                <w:color w:val="FF0000"/>
              </w:rPr>
            </w:pPr>
            <w:r w:rsidRPr="00B155AD">
              <w:rPr>
                <w:rFonts w:cs="Arial"/>
                <w:color w:val="FF0000"/>
              </w:rPr>
              <w:t>Only account bundles with no selective subscriber bundles and account bundles eligible for the account are proposed</w:t>
            </w:r>
          </w:p>
          <w:p w:rsidR="00980032" w:rsidRPr="00B155AD" w:rsidRDefault="00980032" w:rsidP="001A4A0A">
            <w:pPr>
              <w:pStyle w:val="BodyText"/>
              <w:ind w:left="-4"/>
              <w:rPr>
                <w:rFonts w:cs="Arial"/>
                <w:color w:val="FF0000"/>
              </w:rPr>
            </w:pPr>
            <w:r w:rsidRPr="00B155AD">
              <w:rPr>
                <w:rFonts w:cs="Arial"/>
                <w:color w:val="FF0000"/>
              </w:rPr>
              <w:t xml:space="preserve">In case of swap primary offer use case, there is already an account bundle for the subscriber parent account. </w:t>
            </w:r>
          </w:p>
        </w:tc>
      </w:tr>
      <w:tr w:rsidR="00980032" w:rsidRPr="00B155AD" w:rsidTr="001A4A0A">
        <w:trPr>
          <w:trHeight w:val="176"/>
        </w:trPr>
        <w:tc>
          <w:tcPr>
            <w:tcW w:w="2268" w:type="dxa"/>
          </w:tcPr>
          <w:p w:rsidR="00980032" w:rsidRPr="00B155AD" w:rsidRDefault="00980032" w:rsidP="001A4A0A">
            <w:pPr>
              <w:rPr>
                <w:color w:val="FF0000"/>
              </w:rPr>
            </w:pPr>
            <w:r w:rsidRPr="00B155AD">
              <w:rPr>
                <w:color w:val="FF0000"/>
              </w:rPr>
              <w:t>Trigger</w:t>
            </w:r>
          </w:p>
        </w:tc>
        <w:tc>
          <w:tcPr>
            <w:tcW w:w="6908" w:type="dxa"/>
            <w:gridSpan w:val="2"/>
          </w:tcPr>
          <w:p w:rsidR="00980032" w:rsidRPr="00B155AD" w:rsidRDefault="00980032" w:rsidP="001A4A0A">
            <w:pPr>
              <w:pStyle w:val="BodyText"/>
              <w:rPr>
                <w:rFonts w:cs="Arial"/>
                <w:color w:val="FF0000"/>
              </w:rPr>
            </w:pPr>
            <w:r w:rsidRPr="00B155AD">
              <w:rPr>
                <w:rFonts w:cs="Arial"/>
                <w:color w:val="FF0000"/>
              </w:rPr>
              <w:t>Either:</w:t>
            </w:r>
          </w:p>
          <w:p w:rsidR="00980032" w:rsidRPr="00B155AD" w:rsidRDefault="00980032" w:rsidP="005E61D6">
            <w:pPr>
              <w:pStyle w:val="BodyText"/>
              <w:numPr>
                <w:ilvl w:val="0"/>
                <w:numId w:val="117"/>
              </w:numPr>
              <w:rPr>
                <w:rFonts w:cs="Arial"/>
                <w:color w:val="FF0000"/>
              </w:rPr>
            </w:pPr>
            <w:r w:rsidRPr="00B155AD">
              <w:rPr>
                <w:rFonts w:cs="Arial"/>
                <w:color w:val="FF0000"/>
              </w:rPr>
              <w:t>User is browsing the catalog in browse catalog to inform</w:t>
            </w:r>
          </w:p>
          <w:p w:rsidR="00980032" w:rsidRPr="00B155AD" w:rsidRDefault="00980032" w:rsidP="005E61D6">
            <w:pPr>
              <w:pStyle w:val="BodyText"/>
              <w:numPr>
                <w:ilvl w:val="0"/>
                <w:numId w:val="117"/>
              </w:numPr>
              <w:rPr>
                <w:rFonts w:cs="Arial"/>
                <w:color w:val="FF0000"/>
              </w:rPr>
            </w:pPr>
            <w:r w:rsidRPr="00B155AD">
              <w:rPr>
                <w:rFonts w:cs="Arial"/>
                <w:color w:val="FF0000"/>
              </w:rPr>
              <w:t>User wants to subscribe to an account bundle for a new account</w:t>
            </w:r>
          </w:p>
          <w:p w:rsidR="00980032" w:rsidRPr="00B155AD" w:rsidRDefault="00980032" w:rsidP="005E61D6">
            <w:pPr>
              <w:pStyle w:val="BodyText"/>
              <w:numPr>
                <w:ilvl w:val="0"/>
                <w:numId w:val="117"/>
              </w:numPr>
              <w:rPr>
                <w:rFonts w:cs="Arial"/>
                <w:color w:val="FF0000"/>
              </w:rPr>
            </w:pPr>
            <w:r w:rsidRPr="00B155AD">
              <w:rPr>
                <w:rFonts w:cs="Arial"/>
                <w:color w:val="FF0000"/>
              </w:rPr>
              <w:t>User wants to subscribe to an account bundle for an already existing account</w:t>
            </w:r>
          </w:p>
          <w:p w:rsidR="00980032" w:rsidRPr="00B155AD" w:rsidRDefault="00980032" w:rsidP="005E61D6">
            <w:pPr>
              <w:pStyle w:val="BodyText"/>
              <w:numPr>
                <w:ilvl w:val="0"/>
                <w:numId w:val="117"/>
              </w:numPr>
              <w:rPr>
                <w:rFonts w:cs="Arial"/>
                <w:color w:val="FF0000"/>
              </w:rPr>
            </w:pPr>
            <w:r w:rsidRPr="00B155AD">
              <w:rPr>
                <w:rFonts w:cs="Arial"/>
                <w:color w:val="FF0000"/>
              </w:rPr>
              <w:t>User wants to subscribe to a new subscriber in context of account bundle already subscribed</w:t>
            </w:r>
          </w:p>
          <w:p w:rsidR="00980032" w:rsidRPr="00B155AD" w:rsidRDefault="00980032" w:rsidP="005E61D6">
            <w:pPr>
              <w:pStyle w:val="BodyText"/>
              <w:numPr>
                <w:ilvl w:val="0"/>
                <w:numId w:val="117"/>
              </w:numPr>
              <w:rPr>
                <w:rFonts w:cs="Arial"/>
                <w:color w:val="FF0000"/>
              </w:rPr>
            </w:pPr>
            <w:r w:rsidRPr="00B155AD">
              <w:rPr>
                <w:rFonts w:cs="Arial"/>
                <w:color w:val="FF0000"/>
              </w:rPr>
              <w:t>User is swapping a subscriber to a subscriber bundle part of an account bundle already subscribed</w:t>
            </w:r>
          </w:p>
        </w:tc>
      </w:tr>
      <w:tr w:rsidR="00980032" w:rsidRPr="00B155AD" w:rsidTr="001A4A0A">
        <w:trPr>
          <w:trHeight w:val="176"/>
        </w:trPr>
        <w:tc>
          <w:tcPr>
            <w:tcW w:w="2268" w:type="dxa"/>
          </w:tcPr>
          <w:p w:rsidR="00980032" w:rsidRPr="00B155AD" w:rsidRDefault="00980032" w:rsidP="001A4A0A">
            <w:pPr>
              <w:rPr>
                <w:color w:val="FF0000"/>
              </w:rPr>
            </w:pPr>
            <w:r w:rsidRPr="00B155AD">
              <w:rPr>
                <w:color w:val="FF0000"/>
              </w:rPr>
              <w:t>Minimum guarantees</w:t>
            </w:r>
          </w:p>
        </w:tc>
        <w:tc>
          <w:tcPr>
            <w:tcW w:w="6908" w:type="dxa"/>
            <w:gridSpan w:val="2"/>
          </w:tcPr>
          <w:p w:rsidR="00980032" w:rsidRPr="00B155AD" w:rsidRDefault="00980032" w:rsidP="001A4A0A">
            <w:pPr>
              <w:pStyle w:val="BodyText"/>
              <w:rPr>
                <w:rFonts w:cs="Arial"/>
                <w:color w:val="FF0000"/>
              </w:rPr>
            </w:pPr>
            <w:r w:rsidRPr="00B155AD">
              <w:rPr>
                <w:rFonts w:cs="Arial"/>
                <w:color w:val="FF0000"/>
              </w:rPr>
              <w:t>Application displays only eligible account bundles</w:t>
            </w:r>
          </w:p>
          <w:p w:rsidR="00980032" w:rsidRPr="00B155AD" w:rsidRDefault="00980032" w:rsidP="001A4A0A">
            <w:pPr>
              <w:pStyle w:val="BodyText"/>
              <w:rPr>
                <w:rFonts w:cs="Arial"/>
                <w:color w:val="FF0000"/>
              </w:rPr>
            </w:pPr>
            <w:r w:rsidRPr="00B155AD">
              <w:rPr>
                <w:rFonts w:cs="Arial"/>
                <w:color w:val="FF0000"/>
              </w:rPr>
              <w:t>Application allows user to:</w:t>
            </w:r>
          </w:p>
          <w:p w:rsidR="00980032" w:rsidRPr="00B155AD" w:rsidRDefault="00980032" w:rsidP="005E61D6">
            <w:pPr>
              <w:pStyle w:val="BodyText"/>
              <w:numPr>
                <w:ilvl w:val="0"/>
                <w:numId w:val="139"/>
              </w:numPr>
              <w:rPr>
                <w:rFonts w:cs="Arial"/>
                <w:color w:val="FF0000"/>
              </w:rPr>
            </w:pPr>
            <w:r w:rsidRPr="00B155AD">
              <w:rPr>
                <w:rFonts w:cs="Arial"/>
                <w:color w:val="FF0000"/>
              </w:rPr>
              <w:t>Access to detail of the account bundle (refer to view account bundle use case detail)</w:t>
            </w:r>
          </w:p>
          <w:p w:rsidR="00980032" w:rsidRPr="00B155AD" w:rsidRDefault="00980032" w:rsidP="005E61D6">
            <w:pPr>
              <w:pStyle w:val="BodyText"/>
              <w:numPr>
                <w:ilvl w:val="0"/>
                <w:numId w:val="139"/>
              </w:numPr>
              <w:rPr>
                <w:rFonts w:cs="Arial"/>
                <w:color w:val="FF0000"/>
              </w:rPr>
            </w:pPr>
            <w:r w:rsidRPr="00B155AD">
              <w:rPr>
                <w:rFonts w:cs="Arial"/>
                <w:color w:val="FF0000"/>
              </w:rPr>
              <w:t>Access to detail of any subscriber bundle of the account bundle (refer to view subscriber bundle detail)</w:t>
            </w:r>
          </w:p>
          <w:p w:rsidR="00980032" w:rsidRPr="00B155AD" w:rsidRDefault="00980032" w:rsidP="001A4A0A">
            <w:pPr>
              <w:pStyle w:val="BodyText"/>
              <w:rPr>
                <w:rFonts w:cs="Arial"/>
                <w:color w:val="FF0000"/>
              </w:rPr>
            </w:pPr>
            <w:r w:rsidRPr="00B155AD">
              <w:rPr>
                <w:rFonts w:cs="Arial"/>
                <w:color w:val="FF0000"/>
              </w:rPr>
              <w:t>Application allows user to select only one account bundle at a time when several account bundle are proposed.</w:t>
            </w:r>
          </w:p>
        </w:tc>
      </w:tr>
      <w:tr w:rsidR="00980032" w:rsidRPr="00B155AD" w:rsidTr="001A4A0A">
        <w:trPr>
          <w:trHeight w:val="176"/>
        </w:trPr>
        <w:tc>
          <w:tcPr>
            <w:tcW w:w="2268" w:type="dxa"/>
          </w:tcPr>
          <w:p w:rsidR="00980032" w:rsidRPr="00B155AD" w:rsidRDefault="00980032" w:rsidP="001A4A0A">
            <w:pPr>
              <w:rPr>
                <w:color w:val="FF0000"/>
              </w:rPr>
            </w:pPr>
            <w:r w:rsidRPr="00B155AD">
              <w:rPr>
                <w:color w:val="FF0000"/>
              </w:rPr>
              <w:t>Success guarantees:</w:t>
            </w:r>
          </w:p>
        </w:tc>
        <w:tc>
          <w:tcPr>
            <w:tcW w:w="6908" w:type="dxa"/>
            <w:gridSpan w:val="2"/>
          </w:tcPr>
          <w:p w:rsidR="00980032" w:rsidRPr="00B155AD" w:rsidRDefault="00980032" w:rsidP="001A4A0A">
            <w:pPr>
              <w:pStyle w:val="BodyText"/>
              <w:rPr>
                <w:rFonts w:cs="Arial"/>
                <w:color w:val="FF0000"/>
              </w:rPr>
            </w:pPr>
            <w:r w:rsidRPr="00B155AD">
              <w:rPr>
                <w:rFonts w:cs="Arial"/>
                <w:color w:val="FF0000"/>
              </w:rPr>
              <w:t xml:space="preserve">Account bundle and subscriber bundles inside the account bundle are displayed </w:t>
            </w:r>
          </w:p>
        </w:tc>
      </w:tr>
      <w:tr w:rsidR="00980032" w:rsidRPr="00B155AD" w:rsidTr="001A4A0A">
        <w:trPr>
          <w:trHeight w:val="176"/>
        </w:trPr>
        <w:tc>
          <w:tcPr>
            <w:tcW w:w="2268" w:type="dxa"/>
          </w:tcPr>
          <w:p w:rsidR="00980032" w:rsidRPr="00B155AD" w:rsidRDefault="00980032" w:rsidP="001A4A0A">
            <w:pPr>
              <w:rPr>
                <w:color w:val="FF0000"/>
              </w:rPr>
            </w:pPr>
            <w:r w:rsidRPr="00B155AD">
              <w:rPr>
                <w:color w:val="FF0000"/>
              </w:rPr>
              <w:t>Normal Flow:</w:t>
            </w:r>
          </w:p>
        </w:tc>
        <w:tc>
          <w:tcPr>
            <w:tcW w:w="6908" w:type="dxa"/>
            <w:gridSpan w:val="2"/>
          </w:tcPr>
          <w:p w:rsidR="00980032" w:rsidRPr="00B155AD" w:rsidRDefault="00980032" w:rsidP="005E61D6">
            <w:pPr>
              <w:widowControl w:val="0"/>
              <w:numPr>
                <w:ilvl w:val="0"/>
                <w:numId w:val="133"/>
              </w:numPr>
              <w:autoSpaceDE w:val="0"/>
              <w:autoSpaceDN w:val="0"/>
              <w:adjustRightInd w:val="0"/>
              <w:spacing w:before="60" w:line="240" w:lineRule="exact"/>
              <w:ind w:right="484"/>
              <w:rPr>
                <w:rFonts w:ascii="Palatino Linotype" w:hAnsi="Palatino Linotype" w:cs="Palatino Linotype"/>
                <w:color w:val="FF0000"/>
                <w:spacing w:val="1"/>
              </w:rPr>
            </w:pPr>
            <w:r w:rsidRPr="00B155AD">
              <w:rPr>
                <w:rFonts w:cs="Arial"/>
                <w:color w:val="FF0000"/>
              </w:rPr>
              <w:t>User selects account bundle tabs to subscribe an account bundle for a new account (A1)(A2)(A3)(A4)</w:t>
            </w:r>
          </w:p>
          <w:p w:rsidR="00980032" w:rsidRPr="00B155AD" w:rsidRDefault="00980032" w:rsidP="005E61D6">
            <w:pPr>
              <w:widowControl w:val="0"/>
              <w:numPr>
                <w:ilvl w:val="0"/>
                <w:numId w:val="133"/>
              </w:numPr>
              <w:autoSpaceDE w:val="0"/>
              <w:autoSpaceDN w:val="0"/>
              <w:adjustRightInd w:val="0"/>
              <w:spacing w:before="60" w:line="240" w:lineRule="exact"/>
              <w:ind w:right="484"/>
              <w:rPr>
                <w:rFonts w:ascii="Palatino Linotype" w:hAnsi="Palatino Linotype" w:cs="Palatino Linotype"/>
                <w:color w:val="FF0000"/>
                <w:spacing w:val="1"/>
              </w:rPr>
            </w:pPr>
            <w:r w:rsidRPr="00B155AD">
              <w:rPr>
                <w:rFonts w:cs="Arial"/>
                <w:color w:val="FF0000"/>
              </w:rPr>
              <w:t>Application displays all eligible account bundles with the first one selected by default</w:t>
            </w:r>
          </w:p>
          <w:p w:rsidR="00980032" w:rsidRPr="00B155AD" w:rsidRDefault="00980032" w:rsidP="005E61D6">
            <w:pPr>
              <w:widowControl w:val="0"/>
              <w:numPr>
                <w:ilvl w:val="0"/>
                <w:numId w:val="133"/>
              </w:numPr>
              <w:autoSpaceDE w:val="0"/>
              <w:autoSpaceDN w:val="0"/>
              <w:adjustRightInd w:val="0"/>
              <w:spacing w:before="60" w:line="240" w:lineRule="exact"/>
              <w:ind w:right="484"/>
              <w:rPr>
                <w:rFonts w:cs="Arial"/>
                <w:color w:val="FF0000"/>
              </w:rPr>
            </w:pPr>
            <w:r w:rsidRPr="00B155AD">
              <w:rPr>
                <w:rFonts w:cs="Arial"/>
                <w:color w:val="FF0000"/>
              </w:rPr>
              <w:t xml:space="preserve"> For selected account bundle, Application displays</w:t>
            </w:r>
            <w:r w:rsidRPr="00B155AD">
              <w:rPr>
                <w:rFonts w:cs="Arial"/>
                <w:color w:val="FF0000"/>
              </w:rPr>
              <w:br/>
              <w:t>- Mandatory and selective account offers to configure</w:t>
            </w:r>
            <w:r w:rsidRPr="00B155AD">
              <w:rPr>
                <w:rFonts w:cs="Arial"/>
                <w:color w:val="FF0000"/>
              </w:rPr>
              <w:br/>
              <w:t>- Mandatory subscriber bundles to configure</w:t>
            </w:r>
            <w:r w:rsidRPr="00B155AD">
              <w:rPr>
                <w:rFonts w:cs="Arial"/>
                <w:color w:val="FF0000"/>
              </w:rPr>
              <w:br/>
              <w:t xml:space="preserve">- Optional subscriber bundles that can be subscribed </w:t>
            </w:r>
          </w:p>
          <w:p w:rsidR="00980032" w:rsidRPr="00B155AD" w:rsidRDefault="00980032" w:rsidP="005E61D6">
            <w:pPr>
              <w:widowControl w:val="0"/>
              <w:numPr>
                <w:ilvl w:val="0"/>
                <w:numId w:val="133"/>
              </w:numPr>
              <w:autoSpaceDE w:val="0"/>
              <w:autoSpaceDN w:val="0"/>
              <w:adjustRightInd w:val="0"/>
              <w:spacing w:before="60" w:line="240" w:lineRule="exact"/>
              <w:ind w:right="484"/>
              <w:rPr>
                <w:rFonts w:ascii="Palatino Linotype" w:hAnsi="Palatino Linotype" w:cs="Palatino Linotype"/>
                <w:color w:val="FF0000"/>
                <w:spacing w:val="1"/>
              </w:rPr>
            </w:pPr>
            <w:r w:rsidRPr="00B155AD">
              <w:rPr>
                <w:rFonts w:cs="Arial"/>
                <w:color w:val="FF0000"/>
              </w:rPr>
              <w:t xml:space="preserve">User configures the selected account bundle (refer to use case add account bundle for new account) </w:t>
            </w:r>
          </w:p>
        </w:tc>
      </w:tr>
      <w:tr w:rsidR="00980032" w:rsidRPr="00B155AD" w:rsidTr="001A4A0A">
        <w:trPr>
          <w:trHeight w:val="176"/>
        </w:trPr>
        <w:tc>
          <w:tcPr>
            <w:tcW w:w="2268" w:type="dxa"/>
          </w:tcPr>
          <w:p w:rsidR="00980032" w:rsidRPr="00B155AD" w:rsidRDefault="00980032" w:rsidP="001A4A0A">
            <w:pPr>
              <w:rPr>
                <w:color w:val="FF0000"/>
              </w:rPr>
            </w:pPr>
            <w:r w:rsidRPr="00B155AD">
              <w:rPr>
                <w:color w:val="FF0000"/>
              </w:rPr>
              <w:t>Alternative Flows:</w:t>
            </w:r>
          </w:p>
        </w:tc>
        <w:tc>
          <w:tcPr>
            <w:tcW w:w="6908" w:type="dxa"/>
            <w:gridSpan w:val="2"/>
          </w:tcPr>
          <w:p w:rsidR="00980032" w:rsidRPr="00B155AD" w:rsidRDefault="00980032" w:rsidP="001A4A0A">
            <w:pPr>
              <w:widowControl w:val="0"/>
              <w:autoSpaceDE w:val="0"/>
              <w:autoSpaceDN w:val="0"/>
              <w:adjustRightInd w:val="0"/>
              <w:spacing w:before="60" w:line="240" w:lineRule="exact"/>
              <w:ind w:right="684"/>
              <w:rPr>
                <w:rFonts w:cs="Arial"/>
                <w:color w:val="FF0000"/>
              </w:rPr>
            </w:pPr>
            <w:r w:rsidRPr="00B155AD">
              <w:rPr>
                <w:rFonts w:cs="Arial"/>
                <w:color w:val="FF0000"/>
              </w:rPr>
              <w:t>A1</w:t>
            </w:r>
            <w:r>
              <w:rPr>
                <w:rFonts w:cs="Arial"/>
                <w:color w:val="FF0000"/>
              </w:rPr>
              <w:t>:</w:t>
            </w:r>
            <w:r w:rsidRPr="00B155AD">
              <w:rPr>
                <w:rFonts w:cs="Arial"/>
                <w:color w:val="FF0000"/>
              </w:rPr>
              <w:t xml:space="preserve"> User is browsing catalog in browse catalog to inform</w:t>
            </w:r>
          </w:p>
          <w:p w:rsidR="00980032" w:rsidRPr="00B155AD" w:rsidRDefault="00980032" w:rsidP="005E61D6">
            <w:pPr>
              <w:widowControl w:val="0"/>
              <w:numPr>
                <w:ilvl w:val="0"/>
                <w:numId w:val="134"/>
              </w:numPr>
              <w:autoSpaceDE w:val="0"/>
              <w:autoSpaceDN w:val="0"/>
              <w:adjustRightInd w:val="0"/>
              <w:spacing w:before="60" w:line="240" w:lineRule="exact"/>
              <w:ind w:right="484"/>
              <w:rPr>
                <w:rFonts w:ascii="Palatino Linotype" w:hAnsi="Palatino Linotype" w:cs="Palatino Linotype"/>
                <w:color w:val="FF0000"/>
                <w:spacing w:val="1"/>
              </w:rPr>
            </w:pPr>
            <w:r w:rsidRPr="00B155AD">
              <w:rPr>
                <w:rFonts w:cs="Arial"/>
                <w:color w:val="FF0000"/>
              </w:rPr>
              <w:t>Application displays all eligible account bundles with the first one selected by default</w:t>
            </w:r>
          </w:p>
          <w:p w:rsidR="00980032" w:rsidRPr="00B155AD" w:rsidRDefault="00980032" w:rsidP="005E61D6">
            <w:pPr>
              <w:widowControl w:val="0"/>
              <w:numPr>
                <w:ilvl w:val="0"/>
                <w:numId w:val="134"/>
              </w:numPr>
              <w:autoSpaceDE w:val="0"/>
              <w:autoSpaceDN w:val="0"/>
              <w:adjustRightInd w:val="0"/>
              <w:spacing w:before="60" w:line="240" w:lineRule="exact"/>
              <w:ind w:right="484"/>
              <w:rPr>
                <w:rFonts w:cs="Arial"/>
                <w:color w:val="FF0000"/>
              </w:rPr>
            </w:pPr>
            <w:r w:rsidRPr="00B155AD">
              <w:rPr>
                <w:rFonts w:cs="Arial"/>
                <w:color w:val="FF0000"/>
              </w:rPr>
              <w:t xml:space="preserve"> For selected account bundle, Application displays in read only mode (user can’t configure anything)</w:t>
            </w:r>
            <w:r w:rsidRPr="00B155AD">
              <w:rPr>
                <w:rFonts w:cs="Arial"/>
                <w:color w:val="FF0000"/>
              </w:rPr>
              <w:br/>
              <w:t>- Mandatory and selective account offers</w:t>
            </w:r>
            <w:r w:rsidRPr="00B155AD">
              <w:rPr>
                <w:rFonts w:cs="Arial"/>
                <w:color w:val="FF0000"/>
              </w:rPr>
              <w:br/>
              <w:t>- Mandatory subscriber bundles</w:t>
            </w:r>
            <w:r w:rsidRPr="00B155AD">
              <w:rPr>
                <w:rFonts w:cs="Arial"/>
                <w:color w:val="FF0000"/>
              </w:rPr>
              <w:br/>
              <w:t>- Optional subscriber bundles</w:t>
            </w:r>
          </w:p>
          <w:p w:rsidR="00980032" w:rsidRPr="00B155AD" w:rsidRDefault="00980032" w:rsidP="005E61D6">
            <w:pPr>
              <w:widowControl w:val="0"/>
              <w:numPr>
                <w:ilvl w:val="0"/>
                <w:numId w:val="134"/>
              </w:numPr>
              <w:autoSpaceDE w:val="0"/>
              <w:autoSpaceDN w:val="0"/>
              <w:adjustRightInd w:val="0"/>
              <w:spacing w:before="60" w:line="240" w:lineRule="exact"/>
              <w:ind w:right="484"/>
              <w:rPr>
                <w:rFonts w:cs="Arial"/>
                <w:color w:val="FF0000"/>
              </w:rPr>
            </w:pPr>
            <w:r w:rsidRPr="00B155AD">
              <w:rPr>
                <w:rFonts w:cs="Arial"/>
                <w:color w:val="FF0000"/>
              </w:rPr>
              <w:t>User accesses to detail of account bundle and subscriber bundles as well as in nominal case</w:t>
            </w:r>
          </w:p>
          <w:p w:rsidR="00980032" w:rsidRPr="00B155AD" w:rsidRDefault="00980032" w:rsidP="001A4A0A">
            <w:pPr>
              <w:widowControl w:val="0"/>
              <w:autoSpaceDE w:val="0"/>
              <w:autoSpaceDN w:val="0"/>
              <w:adjustRightInd w:val="0"/>
              <w:spacing w:before="60" w:line="240" w:lineRule="exact"/>
              <w:ind w:right="484"/>
              <w:rPr>
                <w:rFonts w:cs="Arial"/>
                <w:color w:val="FF0000"/>
              </w:rPr>
            </w:pPr>
            <w:r w:rsidRPr="00B155AD">
              <w:rPr>
                <w:rFonts w:cs="Arial"/>
                <w:color w:val="FF0000"/>
              </w:rPr>
              <w:t>A2</w:t>
            </w:r>
            <w:r>
              <w:rPr>
                <w:rFonts w:cs="Arial"/>
                <w:color w:val="FF0000"/>
              </w:rPr>
              <w:t>:</w:t>
            </w:r>
            <w:r w:rsidRPr="00B155AD">
              <w:rPr>
                <w:rFonts w:cs="Arial"/>
                <w:color w:val="FF0000"/>
              </w:rPr>
              <w:t xml:space="preserve"> User selects account bundle tab to subscribe to an account bundle for an account already existing</w:t>
            </w:r>
          </w:p>
          <w:p w:rsidR="00980032" w:rsidRPr="00B155AD" w:rsidRDefault="00980032" w:rsidP="005E61D6">
            <w:pPr>
              <w:widowControl w:val="0"/>
              <w:numPr>
                <w:ilvl w:val="0"/>
                <w:numId w:val="135"/>
              </w:numPr>
              <w:autoSpaceDE w:val="0"/>
              <w:autoSpaceDN w:val="0"/>
              <w:adjustRightInd w:val="0"/>
              <w:spacing w:before="60" w:line="240" w:lineRule="exact"/>
              <w:ind w:right="484"/>
              <w:rPr>
                <w:rFonts w:ascii="Palatino Linotype" w:hAnsi="Palatino Linotype" w:cs="Palatino Linotype"/>
                <w:color w:val="FF0000"/>
                <w:spacing w:val="1"/>
              </w:rPr>
            </w:pPr>
            <w:r w:rsidRPr="00B155AD">
              <w:rPr>
                <w:rFonts w:cs="Arial"/>
                <w:color w:val="FF0000"/>
              </w:rPr>
              <w:t>Application displays all eligible account bundles with the first one selected by default</w:t>
            </w:r>
          </w:p>
          <w:p w:rsidR="00980032" w:rsidRPr="00B155AD" w:rsidRDefault="00980032" w:rsidP="005E61D6">
            <w:pPr>
              <w:widowControl w:val="0"/>
              <w:numPr>
                <w:ilvl w:val="0"/>
                <w:numId w:val="135"/>
              </w:numPr>
              <w:autoSpaceDE w:val="0"/>
              <w:autoSpaceDN w:val="0"/>
              <w:adjustRightInd w:val="0"/>
              <w:spacing w:before="60" w:line="240" w:lineRule="exact"/>
              <w:ind w:right="484"/>
              <w:rPr>
                <w:rFonts w:cs="Arial"/>
                <w:color w:val="FF0000"/>
              </w:rPr>
            </w:pPr>
            <w:r w:rsidRPr="00B155AD">
              <w:rPr>
                <w:rFonts w:cs="Arial"/>
                <w:color w:val="FF0000"/>
              </w:rPr>
              <w:t>For selected account bundle, Application displays (in read only mode)</w:t>
            </w:r>
            <w:r w:rsidRPr="00B155AD">
              <w:rPr>
                <w:rFonts w:cs="Arial"/>
                <w:color w:val="FF0000"/>
              </w:rPr>
              <w:br/>
              <w:t xml:space="preserve">- Mandatory subscriber bundles </w:t>
            </w:r>
            <w:r w:rsidRPr="00B155AD">
              <w:rPr>
                <w:rFonts w:cs="Arial"/>
                <w:color w:val="FF0000"/>
              </w:rPr>
              <w:br/>
              <w:t>- Optional subscriber bundles</w:t>
            </w:r>
          </w:p>
          <w:p w:rsidR="00980032" w:rsidRPr="00B155AD" w:rsidRDefault="00980032" w:rsidP="001A4A0A">
            <w:pPr>
              <w:widowControl w:val="0"/>
              <w:autoSpaceDE w:val="0"/>
              <w:autoSpaceDN w:val="0"/>
              <w:adjustRightInd w:val="0"/>
              <w:spacing w:before="60" w:line="240" w:lineRule="exact"/>
              <w:ind w:right="484"/>
              <w:rPr>
                <w:rFonts w:cs="Arial"/>
                <w:color w:val="FF0000"/>
              </w:rPr>
            </w:pPr>
            <w:r w:rsidRPr="00B155AD">
              <w:rPr>
                <w:rFonts w:cs="Arial"/>
                <w:color w:val="FF0000"/>
              </w:rPr>
              <w:t>A3</w:t>
            </w:r>
            <w:r>
              <w:rPr>
                <w:rFonts w:cs="Arial"/>
                <w:color w:val="FF0000"/>
              </w:rPr>
              <w:t>:</w:t>
            </w:r>
            <w:r w:rsidRPr="00B155AD">
              <w:rPr>
                <w:rFonts w:cs="Arial"/>
                <w:color w:val="FF0000"/>
              </w:rPr>
              <w:t xml:space="preserve"> User selects account bundle tab to subscribe a new subscriber in context of an account bundle (already subscribed or in basket)</w:t>
            </w:r>
          </w:p>
          <w:p w:rsidR="00980032" w:rsidRPr="00B155AD" w:rsidRDefault="00980032" w:rsidP="005E61D6">
            <w:pPr>
              <w:widowControl w:val="0"/>
              <w:numPr>
                <w:ilvl w:val="0"/>
                <w:numId w:val="136"/>
              </w:numPr>
              <w:autoSpaceDE w:val="0"/>
              <w:autoSpaceDN w:val="0"/>
              <w:adjustRightInd w:val="0"/>
              <w:spacing w:before="60" w:line="240" w:lineRule="exact"/>
              <w:ind w:right="484"/>
              <w:rPr>
                <w:rFonts w:cs="Arial"/>
                <w:color w:val="FF0000"/>
              </w:rPr>
            </w:pPr>
            <w:r w:rsidRPr="00B155AD">
              <w:rPr>
                <w:rFonts w:cs="Arial"/>
                <w:color w:val="FF0000"/>
              </w:rPr>
              <w:t>Application displays only the subscribed account bundle</w:t>
            </w:r>
          </w:p>
          <w:p w:rsidR="00980032" w:rsidRPr="00B155AD" w:rsidRDefault="00980032" w:rsidP="005E61D6">
            <w:pPr>
              <w:widowControl w:val="0"/>
              <w:numPr>
                <w:ilvl w:val="0"/>
                <w:numId w:val="136"/>
              </w:numPr>
              <w:autoSpaceDE w:val="0"/>
              <w:autoSpaceDN w:val="0"/>
              <w:adjustRightInd w:val="0"/>
              <w:spacing w:before="60" w:line="240" w:lineRule="exact"/>
              <w:ind w:right="484"/>
              <w:rPr>
                <w:rFonts w:cs="Arial"/>
                <w:color w:val="FF0000"/>
              </w:rPr>
            </w:pPr>
            <w:r w:rsidRPr="00B155AD">
              <w:rPr>
                <w:rFonts w:cs="Arial"/>
                <w:color w:val="FF0000"/>
              </w:rPr>
              <w:t xml:space="preserve">Application displays the list of optional subscriber bundles similarly as in nominal cases (A3 </w:t>
            </w:r>
            <w:proofErr w:type="spellStart"/>
            <w:r w:rsidRPr="00B155AD">
              <w:rPr>
                <w:rFonts w:cs="Arial"/>
                <w:color w:val="FF0000"/>
              </w:rPr>
              <w:t>bis</w:t>
            </w:r>
            <w:proofErr w:type="spellEnd"/>
            <w:r w:rsidRPr="00B155AD">
              <w:rPr>
                <w:rFonts w:cs="Arial"/>
                <w:color w:val="FF0000"/>
              </w:rPr>
              <w:t>)</w:t>
            </w:r>
          </w:p>
          <w:p w:rsidR="00980032" w:rsidRPr="00B155AD" w:rsidRDefault="00980032" w:rsidP="005E61D6">
            <w:pPr>
              <w:widowControl w:val="0"/>
              <w:numPr>
                <w:ilvl w:val="0"/>
                <w:numId w:val="136"/>
              </w:numPr>
              <w:autoSpaceDE w:val="0"/>
              <w:autoSpaceDN w:val="0"/>
              <w:adjustRightInd w:val="0"/>
              <w:spacing w:before="60" w:line="240" w:lineRule="exact"/>
              <w:ind w:right="484"/>
              <w:rPr>
                <w:rFonts w:cs="Arial"/>
                <w:color w:val="FF0000"/>
              </w:rPr>
            </w:pPr>
            <w:r w:rsidRPr="00B155AD">
              <w:rPr>
                <w:rFonts w:cs="Arial"/>
                <w:color w:val="FF0000"/>
              </w:rPr>
              <w:t xml:space="preserve">User subscribe new subscribers same way as in </w:t>
            </w:r>
            <w:proofErr w:type="spellStart"/>
            <w:r w:rsidRPr="00B155AD">
              <w:rPr>
                <w:rFonts w:cs="Arial"/>
                <w:color w:val="FF0000"/>
              </w:rPr>
              <w:t>add</w:t>
            </w:r>
            <w:proofErr w:type="spellEnd"/>
            <w:r w:rsidRPr="00B155AD">
              <w:rPr>
                <w:rFonts w:cs="Arial"/>
                <w:color w:val="FF0000"/>
              </w:rPr>
              <w:t xml:space="preserve"> account bundle for a new account</w:t>
            </w:r>
          </w:p>
          <w:p w:rsidR="00980032" w:rsidRPr="00B155AD" w:rsidRDefault="00980032" w:rsidP="001A4A0A">
            <w:pPr>
              <w:widowControl w:val="0"/>
              <w:autoSpaceDE w:val="0"/>
              <w:autoSpaceDN w:val="0"/>
              <w:adjustRightInd w:val="0"/>
              <w:spacing w:before="60" w:line="240" w:lineRule="exact"/>
              <w:ind w:right="484"/>
              <w:rPr>
                <w:rFonts w:cs="Arial"/>
                <w:color w:val="FF0000"/>
              </w:rPr>
            </w:pPr>
            <w:r w:rsidRPr="00B155AD">
              <w:rPr>
                <w:rFonts w:cs="Arial"/>
                <w:color w:val="FF0000"/>
              </w:rPr>
              <w:t>A4</w:t>
            </w:r>
            <w:r>
              <w:rPr>
                <w:rFonts w:cs="Arial"/>
                <w:color w:val="FF0000"/>
              </w:rPr>
              <w:t>:</w:t>
            </w:r>
            <w:r w:rsidRPr="00B155AD">
              <w:rPr>
                <w:rFonts w:cs="Arial"/>
                <w:color w:val="FF0000"/>
              </w:rPr>
              <w:t xml:space="preserve"> User selects the account bundle tab to swap a subscriber</w:t>
            </w:r>
          </w:p>
          <w:p w:rsidR="00980032" w:rsidRPr="00B155AD" w:rsidRDefault="00980032" w:rsidP="005E61D6">
            <w:pPr>
              <w:widowControl w:val="0"/>
              <w:numPr>
                <w:ilvl w:val="0"/>
                <w:numId w:val="137"/>
              </w:numPr>
              <w:autoSpaceDE w:val="0"/>
              <w:autoSpaceDN w:val="0"/>
              <w:adjustRightInd w:val="0"/>
              <w:spacing w:before="60" w:line="240" w:lineRule="exact"/>
              <w:ind w:right="484"/>
              <w:rPr>
                <w:rFonts w:cs="Arial"/>
                <w:color w:val="FF0000"/>
              </w:rPr>
            </w:pPr>
            <w:r w:rsidRPr="00B155AD">
              <w:rPr>
                <w:rFonts w:cs="Arial"/>
                <w:color w:val="FF0000"/>
              </w:rPr>
              <w:t>Application displays the account bundle already subscribed on the account as selected (A4bis)</w:t>
            </w:r>
          </w:p>
          <w:p w:rsidR="00980032" w:rsidRPr="00B155AD" w:rsidRDefault="00980032" w:rsidP="005E61D6">
            <w:pPr>
              <w:widowControl w:val="0"/>
              <w:numPr>
                <w:ilvl w:val="0"/>
                <w:numId w:val="137"/>
              </w:numPr>
              <w:autoSpaceDE w:val="0"/>
              <w:autoSpaceDN w:val="0"/>
              <w:adjustRightInd w:val="0"/>
              <w:spacing w:before="60" w:line="240" w:lineRule="exact"/>
              <w:ind w:right="484"/>
              <w:rPr>
                <w:rFonts w:cs="Arial"/>
                <w:color w:val="FF0000"/>
              </w:rPr>
            </w:pPr>
            <w:r w:rsidRPr="00B155AD">
              <w:rPr>
                <w:rFonts w:cs="Arial"/>
                <w:color w:val="FF0000"/>
              </w:rPr>
              <w:t>Application displays ‘compatible ‘ subscriber bundles with current primary offers of the subscriber to swap</w:t>
            </w:r>
          </w:p>
          <w:p w:rsidR="00980032" w:rsidRPr="00B155AD" w:rsidRDefault="00980032" w:rsidP="005E61D6">
            <w:pPr>
              <w:widowControl w:val="0"/>
              <w:numPr>
                <w:ilvl w:val="0"/>
                <w:numId w:val="137"/>
              </w:numPr>
              <w:autoSpaceDE w:val="0"/>
              <w:autoSpaceDN w:val="0"/>
              <w:adjustRightInd w:val="0"/>
              <w:spacing w:before="60" w:line="240" w:lineRule="exact"/>
              <w:ind w:right="484"/>
              <w:rPr>
                <w:rFonts w:cs="Arial"/>
                <w:color w:val="FF0000"/>
              </w:rPr>
            </w:pPr>
            <w:r w:rsidRPr="00B155AD">
              <w:rPr>
                <w:rFonts w:cs="Arial"/>
                <w:color w:val="FF0000"/>
              </w:rPr>
              <w:t>User selects the target subscriber bundle</w:t>
            </w:r>
          </w:p>
          <w:p w:rsidR="00980032" w:rsidRPr="00B155AD" w:rsidRDefault="00980032" w:rsidP="001A4A0A">
            <w:pPr>
              <w:widowControl w:val="0"/>
              <w:autoSpaceDE w:val="0"/>
              <w:autoSpaceDN w:val="0"/>
              <w:adjustRightInd w:val="0"/>
              <w:spacing w:before="60" w:line="240" w:lineRule="exact"/>
              <w:ind w:right="484"/>
              <w:rPr>
                <w:rFonts w:cs="Arial"/>
                <w:color w:val="FF0000"/>
              </w:rPr>
            </w:pPr>
            <w:r w:rsidRPr="00B155AD">
              <w:rPr>
                <w:rFonts w:cs="Arial"/>
                <w:color w:val="FF0000"/>
              </w:rPr>
              <w:t xml:space="preserve">A4 </w:t>
            </w:r>
            <w:proofErr w:type="spellStart"/>
            <w:r w:rsidRPr="00B155AD">
              <w:rPr>
                <w:rFonts w:cs="Arial"/>
                <w:color w:val="FF0000"/>
              </w:rPr>
              <w:t>bis</w:t>
            </w:r>
            <w:proofErr w:type="spellEnd"/>
            <w:r w:rsidRPr="00B155AD">
              <w:rPr>
                <w:rFonts w:cs="Arial"/>
                <w:color w:val="FF0000"/>
              </w:rPr>
              <w:t>: there is no optional subscriber bundle ‘compatible’ with the current subscriber primary offer/bundle</w:t>
            </w:r>
          </w:p>
          <w:p w:rsidR="00980032" w:rsidRPr="00B155AD" w:rsidRDefault="00980032" w:rsidP="005E61D6">
            <w:pPr>
              <w:widowControl w:val="0"/>
              <w:numPr>
                <w:ilvl w:val="0"/>
                <w:numId w:val="138"/>
              </w:numPr>
              <w:autoSpaceDE w:val="0"/>
              <w:autoSpaceDN w:val="0"/>
              <w:adjustRightInd w:val="0"/>
              <w:spacing w:before="60" w:line="240" w:lineRule="exact"/>
              <w:ind w:right="484"/>
              <w:rPr>
                <w:rFonts w:cs="Arial"/>
                <w:color w:val="FF0000"/>
              </w:rPr>
            </w:pPr>
            <w:r w:rsidRPr="00B155AD">
              <w:rPr>
                <w:rFonts w:cs="Arial"/>
                <w:color w:val="FF0000"/>
              </w:rPr>
              <w:t>Application displays a message explaining there is no account bundle compatible with the subscriber</w:t>
            </w:r>
          </w:p>
        </w:tc>
      </w:tr>
    </w:tbl>
    <w:p w:rsidR="00980032" w:rsidRPr="006D2E0E" w:rsidRDefault="00980032" w:rsidP="00980032">
      <w:pPr>
        <w:pStyle w:val="Body"/>
        <w:ind w:left="0"/>
      </w:pPr>
    </w:p>
    <w:p w:rsidR="00980032" w:rsidRDefault="00980032" w:rsidP="00980032">
      <w:pPr>
        <w:pStyle w:val="Heading4"/>
        <w:numPr>
          <w:ilvl w:val="3"/>
          <w:numId w:val="16"/>
        </w:numPr>
      </w:pPr>
      <w:bookmarkStart w:id="553" w:name="_Toc364961268"/>
      <w:r>
        <w:t>PRS</w:t>
      </w:r>
      <w:r w:rsidRPr="00C84AAB">
        <w:t>00</w:t>
      </w:r>
      <w:r>
        <w:t>90</w:t>
      </w:r>
      <w:r w:rsidRPr="00C84AAB">
        <w:t>-</w:t>
      </w:r>
      <w:r>
        <w:t>Add account bundle for new account (Modified)</w:t>
      </w:r>
      <w:bookmarkEnd w:id="553"/>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Add account bundle for new account</w:t>
            </w:r>
          </w:p>
        </w:tc>
        <w:tc>
          <w:tcPr>
            <w:tcW w:w="3596" w:type="dxa"/>
            <w:shd w:val="clear" w:color="auto" w:fill="E6E6E6"/>
          </w:tcPr>
          <w:p w:rsidR="00980032" w:rsidRPr="00E442E7" w:rsidRDefault="00980032" w:rsidP="001A4A0A">
            <w:pPr>
              <w:pStyle w:val="TableHeading"/>
            </w:pPr>
            <w:r>
              <w:t>PRS0090</w:t>
            </w:r>
          </w:p>
        </w:tc>
      </w:tr>
      <w:tr w:rsidR="00980032" w:rsidRPr="00BE07C4" w:rsidTr="001A4A0A">
        <w:tc>
          <w:tcPr>
            <w:tcW w:w="2268" w:type="dxa"/>
          </w:tcPr>
          <w:p w:rsidR="00980032" w:rsidRPr="00BE07C4" w:rsidRDefault="00980032" w:rsidP="001A4A0A">
            <w:pPr>
              <w:rPr>
                <w:color w:val="FF0000"/>
              </w:rPr>
            </w:pPr>
            <w:r w:rsidRPr="00BE07C4">
              <w:rPr>
                <w:color w:val="FF0000"/>
              </w:rPr>
              <w:t>Primary actors</w:t>
            </w:r>
          </w:p>
        </w:tc>
        <w:tc>
          <w:tcPr>
            <w:tcW w:w="6908" w:type="dxa"/>
            <w:gridSpan w:val="2"/>
          </w:tcPr>
          <w:p w:rsidR="00980032" w:rsidRPr="00BE07C4" w:rsidRDefault="00980032" w:rsidP="001A4A0A">
            <w:pPr>
              <w:pStyle w:val="BodyText"/>
              <w:rPr>
                <w:rFonts w:cs="Arial"/>
                <w:color w:val="FF0000"/>
              </w:rPr>
            </w:pPr>
            <w:r w:rsidRPr="00BE07C4">
              <w:rPr>
                <w:rFonts w:cs="Arial"/>
                <w:color w:val="FF0000"/>
              </w:rPr>
              <w:t>Dealer user</w:t>
            </w:r>
          </w:p>
          <w:p w:rsidR="00980032" w:rsidRPr="00BE07C4" w:rsidRDefault="00980032" w:rsidP="001A4A0A">
            <w:pPr>
              <w:pStyle w:val="BodyText"/>
              <w:rPr>
                <w:rFonts w:cs="Arial"/>
                <w:color w:val="FF0000"/>
              </w:rPr>
            </w:pPr>
            <w:r w:rsidRPr="00BE07C4">
              <w:rPr>
                <w:rFonts w:cs="Arial"/>
                <w:color w:val="FF0000"/>
              </w:rPr>
              <w:t>CSR user</w:t>
            </w:r>
          </w:p>
          <w:p w:rsidR="00980032" w:rsidRPr="00BE07C4" w:rsidRDefault="00980032" w:rsidP="001A4A0A">
            <w:pPr>
              <w:pStyle w:val="BodyText"/>
              <w:rPr>
                <w:rFonts w:cs="Arial"/>
                <w:color w:val="FF0000"/>
              </w:rPr>
            </w:pPr>
            <w:r w:rsidRPr="00BE07C4">
              <w:rPr>
                <w:rFonts w:cs="Arial"/>
                <w:color w:val="FF0000"/>
              </w:rPr>
              <w:t>Business User</w:t>
            </w:r>
          </w:p>
        </w:tc>
      </w:tr>
      <w:tr w:rsidR="00980032" w:rsidRPr="00BE07C4" w:rsidTr="001A4A0A">
        <w:tc>
          <w:tcPr>
            <w:tcW w:w="2268" w:type="dxa"/>
          </w:tcPr>
          <w:p w:rsidR="00980032" w:rsidRPr="00BE07C4" w:rsidRDefault="00980032" w:rsidP="001A4A0A">
            <w:pPr>
              <w:rPr>
                <w:color w:val="FF0000"/>
              </w:rPr>
            </w:pPr>
            <w:r w:rsidRPr="00BE07C4">
              <w:rPr>
                <w:color w:val="FF0000"/>
              </w:rPr>
              <w:t>Summary Goal</w:t>
            </w:r>
          </w:p>
        </w:tc>
        <w:tc>
          <w:tcPr>
            <w:tcW w:w="6908" w:type="dxa"/>
            <w:gridSpan w:val="2"/>
          </w:tcPr>
          <w:p w:rsidR="00980032" w:rsidRPr="00BE07C4" w:rsidRDefault="00980032" w:rsidP="001A4A0A">
            <w:pPr>
              <w:pStyle w:val="BodyText"/>
              <w:rPr>
                <w:rFonts w:cs="Arial"/>
                <w:color w:val="FF0000"/>
              </w:rPr>
            </w:pPr>
            <w:r w:rsidRPr="00BE07C4">
              <w:rPr>
                <w:rFonts w:cs="Arial"/>
                <w:color w:val="FF0000"/>
              </w:rPr>
              <w:t>This use case allows a user to subscriber to an account bundle in context of a new account (NCA or NSA for new sub account)</w:t>
            </w:r>
          </w:p>
        </w:tc>
      </w:tr>
      <w:tr w:rsidR="00980032" w:rsidRPr="00BE07C4" w:rsidTr="001A4A0A">
        <w:trPr>
          <w:trHeight w:val="176"/>
        </w:trPr>
        <w:tc>
          <w:tcPr>
            <w:tcW w:w="2268" w:type="dxa"/>
          </w:tcPr>
          <w:p w:rsidR="00980032" w:rsidRPr="00BE07C4" w:rsidRDefault="00980032" w:rsidP="001A4A0A">
            <w:pPr>
              <w:rPr>
                <w:color w:val="FF0000"/>
              </w:rPr>
            </w:pPr>
            <w:r w:rsidRPr="00BE07C4">
              <w:rPr>
                <w:color w:val="FF0000"/>
              </w:rPr>
              <w:t>Pre-conditions</w:t>
            </w:r>
          </w:p>
        </w:tc>
        <w:tc>
          <w:tcPr>
            <w:tcW w:w="6908" w:type="dxa"/>
            <w:gridSpan w:val="2"/>
          </w:tcPr>
          <w:p w:rsidR="00980032" w:rsidRPr="00BE07C4" w:rsidRDefault="00980032" w:rsidP="001A4A0A">
            <w:pPr>
              <w:pStyle w:val="BodyText"/>
              <w:ind w:left="-4"/>
              <w:rPr>
                <w:rFonts w:cs="Arial"/>
                <w:color w:val="FF0000"/>
              </w:rPr>
            </w:pPr>
            <w:r w:rsidRPr="00BE07C4">
              <w:rPr>
                <w:rFonts w:cs="Arial"/>
                <w:color w:val="FF0000"/>
              </w:rPr>
              <w:t>User is in context of creating a new account</w:t>
            </w:r>
          </w:p>
        </w:tc>
      </w:tr>
      <w:tr w:rsidR="00980032" w:rsidRPr="00BE07C4" w:rsidTr="001A4A0A">
        <w:trPr>
          <w:trHeight w:val="176"/>
        </w:trPr>
        <w:tc>
          <w:tcPr>
            <w:tcW w:w="2268" w:type="dxa"/>
          </w:tcPr>
          <w:p w:rsidR="00980032" w:rsidRPr="00BE07C4" w:rsidRDefault="00980032" w:rsidP="001A4A0A">
            <w:pPr>
              <w:rPr>
                <w:color w:val="FF0000"/>
              </w:rPr>
            </w:pPr>
            <w:r w:rsidRPr="00BE07C4">
              <w:rPr>
                <w:color w:val="FF0000"/>
              </w:rPr>
              <w:t>Trigger</w:t>
            </w:r>
          </w:p>
        </w:tc>
        <w:tc>
          <w:tcPr>
            <w:tcW w:w="6908" w:type="dxa"/>
            <w:gridSpan w:val="2"/>
          </w:tcPr>
          <w:p w:rsidR="00980032" w:rsidRPr="00BE07C4" w:rsidRDefault="00980032" w:rsidP="001A4A0A">
            <w:pPr>
              <w:pStyle w:val="BodyText"/>
              <w:rPr>
                <w:rFonts w:cs="Arial"/>
                <w:color w:val="FF0000"/>
              </w:rPr>
            </w:pPr>
            <w:r w:rsidRPr="00BE07C4">
              <w:rPr>
                <w:rFonts w:cs="Arial"/>
                <w:color w:val="FF0000"/>
              </w:rPr>
              <w:t>User has selected an account bundle</w:t>
            </w:r>
          </w:p>
        </w:tc>
      </w:tr>
      <w:tr w:rsidR="00980032" w:rsidRPr="00BE07C4" w:rsidTr="001A4A0A">
        <w:trPr>
          <w:trHeight w:val="176"/>
        </w:trPr>
        <w:tc>
          <w:tcPr>
            <w:tcW w:w="2268" w:type="dxa"/>
          </w:tcPr>
          <w:p w:rsidR="00980032" w:rsidRPr="00BE07C4" w:rsidRDefault="00980032" w:rsidP="001A4A0A">
            <w:pPr>
              <w:rPr>
                <w:color w:val="FF0000"/>
              </w:rPr>
            </w:pPr>
            <w:r w:rsidRPr="00BE07C4">
              <w:rPr>
                <w:color w:val="FF0000"/>
              </w:rPr>
              <w:t>Minimum guarantees</w:t>
            </w:r>
          </w:p>
        </w:tc>
        <w:tc>
          <w:tcPr>
            <w:tcW w:w="6908" w:type="dxa"/>
            <w:gridSpan w:val="2"/>
          </w:tcPr>
          <w:p w:rsidR="00980032" w:rsidRPr="00BE07C4" w:rsidRDefault="00980032" w:rsidP="001A4A0A">
            <w:pPr>
              <w:pStyle w:val="BodyText"/>
              <w:rPr>
                <w:rFonts w:cs="Arial"/>
                <w:color w:val="FF0000"/>
              </w:rPr>
            </w:pPr>
            <w:r w:rsidRPr="00BE07C4">
              <w:rPr>
                <w:rFonts w:cs="Arial"/>
                <w:color w:val="FF0000"/>
              </w:rPr>
              <w:t>Application prevents user to add account bundle without configuring correctly selective account offers and selective SO in mandatory subscriber bundle and optional subscribed subscriber bundles</w:t>
            </w:r>
          </w:p>
        </w:tc>
      </w:tr>
      <w:tr w:rsidR="00980032" w:rsidRPr="00BE07C4" w:rsidTr="001A4A0A">
        <w:trPr>
          <w:trHeight w:val="176"/>
        </w:trPr>
        <w:tc>
          <w:tcPr>
            <w:tcW w:w="2268" w:type="dxa"/>
          </w:tcPr>
          <w:p w:rsidR="00980032" w:rsidRPr="00BE07C4" w:rsidRDefault="00980032" w:rsidP="001A4A0A">
            <w:pPr>
              <w:rPr>
                <w:color w:val="FF0000"/>
              </w:rPr>
            </w:pPr>
            <w:r w:rsidRPr="00BE07C4">
              <w:rPr>
                <w:color w:val="FF0000"/>
              </w:rPr>
              <w:t>Success guarantees:</w:t>
            </w:r>
          </w:p>
        </w:tc>
        <w:tc>
          <w:tcPr>
            <w:tcW w:w="6908" w:type="dxa"/>
            <w:gridSpan w:val="2"/>
          </w:tcPr>
          <w:p w:rsidR="00980032" w:rsidRPr="00BE07C4" w:rsidRDefault="00980032" w:rsidP="001A4A0A">
            <w:pPr>
              <w:pStyle w:val="BodyText"/>
              <w:rPr>
                <w:rFonts w:cs="Arial"/>
                <w:color w:val="FF0000"/>
              </w:rPr>
            </w:pPr>
            <w:r w:rsidRPr="00BE07C4">
              <w:rPr>
                <w:rFonts w:cs="Arial"/>
                <w:color w:val="FF0000"/>
              </w:rPr>
              <w:t>Account bundle, mandatory account offers, selective account offers with respect of max selective offers, subscribers for mandatory subscriber bundles are added to the basket</w:t>
            </w:r>
          </w:p>
          <w:p w:rsidR="00980032" w:rsidRPr="00BE07C4" w:rsidRDefault="00980032" w:rsidP="001A4A0A">
            <w:pPr>
              <w:pStyle w:val="BodyText"/>
              <w:rPr>
                <w:rFonts w:cs="Arial"/>
                <w:color w:val="FF0000"/>
              </w:rPr>
            </w:pPr>
            <w:r w:rsidRPr="00BE07C4">
              <w:rPr>
                <w:rFonts w:cs="Arial"/>
                <w:color w:val="FF0000"/>
              </w:rPr>
              <w:t>Additional optional subscriber bundles selected by the user are added to the basket</w:t>
            </w:r>
          </w:p>
        </w:tc>
      </w:tr>
      <w:tr w:rsidR="00980032" w:rsidRPr="00BE07C4" w:rsidTr="001A4A0A">
        <w:trPr>
          <w:trHeight w:val="176"/>
        </w:trPr>
        <w:tc>
          <w:tcPr>
            <w:tcW w:w="2268" w:type="dxa"/>
          </w:tcPr>
          <w:p w:rsidR="00980032" w:rsidRPr="00BE07C4" w:rsidRDefault="00980032" w:rsidP="001A4A0A">
            <w:pPr>
              <w:rPr>
                <w:color w:val="FF0000"/>
              </w:rPr>
            </w:pPr>
            <w:r w:rsidRPr="00BE07C4">
              <w:rPr>
                <w:color w:val="FF0000"/>
              </w:rPr>
              <w:t>Normal Flow:</w:t>
            </w:r>
          </w:p>
        </w:tc>
        <w:tc>
          <w:tcPr>
            <w:tcW w:w="6908" w:type="dxa"/>
            <w:gridSpan w:val="2"/>
          </w:tcPr>
          <w:p w:rsidR="00980032" w:rsidRPr="00BE07C4" w:rsidRDefault="00980032" w:rsidP="005E61D6">
            <w:pPr>
              <w:widowControl w:val="0"/>
              <w:numPr>
                <w:ilvl w:val="0"/>
                <w:numId w:val="140"/>
              </w:numPr>
              <w:autoSpaceDE w:val="0"/>
              <w:autoSpaceDN w:val="0"/>
              <w:adjustRightInd w:val="0"/>
              <w:spacing w:before="60" w:line="240" w:lineRule="exact"/>
              <w:ind w:right="484"/>
              <w:rPr>
                <w:rFonts w:ascii="Palatino Linotype" w:hAnsi="Palatino Linotype" w:cs="Palatino Linotype"/>
                <w:color w:val="FF0000"/>
                <w:spacing w:val="1"/>
              </w:rPr>
            </w:pPr>
            <w:r w:rsidRPr="00BE07C4">
              <w:rPr>
                <w:rFonts w:ascii="Palatino Linotype" w:hAnsi="Palatino Linotype" w:cs="Palatino Linotype"/>
                <w:color w:val="FF0000"/>
                <w:spacing w:val="1"/>
              </w:rPr>
              <w:t>User configure account selective offers</w:t>
            </w:r>
          </w:p>
          <w:p w:rsidR="00980032" w:rsidRPr="00BE07C4" w:rsidRDefault="00980032" w:rsidP="005E61D6">
            <w:pPr>
              <w:widowControl w:val="0"/>
              <w:numPr>
                <w:ilvl w:val="0"/>
                <w:numId w:val="140"/>
              </w:numPr>
              <w:autoSpaceDE w:val="0"/>
              <w:autoSpaceDN w:val="0"/>
              <w:adjustRightInd w:val="0"/>
              <w:spacing w:before="60" w:line="240" w:lineRule="exact"/>
              <w:ind w:right="484"/>
              <w:rPr>
                <w:rFonts w:ascii="Palatino Linotype" w:hAnsi="Palatino Linotype" w:cs="Palatino Linotype"/>
                <w:color w:val="FF0000"/>
                <w:spacing w:val="1"/>
              </w:rPr>
            </w:pPr>
            <w:r w:rsidRPr="00BE07C4">
              <w:rPr>
                <w:rFonts w:ascii="Palatino Linotype" w:hAnsi="Palatino Linotype" w:cs="Palatino Linotype"/>
                <w:color w:val="FF0000"/>
                <w:spacing w:val="1"/>
              </w:rPr>
              <w:t>User configures selective offers of mandatory subscriber bundles</w:t>
            </w:r>
          </w:p>
          <w:p w:rsidR="00980032" w:rsidRPr="00BE07C4" w:rsidRDefault="00980032" w:rsidP="005E61D6">
            <w:pPr>
              <w:widowControl w:val="0"/>
              <w:numPr>
                <w:ilvl w:val="0"/>
                <w:numId w:val="140"/>
              </w:numPr>
              <w:autoSpaceDE w:val="0"/>
              <w:autoSpaceDN w:val="0"/>
              <w:adjustRightInd w:val="0"/>
              <w:spacing w:before="60" w:line="240" w:lineRule="exact"/>
              <w:ind w:right="484"/>
              <w:rPr>
                <w:rFonts w:ascii="Palatino Linotype" w:hAnsi="Palatino Linotype" w:cs="Palatino Linotype"/>
                <w:color w:val="FF0000"/>
                <w:spacing w:val="1"/>
              </w:rPr>
            </w:pPr>
            <w:r w:rsidRPr="00BE07C4">
              <w:rPr>
                <w:rFonts w:ascii="Palatino Linotype" w:hAnsi="Palatino Linotype" w:cs="Palatino Linotype"/>
                <w:color w:val="FF0000"/>
              </w:rPr>
              <w:t>User selects zero to more optional subscriber bundles</w:t>
            </w:r>
          </w:p>
          <w:p w:rsidR="00980032" w:rsidRPr="00BE07C4" w:rsidRDefault="00980032" w:rsidP="005E61D6">
            <w:pPr>
              <w:widowControl w:val="0"/>
              <w:numPr>
                <w:ilvl w:val="0"/>
                <w:numId w:val="140"/>
              </w:numPr>
              <w:autoSpaceDE w:val="0"/>
              <w:autoSpaceDN w:val="0"/>
              <w:adjustRightInd w:val="0"/>
              <w:spacing w:before="60" w:line="240" w:lineRule="exact"/>
              <w:ind w:right="484"/>
              <w:rPr>
                <w:rFonts w:ascii="Palatino Linotype" w:hAnsi="Palatino Linotype" w:cs="Palatino Linotype"/>
                <w:color w:val="FF0000"/>
                <w:spacing w:val="1"/>
              </w:rPr>
            </w:pPr>
            <w:r w:rsidRPr="00BE07C4">
              <w:rPr>
                <w:rFonts w:ascii="Palatino Linotype" w:hAnsi="Palatino Linotype" w:cs="Palatino Linotype"/>
                <w:color w:val="FF0000"/>
                <w:spacing w:val="1"/>
              </w:rPr>
              <w:t>User submits</w:t>
            </w:r>
          </w:p>
          <w:p w:rsidR="00980032" w:rsidRPr="00BE07C4" w:rsidRDefault="00980032" w:rsidP="005E61D6">
            <w:pPr>
              <w:widowControl w:val="0"/>
              <w:numPr>
                <w:ilvl w:val="0"/>
                <w:numId w:val="140"/>
              </w:numPr>
              <w:autoSpaceDE w:val="0"/>
              <w:autoSpaceDN w:val="0"/>
              <w:adjustRightInd w:val="0"/>
              <w:spacing w:before="60" w:line="240" w:lineRule="exact"/>
              <w:ind w:right="484"/>
              <w:rPr>
                <w:rFonts w:ascii="Palatino Linotype" w:hAnsi="Palatino Linotype" w:cs="Palatino Linotype"/>
                <w:color w:val="FF0000"/>
                <w:spacing w:val="1"/>
              </w:rPr>
            </w:pPr>
            <w:r w:rsidRPr="00BE07C4">
              <w:rPr>
                <w:rFonts w:ascii="Palatino Linotype" w:hAnsi="Palatino Linotype" w:cs="Palatino Linotype"/>
                <w:color w:val="FF0000"/>
                <w:spacing w:val="1"/>
              </w:rPr>
              <w:t>Application adds the account bundles and account mandatory and selective offers to the basket</w:t>
            </w:r>
          </w:p>
          <w:p w:rsidR="00980032" w:rsidRPr="00BE07C4" w:rsidRDefault="00980032" w:rsidP="005E61D6">
            <w:pPr>
              <w:widowControl w:val="0"/>
              <w:numPr>
                <w:ilvl w:val="0"/>
                <w:numId w:val="140"/>
              </w:numPr>
              <w:autoSpaceDE w:val="0"/>
              <w:autoSpaceDN w:val="0"/>
              <w:adjustRightInd w:val="0"/>
              <w:spacing w:before="60" w:line="240" w:lineRule="exact"/>
              <w:ind w:right="484"/>
              <w:rPr>
                <w:rFonts w:ascii="Palatino Linotype" w:hAnsi="Palatino Linotype" w:cs="Palatino Linotype"/>
                <w:color w:val="FF0000"/>
                <w:spacing w:val="1"/>
              </w:rPr>
            </w:pPr>
            <w:r w:rsidRPr="00BE07C4">
              <w:rPr>
                <w:rFonts w:ascii="Palatino Linotype" w:hAnsi="Palatino Linotype" w:cs="Palatino Linotype"/>
                <w:color w:val="FF0000"/>
                <w:spacing w:val="1"/>
              </w:rPr>
              <w:t>Application subscribes mandatory subscriber bundles and optional selected subscriber bundles thanks to new subscriber use case (refer to new subscriber use case)</w:t>
            </w:r>
          </w:p>
        </w:tc>
      </w:tr>
      <w:tr w:rsidR="00980032" w:rsidRPr="00BE07C4" w:rsidTr="001A4A0A">
        <w:trPr>
          <w:trHeight w:val="176"/>
        </w:trPr>
        <w:tc>
          <w:tcPr>
            <w:tcW w:w="2268" w:type="dxa"/>
          </w:tcPr>
          <w:p w:rsidR="00980032" w:rsidRPr="00BE07C4" w:rsidRDefault="00980032" w:rsidP="001A4A0A">
            <w:pPr>
              <w:rPr>
                <w:color w:val="FF0000"/>
              </w:rPr>
            </w:pPr>
            <w:r w:rsidRPr="00BE07C4">
              <w:rPr>
                <w:color w:val="FF0000"/>
              </w:rPr>
              <w:t>Alternative Flows:</w:t>
            </w:r>
          </w:p>
        </w:tc>
        <w:tc>
          <w:tcPr>
            <w:tcW w:w="6908" w:type="dxa"/>
            <w:gridSpan w:val="2"/>
          </w:tcPr>
          <w:p w:rsidR="00980032" w:rsidRPr="00BE07C4" w:rsidRDefault="00980032" w:rsidP="001A4A0A">
            <w:pPr>
              <w:widowControl w:val="0"/>
              <w:autoSpaceDE w:val="0"/>
              <w:autoSpaceDN w:val="0"/>
              <w:adjustRightInd w:val="0"/>
              <w:spacing w:before="60" w:line="240" w:lineRule="exact"/>
              <w:ind w:right="684"/>
              <w:rPr>
                <w:rFonts w:ascii="Palatino Linotype" w:hAnsi="Palatino Linotype" w:cs="Palatino Linotype"/>
                <w:color w:val="FF0000"/>
              </w:rPr>
            </w:pPr>
          </w:p>
        </w:tc>
      </w:tr>
    </w:tbl>
    <w:p w:rsidR="00980032" w:rsidRDefault="00980032" w:rsidP="00980032">
      <w:pPr>
        <w:pStyle w:val="BodyText"/>
      </w:pPr>
    </w:p>
    <w:p w:rsidR="00980032" w:rsidRDefault="00980032" w:rsidP="00980032">
      <w:pPr>
        <w:pStyle w:val="Heading4"/>
        <w:numPr>
          <w:ilvl w:val="3"/>
          <w:numId w:val="16"/>
        </w:numPr>
      </w:pPr>
      <w:bookmarkStart w:id="554" w:name="_Toc364961269"/>
      <w:r>
        <w:t>PRS</w:t>
      </w:r>
      <w:r w:rsidRPr="00C84AAB">
        <w:t>00</w:t>
      </w:r>
      <w:r>
        <w:t>95</w:t>
      </w:r>
      <w:r w:rsidRPr="00C84AAB">
        <w:t>-</w:t>
      </w:r>
      <w:r>
        <w:t>Add account bundle for existing account (New)</w:t>
      </w:r>
      <w:bookmarkEnd w:id="554"/>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Default="00980032" w:rsidP="001A4A0A">
            <w:pPr>
              <w:keepNext/>
              <w:keepLines/>
              <w:autoSpaceDE w:val="0"/>
              <w:autoSpaceDN w:val="0"/>
              <w:adjustRightInd w:val="0"/>
              <w:rPr>
                <w:rFonts w:ascii="Tahoma" w:hAnsi="Tahoma" w:cs="Tahoma"/>
                <w:b/>
                <w:bCs/>
                <w:color w:val="000000"/>
                <w:lang w:val="en-AU"/>
              </w:rPr>
            </w:pPr>
            <w:r>
              <w:rPr>
                <w:rFonts w:ascii="Tahoma" w:hAnsi="Tahoma" w:cs="Tahoma"/>
                <w:b/>
                <w:bCs/>
                <w:color w:val="000000"/>
                <w:lang w:val="en-AU"/>
              </w:rPr>
              <w:t>Add account bundle for existing account</w:t>
            </w:r>
          </w:p>
        </w:tc>
        <w:tc>
          <w:tcPr>
            <w:tcW w:w="3596" w:type="dxa"/>
            <w:shd w:val="clear" w:color="auto" w:fill="E6E6E6"/>
          </w:tcPr>
          <w:p w:rsidR="00980032" w:rsidRDefault="00980032" w:rsidP="001A4A0A">
            <w:pPr>
              <w:keepNext/>
              <w:keepLines/>
              <w:autoSpaceDE w:val="0"/>
              <w:autoSpaceDN w:val="0"/>
              <w:adjustRightInd w:val="0"/>
              <w:rPr>
                <w:rFonts w:ascii="Tahoma" w:hAnsi="Tahoma" w:cs="Tahoma"/>
                <w:b/>
                <w:bCs/>
                <w:color w:val="000000"/>
                <w:lang w:val="en-AU"/>
              </w:rPr>
            </w:pPr>
            <w:r>
              <w:rPr>
                <w:rFonts w:ascii="Tahoma" w:hAnsi="Tahoma" w:cs="Tahoma"/>
                <w:b/>
                <w:bCs/>
                <w:color w:val="000000"/>
                <w:lang w:val="en-AU"/>
              </w:rPr>
              <w:t>PRS0095</w:t>
            </w:r>
          </w:p>
        </w:tc>
      </w:tr>
      <w:tr w:rsidR="00980032" w:rsidRPr="0052332A" w:rsidTr="001A4A0A">
        <w:tc>
          <w:tcPr>
            <w:tcW w:w="2268" w:type="dxa"/>
          </w:tcPr>
          <w:p w:rsidR="00980032" w:rsidRPr="0052332A" w:rsidRDefault="00980032" w:rsidP="001A4A0A">
            <w:pPr>
              <w:autoSpaceDE w:val="0"/>
              <w:autoSpaceDN w:val="0"/>
              <w:adjustRightInd w:val="0"/>
              <w:rPr>
                <w:rFonts w:ascii="Tahoma" w:hAnsi="Tahoma" w:cs="Tahoma"/>
                <w:color w:val="FF0000"/>
              </w:rPr>
            </w:pPr>
            <w:r w:rsidRPr="0052332A">
              <w:rPr>
                <w:rFonts w:ascii="Tahoma" w:hAnsi="Tahoma" w:cs="Tahoma"/>
                <w:color w:val="FF0000"/>
              </w:rPr>
              <w:t>Primary actors</w:t>
            </w:r>
          </w:p>
        </w:tc>
        <w:tc>
          <w:tcPr>
            <w:tcW w:w="6908" w:type="dxa"/>
            <w:gridSpan w:val="2"/>
          </w:tcPr>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Dealer user</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CSR user</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Business User</w:t>
            </w:r>
          </w:p>
        </w:tc>
      </w:tr>
      <w:tr w:rsidR="00980032" w:rsidRPr="0052332A" w:rsidTr="001A4A0A">
        <w:tc>
          <w:tcPr>
            <w:tcW w:w="2268" w:type="dxa"/>
          </w:tcPr>
          <w:p w:rsidR="00980032" w:rsidRPr="0052332A" w:rsidRDefault="00980032" w:rsidP="001A4A0A">
            <w:pPr>
              <w:autoSpaceDE w:val="0"/>
              <w:autoSpaceDN w:val="0"/>
              <w:adjustRightInd w:val="0"/>
              <w:rPr>
                <w:rFonts w:ascii="Tahoma" w:hAnsi="Tahoma" w:cs="Tahoma"/>
                <w:color w:val="FF0000"/>
              </w:rPr>
            </w:pPr>
            <w:r w:rsidRPr="0052332A">
              <w:rPr>
                <w:rFonts w:ascii="Tahoma" w:hAnsi="Tahoma" w:cs="Tahoma"/>
                <w:color w:val="FF0000"/>
              </w:rPr>
              <w:t>Summary Goal</w:t>
            </w:r>
          </w:p>
        </w:tc>
        <w:tc>
          <w:tcPr>
            <w:tcW w:w="6908" w:type="dxa"/>
            <w:gridSpan w:val="2"/>
          </w:tcPr>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This use case allows a user to subscriber to an account bundle in context of an already existing account</w:t>
            </w:r>
          </w:p>
        </w:tc>
      </w:tr>
      <w:tr w:rsidR="00980032" w:rsidRPr="0052332A" w:rsidTr="001A4A0A">
        <w:trPr>
          <w:trHeight w:val="176"/>
        </w:trPr>
        <w:tc>
          <w:tcPr>
            <w:tcW w:w="2268" w:type="dxa"/>
          </w:tcPr>
          <w:p w:rsidR="00980032" w:rsidRPr="0052332A" w:rsidRDefault="00980032" w:rsidP="001A4A0A">
            <w:pPr>
              <w:autoSpaceDE w:val="0"/>
              <w:autoSpaceDN w:val="0"/>
              <w:adjustRightInd w:val="0"/>
              <w:rPr>
                <w:rFonts w:ascii="Tahoma" w:hAnsi="Tahoma" w:cs="Tahoma"/>
                <w:color w:val="FF0000"/>
              </w:rPr>
            </w:pPr>
            <w:r w:rsidRPr="0052332A">
              <w:rPr>
                <w:rFonts w:ascii="Tahoma" w:hAnsi="Tahoma" w:cs="Tahoma"/>
                <w:color w:val="FF0000"/>
              </w:rPr>
              <w:t>Pre-conditions</w:t>
            </w:r>
          </w:p>
        </w:tc>
        <w:tc>
          <w:tcPr>
            <w:tcW w:w="6908" w:type="dxa"/>
            <w:gridSpan w:val="2"/>
          </w:tcPr>
          <w:p w:rsidR="00980032" w:rsidRPr="0052332A" w:rsidRDefault="00980032" w:rsidP="001A4A0A">
            <w:pPr>
              <w:autoSpaceDE w:val="0"/>
              <w:autoSpaceDN w:val="0"/>
              <w:adjustRightInd w:val="0"/>
              <w:spacing w:after="120"/>
              <w:ind w:left="-4"/>
              <w:rPr>
                <w:rFonts w:ascii="Tahoma" w:hAnsi="Tahoma" w:cs="Tahoma"/>
                <w:color w:val="FF0000"/>
              </w:rPr>
            </w:pPr>
            <w:r w:rsidRPr="0052332A">
              <w:rPr>
                <w:rFonts w:ascii="Tahoma" w:hAnsi="Tahoma" w:cs="Tahoma"/>
                <w:color w:val="FF0000"/>
              </w:rPr>
              <w:t>User is in context of an existing account</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There is no already subscribed account bundle on the account</w:t>
            </w:r>
          </w:p>
        </w:tc>
      </w:tr>
      <w:tr w:rsidR="00980032" w:rsidRPr="0052332A" w:rsidTr="001A4A0A">
        <w:trPr>
          <w:trHeight w:val="176"/>
        </w:trPr>
        <w:tc>
          <w:tcPr>
            <w:tcW w:w="2268" w:type="dxa"/>
          </w:tcPr>
          <w:p w:rsidR="00980032" w:rsidRPr="0052332A" w:rsidRDefault="00980032" w:rsidP="001A4A0A">
            <w:pPr>
              <w:autoSpaceDE w:val="0"/>
              <w:autoSpaceDN w:val="0"/>
              <w:adjustRightInd w:val="0"/>
              <w:rPr>
                <w:rFonts w:ascii="Tahoma" w:hAnsi="Tahoma" w:cs="Tahoma"/>
                <w:color w:val="FF0000"/>
              </w:rPr>
            </w:pPr>
            <w:r w:rsidRPr="0052332A">
              <w:rPr>
                <w:rFonts w:ascii="Tahoma" w:hAnsi="Tahoma" w:cs="Tahoma"/>
                <w:color w:val="FF0000"/>
              </w:rPr>
              <w:t>Trigger</w:t>
            </w:r>
          </w:p>
        </w:tc>
        <w:tc>
          <w:tcPr>
            <w:tcW w:w="6908" w:type="dxa"/>
            <w:gridSpan w:val="2"/>
          </w:tcPr>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Either:</w:t>
            </w:r>
          </w:p>
          <w:p w:rsidR="00980032" w:rsidRPr="0052332A" w:rsidRDefault="00980032" w:rsidP="005E61D6">
            <w:pPr>
              <w:numPr>
                <w:ilvl w:val="0"/>
                <w:numId w:val="152"/>
              </w:numPr>
              <w:autoSpaceDE w:val="0"/>
              <w:autoSpaceDN w:val="0"/>
              <w:adjustRightInd w:val="0"/>
              <w:spacing w:after="120"/>
              <w:rPr>
                <w:rFonts w:ascii="Tahoma" w:hAnsi="Tahoma" w:cs="Tahoma"/>
                <w:color w:val="FF0000"/>
              </w:rPr>
            </w:pPr>
            <w:r w:rsidRPr="0052332A">
              <w:rPr>
                <w:rFonts w:ascii="Tahoma" w:hAnsi="Tahoma" w:cs="Tahoma"/>
                <w:color w:val="FF0000"/>
              </w:rPr>
              <w:t>User has selected option to subscribe an account bundle from the account</w:t>
            </w:r>
          </w:p>
          <w:p w:rsidR="00980032" w:rsidRPr="0052332A" w:rsidRDefault="00980032" w:rsidP="005E61D6">
            <w:pPr>
              <w:numPr>
                <w:ilvl w:val="0"/>
                <w:numId w:val="152"/>
              </w:numPr>
              <w:autoSpaceDE w:val="0"/>
              <w:autoSpaceDN w:val="0"/>
              <w:adjustRightInd w:val="0"/>
              <w:spacing w:after="120"/>
              <w:rPr>
                <w:rFonts w:ascii="Tahoma" w:hAnsi="Tahoma" w:cs="Tahoma"/>
                <w:color w:val="FF0000"/>
              </w:rPr>
            </w:pPr>
            <w:r w:rsidRPr="0052332A">
              <w:rPr>
                <w:rFonts w:ascii="Tahoma" w:hAnsi="Tahoma" w:cs="Tahoma"/>
                <w:color w:val="FF0000"/>
              </w:rPr>
              <w:t>User is acquiring a new subscriber for an existing account and have selected an account bundle</w:t>
            </w:r>
          </w:p>
        </w:tc>
      </w:tr>
      <w:tr w:rsidR="00980032" w:rsidRPr="0052332A" w:rsidTr="001A4A0A">
        <w:trPr>
          <w:trHeight w:val="176"/>
        </w:trPr>
        <w:tc>
          <w:tcPr>
            <w:tcW w:w="2268" w:type="dxa"/>
          </w:tcPr>
          <w:p w:rsidR="00980032" w:rsidRPr="0052332A" w:rsidRDefault="00980032" w:rsidP="001A4A0A">
            <w:pPr>
              <w:autoSpaceDE w:val="0"/>
              <w:autoSpaceDN w:val="0"/>
              <w:adjustRightInd w:val="0"/>
              <w:rPr>
                <w:rFonts w:ascii="Tahoma" w:hAnsi="Tahoma" w:cs="Tahoma"/>
                <w:color w:val="FF0000"/>
              </w:rPr>
            </w:pPr>
            <w:r w:rsidRPr="0052332A">
              <w:rPr>
                <w:rFonts w:ascii="Tahoma" w:hAnsi="Tahoma" w:cs="Tahoma"/>
                <w:color w:val="FF0000"/>
              </w:rPr>
              <w:t>Minimum guarantees</w:t>
            </w:r>
          </w:p>
        </w:tc>
        <w:tc>
          <w:tcPr>
            <w:tcW w:w="6908" w:type="dxa"/>
            <w:gridSpan w:val="2"/>
          </w:tcPr>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Application prevents user to add an account bundle is there is already a pending request to add an account bundle on the account</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Application prevents user to add an account bundle without respecting the rule regarding mandatory subscriber bundles either by creating a new subscriber or transferring in an existing subscriber</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 xml:space="preserve">Application prevents user to transfer in two existing subscribers for the same mandatory subscriber bundle  </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Application prevents user to add account bundle without configuring correctly selective account offers and selective SO in mandatory subscriber bundle and optional subscribed subscriber bundles</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Application prevents transferring into the account bundle a subscriber with a current primary offer/subscriber bundle not compatible with any subscriber bundle provided in the context of the account bundle.</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Application prevents transferring in a subscriber that can’t be swapped for any reason (status, swap of the subscriber already in progress…)</w:t>
            </w:r>
          </w:p>
        </w:tc>
      </w:tr>
      <w:tr w:rsidR="00980032" w:rsidRPr="0052332A" w:rsidTr="001A4A0A">
        <w:trPr>
          <w:trHeight w:val="176"/>
        </w:trPr>
        <w:tc>
          <w:tcPr>
            <w:tcW w:w="2268" w:type="dxa"/>
          </w:tcPr>
          <w:p w:rsidR="00980032" w:rsidRPr="0052332A" w:rsidRDefault="00980032" w:rsidP="001A4A0A">
            <w:pPr>
              <w:autoSpaceDE w:val="0"/>
              <w:autoSpaceDN w:val="0"/>
              <w:adjustRightInd w:val="0"/>
              <w:rPr>
                <w:rFonts w:ascii="Tahoma" w:hAnsi="Tahoma" w:cs="Tahoma"/>
                <w:color w:val="FF0000"/>
              </w:rPr>
            </w:pPr>
            <w:r w:rsidRPr="0052332A">
              <w:rPr>
                <w:rFonts w:ascii="Tahoma" w:hAnsi="Tahoma" w:cs="Tahoma"/>
                <w:color w:val="FF0000"/>
              </w:rPr>
              <w:t>Success guarantees:</w:t>
            </w:r>
          </w:p>
        </w:tc>
        <w:tc>
          <w:tcPr>
            <w:tcW w:w="6908" w:type="dxa"/>
            <w:gridSpan w:val="2"/>
          </w:tcPr>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Account bundle, mandatory account offers, selective account offers with respect of max selective offers, subscribers for mandatory subscriber bundles are added to the basket</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 xml:space="preserve">Additional optional subscriber bundles selected by the user are added to the basket </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For subscriber , it can be either a new subscriber or a swap of an existing subscriber</w:t>
            </w:r>
          </w:p>
          <w:p w:rsidR="00980032" w:rsidRPr="0052332A" w:rsidRDefault="00980032" w:rsidP="001A4A0A">
            <w:pPr>
              <w:autoSpaceDE w:val="0"/>
              <w:autoSpaceDN w:val="0"/>
              <w:adjustRightInd w:val="0"/>
              <w:spacing w:after="120"/>
              <w:rPr>
                <w:rFonts w:ascii="Tahoma" w:hAnsi="Tahoma" w:cs="Tahoma"/>
                <w:color w:val="FF0000"/>
              </w:rPr>
            </w:pPr>
            <w:r w:rsidRPr="0052332A">
              <w:rPr>
                <w:rFonts w:ascii="Tahoma" w:hAnsi="Tahoma" w:cs="Tahoma"/>
                <w:color w:val="FF0000"/>
              </w:rPr>
              <w:t>If there are already subscribed account offers or supplementary offers for a transferred in subscriber and mandatory in the account bundle or in the target subscriber bundle, application automatically transfer them as mandatory</w:t>
            </w:r>
          </w:p>
        </w:tc>
      </w:tr>
      <w:tr w:rsidR="00980032" w:rsidRPr="0052332A" w:rsidTr="001A4A0A">
        <w:trPr>
          <w:trHeight w:val="176"/>
        </w:trPr>
        <w:tc>
          <w:tcPr>
            <w:tcW w:w="2268" w:type="dxa"/>
          </w:tcPr>
          <w:p w:rsidR="00980032" w:rsidRPr="0052332A" w:rsidRDefault="00980032" w:rsidP="001A4A0A">
            <w:pPr>
              <w:autoSpaceDE w:val="0"/>
              <w:autoSpaceDN w:val="0"/>
              <w:adjustRightInd w:val="0"/>
              <w:rPr>
                <w:rFonts w:ascii="Tahoma" w:hAnsi="Tahoma" w:cs="Tahoma"/>
                <w:color w:val="FF0000"/>
              </w:rPr>
            </w:pPr>
            <w:r w:rsidRPr="0052332A">
              <w:rPr>
                <w:rFonts w:ascii="Tahoma" w:hAnsi="Tahoma" w:cs="Tahoma"/>
                <w:color w:val="FF0000"/>
              </w:rPr>
              <w:t>Normal Flow:</w:t>
            </w:r>
          </w:p>
        </w:tc>
        <w:tc>
          <w:tcPr>
            <w:tcW w:w="6908" w:type="dxa"/>
            <w:gridSpan w:val="2"/>
          </w:tcPr>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Application displays candidate account bundles (refers to browse account bundle use case)(A5)</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Application displays already existing subscribers of the current account with the primary offer/subscriber bundle</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User selects an account bundle</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Application displays detail of the selected account bundle (refers to browse account bundle use case)</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User selects the option to calculate the target account bundle distribution (A1)(A2)</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Application displays the future distribution automatically creating new subscribers for mandatory subscriber bundles</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Users continues (A3)</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 xml:space="preserve">Application displays included account offers plus selective account offers to configure </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Application displays all subscribers either created or transferred in with their included offers and their selective offers to configure</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User configures selective offers for account and subscribers (A4)(A5)</w:t>
            </w:r>
          </w:p>
          <w:p w:rsidR="00980032"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User submits</w:t>
            </w:r>
          </w:p>
          <w:p w:rsidR="00980032"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Pr>
                <w:rFonts w:ascii="Tahoma" w:hAnsi="Tahoma" w:cs="Tahoma"/>
                <w:color w:val="FF0000"/>
              </w:rPr>
              <w:t>Application displays balance impacts for swapped subscribers</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Pr>
                <w:rFonts w:ascii="Tahoma" w:hAnsi="Tahoma" w:cs="Tahoma"/>
                <w:color w:val="FF0000"/>
              </w:rPr>
              <w:t>User continues</w:t>
            </w:r>
          </w:p>
          <w:p w:rsidR="00980032" w:rsidRPr="0052332A" w:rsidRDefault="00980032" w:rsidP="005E61D6">
            <w:pPr>
              <w:widowControl w:val="0"/>
              <w:numPr>
                <w:ilvl w:val="0"/>
                <w:numId w:val="153"/>
              </w:numPr>
              <w:autoSpaceDE w:val="0"/>
              <w:autoSpaceDN w:val="0"/>
              <w:adjustRightInd w:val="0"/>
              <w:spacing w:before="60" w:line="240" w:lineRule="exact"/>
              <w:ind w:right="484"/>
              <w:rPr>
                <w:rFonts w:ascii="Tahoma" w:hAnsi="Tahoma" w:cs="Tahoma"/>
                <w:color w:val="FF0000"/>
              </w:rPr>
            </w:pPr>
            <w:r w:rsidRPr="0052332A">
              <w:rPr>
                <w:rFonts w:ascii="Tahoma" w:hAnsi="Tahoma" w:cs="Tahoma"/>
                <w:color w:val="FF0000"/>
              </w:rPr>
              <w:t>Application adds the new account bundle in the basket plus account offers to add, account offers to disconnect and account offers to transfer in the account bundle</w:t>
            </w:r>
          </w:p>
          <w:p w:rsidR="00980032" w:rsidRPr="0052332A" w:rsidRDefault="00980032" w:rsidP="001A4A0A">
            <w:pPr>
              <w:widowControl w:val="0"/>
              <w:autoSpaceDE w:val="0"/>
              <w:autoSpaceDN w:val="0"/>
              <w:adjustRightInd w:val="0"/>
              <w:spacing w:before="60" w:line="240" w:lineRule="exact"/>
              <w:ind w:left="360" w:right="484" w:hanging="360"/>
              <w:rPr>
                <w:rFonts w:ascii="Tahoma" w:hAnsi="Tahoma" w:cs="Tahoma"/>
                <w:color w:val="FF0000"/>
              </w:rPr>
            </w:pPr>
            <w:r w:rsidRPr="0052332A">
              <w:rPr>
                <w:rFonts w:ascii="Tahoma" w:hAnsi="Tahoma" w:cs="Tahoma"/>
                <w:color w:val="FF0000"/>
              </w:rPr>
              <w:t>11.</w:t>
            </w:r>
            <w:r w:rsidRPr="0052332A">
              <w:rPr>
                <w:rFonts w:ascii="Tahoma" w:hAnsi="Tahoma" w:cs="Tahoma"/>
                <w:color w:val="FF0000"/>
              </w:rPr>
              <w:tab/>
              <w:t>Applications adds new subscribers (refer to new subscriber use case)</w:t>
            </w:r>
          </w:p>
          <w:p w:rsidR="00980032" w:rsidRPr="0052332A" w:rsidRDefault="00980032" w:rsidP="001A4A0A">
            <w:pPr>
              <w:widowControl w:val="0"/>
              <w:autoSpaceDE w:val="0"/>
              <w:autoSpaceDN w:val="0"/>
              <w:adjustRightInd w:val="0"/>
              <w:spacing w:before="60" w:line="240" w:lineRule="exact"/>
              <w:ind w:left="360" w:right="484" w:hanging="360"/>
              <w:rPr>
                <w:rFonts w:ascii="Tahoma" w:hAnsi="Tahoma" w:cs="Tahoma"/>
                <w:color w:val="FF0000"/>
              </w:rPr>
            </w:pPr>
            <w:r w:rsidRPr="0052332A">
              <w:rPr>
                <w:rFonts w:ascii="Tahoma" w:hAnsi="Tahoma" w:cs="Tahoma"/>
                <w:color w:val="FF0000"/>
              </w:rPr>
              <w:t>12.</w:t>
            </w:r>
            <w:r w:rsidRPr="0052332A">
              <w:rPr>
                <w:rFonts w:ascii="Tahoma" w:hAnsi="Tahoma" w:cs="Tahoma"/>
                <w:color w:val="FF0000"/>
              </w:rPr>
              <w:tab/>
              <w:t>Application adds subscriber to swap (refer to swap subscriber use case)</w:t>
            </w:r>
          </w:p>
          <w:p w:rsidR="00980032" w:rsidRPr="0052332A" w:rsidRDefault="00980032" w:rsidP="001A4A0A">
            <w:pPr>
              <w:widowControl w:val="0"/>
              <w:autoSpaceDE w:val="0"/>
              <w:autoSpaceDN w:val="0"/>
              <w:adjustRightInd w:val="0"/>
              <w:spacing w:before="60" w:line="240" w:lineRule="exact"/>
              <w:ind w:left="360" w:right="484" w:hanging="360"/>
              <w:rPr>
                <w:rFonts w:ascii="Tahoma" w:hAnsi="Tahoma" w:cs="Tahoma"/>
                <w:color w:val="FF0000"/>
                <w:spacing w:val="1"/>
              </w:rPr>
            </w:pPr>
            <w:r w:rsidRPr="0052332A">
              <w:rPr>
                <w:rFonts w:ascii="Tahoma" w:hAnsi="Tahoma" w:cs="Tahoma"/>
                <w:color w:val="FF0000"/>
              </w:rPr>
              <w:t>13.</w:t>
            </w:r>
            <w:r w:rsidRPr="0052332A">
              <w:rPr>
                <w:rFonts w:ascii="Tahoma" w:hAnsi="Tahoma" w:cs="Tahoma"/>
                <w:color w:val="FF0000"/>
              </w:rPr>
              <w:tab/>
              <w:t>Application redirects user to view basket</w:t>
            </w:r>
            <w:r w:rsidRPr="0052332A">
              <w:rPr>
                <w:rFonts w:ascii="Tahoma" w:hAnsi="Tahoma" w:cs="Tahoma"/>
                <w:color w:val="FF0000"/>
                <w:spacing w:val="1"/>
              </w:rPr>
              <w:t xml:space="preserve"> </w:t>
            </w:r>
          </w:p>
        </w:tc>
      </w:tr>
      <w:tr w:rsidR="00980032" w:rsidRPr="0052332A" w:rsidTr="001A4A0A">
        <w:trPr>
          <w:trHeight w:val="176"/>
        </w:trPr>
        <w:tc>
          <w:tcPr>
            <w:tcW w:w="2268" w:type="dxa"/>
          </w:tcPr>
          <w:p w:rsidR="00980032" w:rsidRPr="0052332A" w:rsidRDefault="00980032" w:rsidP="001A4A0A">
            <w:pPr>
              <w:autoSpaceDE w:val="0"/>
              <w:autoSpaceDN w:val="0"/>
              <w:adjustRightInd w:val="0"/>
              <w:rPr>
                <w:rFonts w:ascii="Tahoma" w:hAnsi="Tahoma" w:cs="Tahoma"/>
                <w:color w:val="FF0000"/>
              </w:rPr>
            </w:pPr>
            <w:r w:rsidRPr="0052332A">
              <w:rPr>
                <w:rFonts w:ascii="Tahoma" w:hAnsi="Tahoma" w:cs="Tahoma"/>
                <w:color w:val="FF0000"/>
              </w:rPr>
              <w:t>Alternative Flows:</w:t>
            </w:r>
          </w:p>
        </w:tc>
        <w:tc>
          <w:tcPr>
            <w:tcW w:w="6908" w:type="dxa"/>
            <w:gridSpan w:val="2"/>
          </w:tcPr>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A1</w:t>
            </w:r>
            <w:r>
              <w:rPr>
                <w:rFonts w:ascii="Tahoma" w:hAnsi="Tahoma" w:cs="Tahoma"/>
                <w:color w:val="FF0000"/>
              </w:rPr>
              <w:t>:</w:t>
            </w:r>
            <w:r w:rsidRPr="0052332A">
              <w:rPr>
                <w:rFonts w:ascii="Tahoma" w:hAnsi="Tahoma" w:cs="Tahoma"/>
                <w:color w:val="FF0000"/>
              </w:rPr>
              <w:t xml:space="preserve"> there is at least one ‘swappable’ subscriber on the current account and user decides to transfer it on the account bundle and the subscriber has already a subscriber bundle provided in context of the account bundle</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1.</w:t>
            </w:r>
            <w:r w:rsidRPr="0052332A">
              <w:rPr>
                <w:rFonts w:ascii="Tahoma" w:hAnsi="Tahoma" w:cs="Tahoma"/>
                <w:color w:val="FF0000"/>
              </w:rPr>
              <w:tab/>
              <w:t xml:space="preserve">User selects the subscriber </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2.</w:t>
            </w:r>
            <w:r w:rsidRPr="0052332A">
              <w:rPr>
                <w:rFonts w:ascii="Tahoma" w:hAnsi="Tahoma" w:cs="Tahoma"/>
                <w:color w:val="FF0000"/>
              </w:rPr>
              <w:tab/>
              <w:t xml:space="preserve">User selects the option to calculate the target account bundle distribution (A1 </w:t>
            </w:r>
            <w:proofErr w:type="spellStart"/>
            <w:r w:rsidRPr="0052332A">
              <w:rPr>
                <w:rFonts w:ascii="Tahoma" w:hAnsi="Tahoma" w:cs="Tahoma"/>
                <w:color w:val="FF0000"/>
              </w:rPr>
              <w:t>bis</w:t>
            </w:r>
            <w:proofErr w:type="spellEnd"/>
            <w:r w:rsidRPr="0052332A">
              <w:rPr>
                <w:rFonts w:ascii="Tahoma" w:hAnsi="Tahoma" w:cs="Tahoma"/>
                <w:color w:val="FF0000"/>
              </w:rPr>
              <w:t>)</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3.</w:t>
            </w:r>
            <w:r w:rsidRPr="0052332A">
              <w:rPr>
                <w:rFonts w:ascii="Tahoma" w:hAnsi="Tahoma" w:cs="Tahoma"/>
                <w:color w:val="FF0000"/>
              </w:rPr>
              <w:tab/>
              <w:t xml:space="preserve">Application displays the future distribution including the subscriber either as mandatory subscriber bundle or optional depending if the current subscriber bundle is declared as mandatory or optional in the account bundle </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4.</w:t>
            </w:r>
            <w:r w:rsidRPr="0052332A">
              <w:rPr>
                <w:rFonts w:ascii="Tahoma" w:hAnsi="Tahoma" w:cs="Tahoma"/>
                <w:color w:val="FF0000"/>
              </w:rPr>
              <w:tab/>
              <w:t>Next steps are similar to nominal case</w:t>
            </w:r>
          </w:p>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 xml:space="preserve">A1 </w:t>
            </w:r>
            <w:proofErr w:type="spellStart"/>
            <w:r w:rsidRPr="0052332A">
              <w:rPr>
                <w:rFonts w:ascii="Tahoma" w:hAnsi="Tahoma" w:cs="Tahoma"/>
                <w:color w:val="FF0000"/>
              </w:rPr>
              <w:t>bis</w:t>
            </w:r>
            <w:proofErr w:type="spellEnd"/>
            <w:r>
              <w:rPr>
                <w:rFonts w:ascii="Tahoma" w:hAnsi="Tahoma" w:cs="Tahoma"/>
                <w:color w:val="FF0000"/>
              </w:rPr>
              <w:t>:</w:t>
            </w:r>
            <w:r w:rsidRPr="0052332A">
              <w:rPr>
                <w:rFonts w:ascii="Tahoma" w:hAnsi="Tahoma" w:cs="Tahoma"/>
                <w:color w:val="FF0000"/>
              </w:rPr>
              <w:t xml:space="preserve"> The subscriber bundle of the current subscriber maps with a mandatory subscriber bundle in the account bundle but there is already another existing subscriber with same subscriber bundle (current or swapped) selected</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1.</w:t>
            </w:r>
            <w:r w:rsidRPr="0052332A">
              <w:rPr>
                <w:rFonts w:ascii="Tahoma" w:hAnsi="Tahoma" w:cs="Tahoma"/>
                <w:color w:val="FF0000"/>
              </w:rPr>
              <w:tab/>
              <w:t>Application advises user the subscriber can’t be transferred in because of another transferred in subscriber for same mandatory subscriber bundle.</w:t>
            </w:r>
          </w:p>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Pr>
                <w:rFonts w:ascii="Tahoma" w:hAnsi="Tahoma" w:cs="Tahoma"/>
                <w:color w:val="FF0000"/>
              </w:rPr>
              <w:t>A2:</w:t>
            </w:r>
            <w:r w:rsidRPr="0052332A">
              <w:rPr>
                <w:rFonts w:ascii="Tahoma" w:hAnsi="Tahoma" w:cs="Tahoma"/>
                <w:color w:val="FF0000"/>
              </w:rPr>
              <w:t xml:space="preserve"> there is at least one ‘swappable’ subscriber on the current account and user decides to transfer it on the account bundle and the subscriber has a primary offer or  a subscriber bundle not proposed in the account bundle</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1.</w:t>
            </w:r>
            <w:r w:rsidRPr="0052332A">
              <w:rPr>
                <w:rFonts w:ascii="Tahoma" w:hAnsi="Tahoma" w:cs="Tahoma"/>
                <w:color w:val="FF0000"/>
              </w:rPr>
              <w:tab/>
              <w:t>User selects the subscriber</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2.</w:t>
            </w:r>
            <w:r w:rsidRPr="0052332A">
              <w:rPr>
                <w:rFonts w:ascii="Tahoma" w:hAnsi="Tahoma" w:cs="Tahoma"/>
                <w:color w:val="FF0000"/>
              </w:rPr>
              <w:tab/>
              <w:t>Application displays a visual cue alerting user he can’t transfer in without swapping</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3.</w:t>
            </w:r>
            <w:r w:rsidRPr="0052332A">
              <w:rPr>
                <w:rFonts w:ascii="Tahoma" w:hAnsi="Tahoma" w:cs="Tahoma"/>
                <w:color w:val="FF0000"/>
              </w:rPr>
              <w:tab/>
              <w:t xml:space="preserve">User selects the option to swap the </w:t>
            </w:r>
            <w:proofErr w:type="spellStart"/>
            <w:r w:rsidRPr="0052332A">
              <w:rPr>
                <w:rFonts w:ascii="Tahoma" w:hAnsi="Tahoma" w:cs="Tahoma"/>
                <w:color w:val="FF0000"/>
              </w:rPr>
              <w:t>the</w:t>
            </w:r>
            <w:proofErr w:type="spellEnd"/>
            <w:r w:rsidRPr="0052332A">
              <w:rPr>
                <w:rFonts w:ascii="Tahoma" w:hAnsi="Tahoma" w:cs="Tahoma"/>
                <w:color w:val="FF0000"/>
              </w:rPr>
              <w:t xml:space="preserve"> subscriber</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4.</w:t>
            </w:r>
            <w:r w:rsidRPr="0052332A">
              <w:rPr>
                <w:rFonts w:ascii="Tahoma" w:hAnsi="Tahoma" w:cs="Tahoma"/>
                <w:color w:val="FF0000"/>
              </w:rPr>
              <w:tab/>
              <w:t xml:space="preserve">Application displays allowed target subscriber bundles part of the account bundle according to swap logic (A2bis) </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5.</w:t>
            </w:r>
            <w:r w:rsidRPr="0052332A">
              <w:rPr>
                <w:rFonts w:ascii="Tahoma" w:hAnsi="Tahoma" w:cs="Tahoma"/>
                <w:color w:val="FF0000"/>
              </w:rPr>
              <w:tab/>
              <w:t>User selects a subscriber bundle</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6.</w:t>
            </w:r>
            <w:r w:rsidRPr="0052332A">
              <w:rPr>
                <w:rFonts w:ascii="Tahoma" w:hAnsi="Tahoma" w:cs="Tahoma"/>
                <w:color w:val="FF0000"/>
              </w:rPr>
              <w:tab/>
              <w:t>Application recalculates the target distribution list</w:t>
            </w:r>
          </w:p>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 xml:space="preserve">A2 </w:t>
            </w:r>
            <w:proofErr w:type="spellStart"/>
            <w:r w:rsidRPr="0052332A">
              <w:rPr>
                <w:rFonts w:ascii="Tahoma" w:hAnsi="Tahoma" w:cs="Tahoma"/>
                <w:color w:val="FF0000"/>
              </w:rPr>
              <w:t>bis</w:t>
            </w:r>
            <w:proofErr w:type="spellEnd"/>
            <w:r>
              <w:rPr>
                <w:rFonts w:ascii="Tahoma" w:hAnsi="Tahoma" w:cs="Tahoma"/>
                <w:color w:val="FF0000"/>
              </w:rPr>
              <w:t>:</w:t>
            </w:r>
            <w:r w:rsidRPr="0052332A">
              <w:rPr>
                <w:rFonts w:ascii="Tahoma" w:hAnsi="Tahoma" w:cs="Tahoma"/>
                <w:color w:val="FF0000"/>
              </w:rPr>
              <w:t xml:space="preserve"> there is no candidate subscriber bundle for the swap</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1.</w:t>
            </w:r>
            <w:r w:rsidRPr="0052332A">
              <w:rPr>
                <w:rFonts w:ascii="Tahoma" w:hAnsi="Tahoma" w:cs="Tahoma"/>
                <w:color w:val="FF0000"/>
              </w:rPr>
              <w:tab/>
              <w:t>Application displays a message specifying the subscriber can’t be swapped because there is no target subscriber bundles compatible</w:t>
            </w:r>
          </w:p>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A3</w:t>
            </w:r>
            <w:r>
              <w:rPr>
                <w:rFonts w:ascii="Tahoma" w:hAnsi="Tahoma" w:cs="Tahoma"/>
                <w:color w:val="FF0000"/>
              </w:rPr>
              <w:t>:</w:t>
            </w:r>
            <w:r w:rsidRPr="0052332A">
              <w:rPr>
                <w:rFonts w:ascii="Tahoma" w:hAnsi="Tahoma" w:cs="Tahoma"/>
                <w:color w:val="FF0000"/>
              </w:rPr>
              <w:t xml:space="preserve"> User decides to add a subscriber for an optional subscriber bundle</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1.</w:t>
            </w:r>
            <w:r w:rsidRPr="0052332A">
              <w:rPr>
                <w:rFonts w:ascii="Tahoma" w:hAnsi="Tahoma" w:cs="Tahoma"/>
                <w:color w:val="FF0000"/>
              </w:rPr>
              <w:tab/>
              <w:t>User selects the add option in the target account distribution</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2.</w:t>
            </w:r>
            <w:r w:rsidRPr="0052332A">
              <w:rPr>
                <w:rFonts w:ascii="Tahoma" w:hAnsi="Tahoma" w:cs="Tahoma"/>
                <w:color w:val="FF0000"/>
              </w:rPr>
              <w:tab/>
              <w:t>Application proposes optional subscriber bundles</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3.</w:t>
            </w:r>
            <w:r w:rsidRPr="0052332A">
              <w:rPr>
                <w:rFonts w:ascii="Tahoma" w:hAnsi="Tahoma" w:cs="Tahoma"/>
                <w:color w:val="FF0000"/>
              </w:rPr>
              <w:tab/>
              <w:t>User selects a bundle</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4.</w:t>
            </w:r>
            <w:r w:rsidRPr="0052332A">
              <w:rPr>
                <w:rFonts w:ascii="Tahoma" w:hAnsi="Tahoma" w:cs="Tahoma"/>
                <w:color w:val="FF0000"/>
              </w:rPr>
              <w:tab/>
              <w:t>Application adds the new subscriber to the target distribution list</w:t>
            </w:r>
          </w:p>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Pr>
                <w:rFonts w:ascii="Tahoma" w:hAnsi="Tahoma" w:cs="Tahoma"/>
                <w:color w:val="FF0000"/>
              </w:rPr>
              <w:t>A4:</w:t>
            </w:r>
            <w:r w:rsidRPr="0052332A">
              <w:rPr>
                <w:rFonts w:ascii="Tahoma" w:hAnsi="Tahoma" w:cs="Tahoma"/>
                <w:color w:val="FF0000"/>
              </w:rPr>
              <w:t xml:space="preserve"> there is an account offer or a Subscriber supplementary offer already subscribed that can be used as selective</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1.</w:t>
            </w:r>
            <w:r w:rsidRPr="0052332A">
              <w:rPr>
                <w:rFonts w:ascii="Tahoma" w:hAnsi="Tahoma" w:cs="Tahoma"/>
                <w:color w:val="FF0000"/>
              </w:rPr>
              <w:tab/>
              <w:t>Application by default proposes it as selective</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2.</w:t>
            </w:r>
            <w:r w:rsidRPr="0052332A">
              <w:rPr>
                <w:rFonts w:ascii="Tahoma" w:hAnsi="Tahoma" w:cs="Tahoma"/>
                <w:color w:val="FF0000"/>
              </w:rPr>
              <w:tab/>
              <w:t>User unselect it</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3.</w:t>
            </w:r>
            <w:r w:rsidRPr="0052332A">
              <w:rPr>
                <w:rFonts w:ascii="Tahoma" w:hAnsi="Tahoma" w:cs="Tahoma"/>
                <w:color w:val="FF0000"/>
              </w:rPr>
              <w:tab/>
              <w:t xml:space="preserve">Application displays  by default information that the offer will be transferred as optional (A4 </w:t>
            </w:r>
            <w:proofErr w:type="spellStart"/>
            <w:r w:rsidRPr="0052332A">
              <w:rPr>
                <w:rFonts w:ascii="Tahoma" w:hAnsi="Tahoma" w:cs="Tahoma"/>
                <w:color w:val="FF0000"/>
              </w:rPr>
              <w:t>bis</w:t>
            </w:r>
            <w:proofErr w:type="spellEnd"/>
            <w:r w:rsidRPr="0052332A">
              <w:rPr>
                <w:rFonts w:ascii="Tahoma" w:hAnsi="Tahoma" w:cs="Tahoma"/>
                <w:color w:val="FF0000"/>
              </w:rPr>
              <w:t xml:space="preserve">)(A4 </w:t>
            </w:r>
            <w:proofErr w:type="spellStart"/>
            <w:r w:rsidRPr="0052332A">
              <w:rPr>
                <w:rFonts w:ascii="Tahoma" w:hAnsi="Tahoma" w:cs="Tahoma"/>
                <w:color w:val="FF0000"/>
              </w:rPr>
              <w:t>ter</w:t>
            </w:r>
            <w:proofErr w:type="spellEnd"/>
            <w:r w:rsidRPr="0052332A">
              <w:rPr>
                <w:rFonts w:ascii="Tahoma" w:hAnsi="Tahoma" w:cs="Tahoma"/>
                <w:color w:val="FF0000"/>
              </w:rPr>
              <w:t>)</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4.</w:t>
            </w:r>
            <w:r w:rsidRPr="0052332A">
              <w:rPr>
                <w:rFonts w:ascii="Tahoma" w:hAnsi="Tahoma" w:cs="Tahoma"/>
                <w:color w:val="FF0000"/>
              </w:rPr>
              <w:tab/>
              <w:t>User confirms</w:t>
            </w:r>
          </w:p>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 xml:space="preserve">A4 </w:t>
            </w:r>
            <w:proofErr w:type="spellStart"/>
            <w:r w:rsidRPr="0052332A">
              <w:rPr>
                <w:rFonts w:ascii="Tahoma" w:hAnsi="Tahoma" w:cs="Tahoma"/>
                <w:color w:val="FF0000"/>
              </w:rPr>
              <w:t>bis</w:t>
            </w:r>
            <w:proofErr w:type="spellEnd"/>
            <w:r>
              <w:rPr>
                <w:rFonts w:ascii="Tahoma" w:hAnsi="Tahoma" w:cs="Tahoma"/>
                <w:color w:val="FF0000"/>
              </w:rPr>
              <w:t>:</w:t>
            </w:r>
            <w:r w:rsidRPr="0052332A">
              <w:rPr>
                <w:rFonts w:ascii="Tahoma" w:hAnsi="Tahoma" w:cs="Tahoma"/>
                <w:color w:val="FF0000"/>
              </w:rPr>
              <w:t xml:space="preserve"> the supplementary offer can’t be transferred as optional in the subscriber bundle and can be outside the subscriber bundle</w:t>
            </w:r>
          </w:p>
          <w:p w:rsidR="00980032" w:rsidRPr="0052332A" w:rsidRDefault="00980032" w:rsidP="001A4A0A">
            <w:pPr>
              <w:widowControl w:val="0"/>
              <w:autoSpaceDE w:val="0"/>
              <w:autoSpaceDN w:val="0"/>
              <w:adjustRightInd w:val="0"/>
              <w:spacing w:before="60" w:line="240" w:lineRule="exact"/>
              <w:ind w:left="360" w:right="684" w:hanging="360"/>
              <w:rPr>
                <w:rFonts w:ascii="Tahoma" w:hAnsi="Tahoma" w:cs="Tahoma"/>
                <w:color w:val="FF0000"/>
              </w:rPr>
            </w:pPr>
            <w:r w:rsidRPr="0052332A">
              <w:rPr>
                <w:rFonts w:ascii="Tahoma" w:hAnsi="Tahoma" w:cs="Tahoma"/>
                <w:color w:val="FF0000"/>
              </w:rPr>
              <w:t>1.</w:t>
            </w:r>
            <w:r w:rsidRPr="0052332A">
              <w:rPr>
                <w:rFonts w:ascii="Tahoma" w:hAnsi="Tahoma" w:cs="Tahoma"/>
                <w:color w:val="FF0000"/>
              </w:rPr>
              <w:tab/>
              <w:t>Application shows to user offers will be disconnected</w:t>
            </w:r>
          </w:p>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 xml:space="preserve">A4 </w:t>
            </w:r>
            <w:proofErr w:type="spellStart"/>
            <w:r w:rsidRPr="0052332A">
              <w:rPr>
                <w:rFonts w:ascii="Tahoma" w:hAnsi="Tahoma" w:cs="Tahoma"/>
                <w:color w:val="FF0000"/>
              </w:rPr>
              <w:t>ter</w:t>
            </w:r>
            <w:proofErr w:type="spellEnd"/>
            <w:r>
              <w:rPr>
                <w:rFonts w:ascii="Tahoma" w:hAnsi="Tahoma" w:cs="Tahoma"/>
                <w:color w:val="FF0000"/>
              </w:rPr>
              <w:t>:</w:t>
            </w:r>
            <w:r w:rsidRPr="0052332A">
              <w:rPr>
                <w:rFonts w:ascii="Tahoma" w:hAnsi="Tahoma" w:cs="Tahoma"/>
                <w:color w:val="FF0000"/>
              </w:rPr>
              <w:t xml:space="preserve"> the offer (account offer or supplementary offer) can be transferred as optional or can be subscribed outside bundle but the user prefers to disconnect it</w:t>
            </w:r>
          </w:p>
          <w:p w:rsidR="00980032" w:rsidRPr="0052332A" w:rsidRDefault="00980032" w:rsidP="005E61D6">
            <w:pPr>
              <w:widowControl w:val="0"/>
              <w:numPr>
                <w:ilvl w:val="0"/>
                <w:numId w:val="154"/>
              </w:numPr>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User selects the disconnect option</w:t>
            </w:r>
          </w:p>
          <w:p w:rsidR="00980032" w:rsidRPr="0052332A" w:rsidRDefault="00980032" w:rsidP="001A4A0A">
            <w:pPr>
              <w:widowControl w:val="0"/>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A5</w:t>
            </w:r>
            <w:r>
              <w:rPr>
                <w:rFonts w:ascii="Tahoma" w:hAnsi="Tahoma" w:cs="Tahoma"/>
                <w:color w:val="FF0000"/>
              </w:rPr>
              <w:t>:</w:t>
            </w:r>
            <w:r w:rsidRPr="0052332A">
              <w:rPr>
                <w:rFonts w:ascii="Tahoma" w:hAnsi="Tahoma" w:cs="Tahoma"/>
                <w:color w:val="FF0000"/>
              </w:rPr>
              <w:t xml:space="preserve"> There is already a pending request on the account to add an account bundle</w:t>
            </w:r>
          </w:p>
          <w:p w:rsidR="00980032" w:rsidRPr="0052332A" w:rsidRDefault="00980032" w:rsidP="005E61D6">
            <w:pPr>
              <w:widowControl w:val="0"/>
              <w:numPr>
                <w:ilvl w:val="0"/>
                <w:numId w:val="155"/>
              </w:numPr>
              <w:autoSpaceDE w:val="0"/>
              <w:autoSpaceDN w:val="0"/>
              <w:adjustRightInd w:val="0"/>
              <w:spacing w:before="60" w:line="240" w:lineRule="exact"/>
              <w:ind w:right="684"/>
              <w:rPr>
                <w:rFonts w:ascii="Tahoma" w:hAnsi="Tahoma" w:cs="Tahoma"/>
                <w:color w:val="FF0000"/>
              </w:rPr>
            </w:pPr>
            <w:r w:rsidRPr="0052332A">
              <w:rPr>
                <w:rFonts w:ascii="Tahoma" w:hAnsi="Tahoma" w:cs="Tahoma"/>
                <w:color w:val="FF0000"/>
              </w:rPr>
              <w:t>Application displays an information message explaining user he can subscribe to an account bundle as there is already one requested to be subscribe</w:t>
            </w:r>
          </w:p>
        </w:tc>
      </w:tr>
    </w:tbl>
    <w:p w:rsidR="00980032" w:rsidRDefault="00980032" w:rsidP="00980032">
      <w:pPr>
        <w:pStyle w:val="BodyText"/>
      </w:pPr>
    </w:p>
    <w:p w:rsidR="00980032" w:rsidRDefault="00980032" w:rsidP="00980032">
      <w:pPr>
        <w:pStyle w:val="Capability"/>
      </w:pPr>
      <w:bookmarkStart w:id="555" w:name="_Toc364961270"/>
      <w:r>
        <w:t xml:space="preserve">Capability </w:t>
      </w:r>
      <w:r w:rsidR="005A525E">
        <w:fldChar w:fldCharType="begin"/>
      </w:r>
      <w:r>
        <w:instrText xml:space="preserve"> LISTNUM "business req" \* MERGEFORMAT </w:instrText>
      </w:r>
      <w:r w:rsidR="005A525E">
        <w:fldChar w:fldCharType="separate"/>
      </w:r>
      <w:r>
        <w:rPr>
          <w:noProof/>
        </w:rPr>
        <w:t>1</w:t>
      </w:r>
      <w:r w:rsidR="005A525E">
        <w:fldChar w:fldCharType="end">
          <w:numberingChange w:id="556" w:author="Raphaël Guého" w:date="2012-03-15T15:38:00Z" w:original="1."/>
        </w:fldChar>
      </w:r>
      <w:r>
        <w:t xml:space="preserve"> Checkout</w:t>
      </w:r>
      <w:bookmarkEnd w:id="555"/>
    </w:p>
    <w:p w:rsidR="00980032" w:rsidRDefault="00980032" w:rsidP="00980032">
      <w:pPr>
        <w:pStyle w:val="BodyText"/>
      </w:pPr>
    </w:p>
    <w:p w:rsidR="00980032" w:rsidRDefault="00980032" w:rsidP="00980032">
      <w:pPr>
        <w:pStyle w:val="Heading4"/>
        <w:numPr>
          <w:ilvl w:val="3"/>
          <w:numId w:val="16"/>
        </w:numPr>
      </w:pPr>
      <w:bookmarkStart w:id="557" w:name="_Toc364961271"/>
      <w:r>
        <w:t>CHK0010 – Checkout (Modified)</w:t>
      </w:r>
      <w:bookmarkEnd w:id="557"/>
    </w:p>
    <w:tbl>
      <w:tblPr>
        <w:tblW w:w="917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596"/>
      </w:tblGrid>
      <w:tr w:rsidR="00980032" w:rsidRPr="00E442E7" w:rsidTr="001A4A0A">
        <w:trPr>
          <w:trHeight w:val="360"/>
        </w:trPr>
        <w:tc>
          <w:tcPr>
            <w:tcW w:w="5580" w:type="dxa"/>
            <w:gridSpan w:val="2"/>
            <w:shd w:val="clear" w:color="auto" w:fill="E6E6E6"/>
          </w:tcPr>
          <w:p w:rsidR="00980032" w:rsidRPr="00E442E7" w:rsidRDefault="00980032" w:rsidP="001A4A0A">
            <w:pPr>
              <w:pStyle w:val="TableHeading"/>
            </w:pPr>
            <w:r>
              <w:t>Checkout</w:t>
            </w:r>
          </w:p>
        </w:tc>
        <w:tc>
          <w:tcPr>
            <w:tcW w:w="3596" w:type="dxa"/>
            <w:shd w:val="clear" w:color="auto" w:fill="E6E6E6"/>
          </w:tcPr>
          <w:p w:rsidR="00980032" w:rsidRPr="00E442E7" w:rsidRDefault="00980032" w:rsidP="001A4A0A">
            <w:pPr>
              <w:pStyle w:val="TableHeading"/>
            </w:pPr>
            <w:r>
              <w:t>CHK0010</w:t>
            </w:r>
          </w:p>
        </w:tc>
      </w:tr>
      <w:tr w:rsidR="00980032" w:rsidRPr="00BE07C4" w:rsidTr="001A4A0A">
        <w:tc>
          <w:tcPr>
            <w:tcW w:w="2268" w:type="dxa"/>
          </w:tcPr>
          <w:p w:rsidR="00980032" w:rsidRPr="009325C5" w:rsidRDefault="00980032" w:rsidP="001A4A0A">
            <w:r w:rsidRPr="009325C5">
              <w:t>Primary actors</w:t>
            </w:r>
          </w:p>
        </w:tc>
        <w:tc>
          <w:tcPr>
            <w:tcW w:w="6908" w:type="dxa"/>
            <w:gridSpan w:val="2"/>
          </w:tcPr>
          <w:p w:rsidR="00980032" w:rsidRPr="009325C5" w:rsidRDefault="00980032" w:rsidP="001A4A0A">
            <w:pPr>
              <w:pStyle w:val="BodyText"/>
              <w:rPr>
                <w:rFonts w:cs="Arial"/>
              </w:rPr>
            </w:pPr>
            <w:r w:rsidRPr="009325C5">
              <w:rPr>
                <w:rFonts w:cs="Arial"/>
              </w:rPr>
              <w:t>Dealer user</w:t>
            </w:r>
          </w:p>
          <w:p w:rsidR="00980032" w:rsidRPr="009325C5" w:rsidRDefault="00980032" w:rsidP="001A4A0A">
            <w:pPr>
              <w:pStyle w:val="BodyText"/>
              <w:rPr>
                <w:rFonts w:cs="Arial"/>
              </w:rPr>
            </w:pPr>
            <w:r w:rsidRPr="009325C5">
              <w:rPr>
                <w:rFonts w:cs="Arial"/>
              </w:rPr>
              <w:t>CSR user</w:t>
            </w:r>
          </w:p>
          <w:p w:rsidR="00980032" w:rsidRPr="009325C5" w:rsidRDefault="00980032" w:rsidP="001A4A0A">
            <w:pPr>
              <w:pStyle w:val="BodyText"/>
              <w:rPr>
                <w:rFonts w:cs="Arial"/>
              </w:rPr>
            </w:pPr>
            <w:r w:rsidRPr="009325C5">
              <w:rPr>
                <w:rFonts w:cs="Arial"/>
              </w:rPr>
              <w:t>Business User</w:t>
            </w:r>
          </w:p>
        </w:tc>
      </w:tr>
      <w:tr w:rsidR="00980032" w:rsidRPr="00BE07C4" w:rsidTr="001A4A0A">
        <w:tc>
          <w:tcPr>
            <w:tcW w:w="2268" w:type="dxa"/>
          </w:tcPr>
          <w:p w:rsidR="00980032" w:rsidRPr="00BC1F7C" w:rsidRDefault="00980032" w:rsidP="001A4A0A">
            <w:pPr>
              <w:rPr>
                <w:rFonts w:cs="Arial"/>
              </w:rPr>
            </w:pPr>
            <w:r w:rsidRPr="00BC1F7C">
              <w:rPr>
                <w:rFonts w:cs="Arial"/>
              </w:rPr>
              <w:t>Summary Goal</w:t>
            </w:r>
          </w:p>
        </w:tc>
        <w:tc>
          <w:tcPr>
            <w:tcW w:w="6908" w:type="dxa"/>
            <w:gridSpan w:val="2"/>
          </w:tcPr>
          <w:p w:rsidR="00980032" w:rsidRPr="009325C5" w:rsidRDefault="00980032" w:rsidP="001A4A0A">
            <w:pPr>
              <w:pStyle w:val="BodyText"/>
              <w:rPr>
                <w:rFonts w:cs="Arial"/>
              </w:rPr>
            </w:pPr>
            <w:r w:rsidRPr="00BC1F7C">
              <w:rPr>
                <w:rFonts w:cs="Arial"/>
              </w:rPr>
              <w:t>Allows the user to checkout his basket.</w:t>
            </w:r>
          </w:p>
        </w:tc>
      </w:tr>
      <w:tr w:rsidR="00980032" w:rsidRPr="00BE07C4" w:rsidTr="001A4A0A">
        <w:trPr>
          <w:trHeight w:val="176"/>
        </w:trPr>
        <w:tc>
          <w:tcPr>
            <w:tcW w:w="2268" w:type="dxa"/>
          </w:tcPr>
          <w:p w:rsidR="00980032" w:rsidRPr="00BC1F7C" w:rsidRDefault="00980032" w:rsidP="001A4A0A">
            <w:pPr>
              <w:rPr>
                <w:rFonts w:cs="Arial"/>
              </w:rPr>
            </w:pPr>
            <w:r w:rsidRPr="00BC1F7C">
              <w:rPr>
                <w:rFonts w:cs="Arial"/>
              </w:rPr>
              <w:t>Pre-conditions</w:t>
            </w:r>
          </w:p>
        </w:tc>
        <w:tc>
          <w:tcPr>
            <w:tcW w:w="6908" w:type="dxa"/>
            <w:gridSpan w:val="2"/>
          </w:tcPr>
          <w:p w:rsidR="00980032" w:rsidRPr="00BC1F7C" w:rsidRDefault="00980032" w:rsidP="001A4A0A">
            <w:pPr>
              <w:pStyle w:val="BodyText"/>
              <w:ind w:left="-4"/>
              <w:rPr>
                <w:rFonts w:cs="Arial"/>
              </w:rPr>
            </w:pPr>
            <w:r w:rsidRPr="00BC1F7C">
              <w:rPr>
                <w:rFonts w:cs="Arial"/>
              </w:rPr>
              <w:t>The basket content is valid</w:t>
            </w:r>
          </w:p>
          <w:p w:rsidR="00980032" w:rsidRPr="00A233B3" w:rsidRDefault="00980032" w:rsidP="001A4A0A">
            <w:pPr>
              <w:pStyle w:val="BodyText"/>
              <w:ind w:left="-4"/>
              <w:rPr>
                <w:rFonts w:cs="Arial"/>
                <w:color w:val="FF0000"/>
              </w:rPr>
            </w:pPr>
            <w:r w:rsidRPr="00A233B3">
              <w:rPr>
                <w:rFonts w:cs="Arial"/>
                <w:color w:val="FF0000"/>
              </w:rPr>
              <w:t>User has accepted terms and conditions in basket.</w:t>
            </w:r>
          </w:p>
        </w:tc>
      </w:tr>
      <w:tr w:rsidR="00980032" w:rsidRPr="00BE07C4" w:rsidTr="001A4A0A">
        <w:trPr>
          <w:trHeight w:val="176"/>
        </w:trPr>
        <w:tc>
          <w:tcPr>
            <w:tcW w:w="2268" w:type="dxa"/>
          </w:tcPr>
          <w:p w:rsidR="00980032" w:rsidRPr="00BC1F7C" w:rsidRDefault="00980032" w:rsidP="001A4A0A">
            <w:pPr>
              <w:rPr>
                <w:rFonts w:cs="Arial"/>
              </w:rPr>
            </w:pPr>
            <w:r w:rsidRPr="00BC1F7C">
              <w:rPr>
                <w:rFonts w:cs="Arial"/>
              </w:rPr>
              <w:t>Trigger</w:t>
            </w:r>
          </w:p>
        </w:tc>
        <w:tc>
          <w:tcPr>
            <w:tcW w:w="6908" w:type="dxa"/>
            <w:gridSpan w:val="2"/>
          </w:tcPr>
          <w:p w:rsidR="00980032" w:rsidRPr="009325C5" w:rsidRDefault="00980032" w:rsidP="001A4A0A">
            <w:pPr>
              <w:pStyle w:val="BodyText"/>
              <w:rPr>
                <w:rFonts w:cs="Arial"/>
              </w:rPr>
            </w:pPr>
            <w:r w:rsidRPr="009325C5">
              <w:rPr>
                <w:rFonts w:cs="Arial"/>
              </w:rPr>
              <w:t xml:space="preserve">User has selected </w:t>
            </w:r>
            <w:r>
              <w:rPr>
                <w:rFonts w:cs="Arial"/>
              </w:rPr>
              <w:t>checkout option</w:t>
            </w:r>
          </w:p>
        </w:tc>
      </w:tr>
      <w:tr w:rsidR="00980032" w:rsidRPr="00BE07C4" w:rsidTr="001A4A0A">
        <w:trPr>
          <w:trHeight w:val="176"/>
        </w:trPr>
        <w:tc>
          <w:tcPr>
            <w:tcW w:w="2268" w:type="dxa"/>
          </w:tcPr>
          <w:p w:rsidR="00980032" w:rsidRPr="00BC1F7C" w:rsidRDefault="00980032" w:rsidP="001A4A0A">
            <w:pPr>
              <w:rPr>
                <w:rFonts w:cs="Arial"/>
              </w:rPr>
            </w:pPr>
            <w:r w:rsidRPr="00BC1F7C">
              <w:rPr>
                <w:rFonts w:cs="Arial"/>
              </w:rPr>
              <w:t>Minimum guarantees</w:t>
            </w:r>
          </w:p>
        </w:tc>
        <w:tc>
          <w:tcPr>
            <w:tcW w:w="6908" w:type="dxa"/>
            <w:gridSpan w:val="2"/>
          </w:tcPr>
          <w:p w:rsidR="00980032" w:rsidRPr="009325C5" w:rsidRDefault="00980032" w:rsidP="001A4A0A">
            <w:pPr>
              <w:pStyle w:val="BodyText"/>
              <w:rPr>
                <w:rFonts w:cs="Arial"/>
              </w:rPr>
            </w:pPr>
            <w:r w:rsidRPr="00BC1F7C">
              <w:rPr>
                <w:rFonts w:cs="Arial"/>
              </w:rPr>
              <w:t>The user can cancel the checkout at any moment before the last confirmation step, the submission.</w:t>
            </w:r>
          </w:p>
        </w:tc>
      </w:tr>
      <w:tr w:rsidR="00980032" w:rsidRPr="00BE07C4" w:rsidTr="001A4A0A">
        <w:trPr>
          <w:trHeight w:val="176"/>
        </w:trPr>
        <w:tc>
          <w:tcPr>
            <w:tcW w:w="2268" w:type="dxa"/>
          </w:tcPr>
          <w:p w:rsidR="00980032" w:rsidRPr="00BC1F7C" w:rsidRDefault="00980032" w:rsidP="001A4A0A">
            <w:pPr>
              <w:rPr>
                <w:rFonts w:cs="Arial"/>
              </w:rPr>
            </w:pPr>
            <w:r w:rsidRPr="00BC1F7C">
              <w:rPr>
                <w:rFonts w:cs="Arial"/>
              </w:rPr>
              <w:t>Success guarantees:</w:t>
            </w:r>
          </w:p>
        </w:tc>
        <w:tc>
          <w:tcPr>
            <w:tcW w:w="6908" w:type="dxa"/>
            <w:gridSpan w:val="2"/>
          </w:tcPr>
          <w:p w:rsidR="00980032" w:rsidRPr="00BC1F7C" w:rsidRDefault="00980032" w:rsidP="001A4A0A">
            <w:pPr>
              <w:widowControl w:val="0"/>
              <w:autoSpaceDE w:val="0"/>
              <w:autoSpaceDN w:val="0"/>
              <w:adjustRightInd w:val="0"/>
              <w:spacing w:before="15" w:line="240" w:lineRule="exact"/>
              <w:ind w:left="34" w:right="121" w:hanging="1"/>
              <w:rPr>
                <w:rFonts w:cs="Arial"/>
              </w:rPr>
            </w:pPr>
            <w:r w:rsidRPr="00BC1F7C">
              <w:rPr>
                <w:rFonts w:cs="Arial"/>
              </w:rPr>
              <w:t>The user has entered successfully all information required by the checkout and has submitted the order.</w:t>
            </w:r>
          </w:p>
          <w:p w:rsidR="00980032" w:rsidRPr="00BC1F7C" w:rsidRDefault="00980032" w:rsidP="001A4A0A">
            <w:pPr>
              <w:widowControl w:val="0"/>
              <w:autoSpaceDE w:val="0"/>
              <w:autoSpaceDN w:val="0"/>
              <w:adjustRightInd w:val="0"/>
              <w:spacing w:before="99" w:line="240" w:lineRule="exact"/>
              <w:ind w:left="34" w:right="163"/>
              <w:rPr>
                <w:rFonts w:cs="Arial"/>
              </w:rPr>
            </w:pPr>
            <w:r w:rsidRPr="00BC1F7C">
              <w:rPr>
                <w:rFonts w:cs="Arial"/>
              </w:rPr>
              <w:t>Application has posted a new order with all the order information necessary to the backend.</w:t>
            </w:r>
          </w:p>
          <w:p w:rsidR="00980032" w:rsidRPr="009325C5" w:rsidRDefault="00980032" w:rsidP="001A4A0A">
            <w:pPr>
              <w:pStyle w:val="BodyText"/>
              <w:rPr>
                <w:rFonts w:cs="Arial"/>
              </w:rPr>
            </w:pPr>
            <w:r w:rsidRPr="00BC1F7C">
              <w:rPr>
                <w:rFonts w:cs="Arial"/>
              </w:rPr>
              <w:t>Order number has been assigned and displayed</w:t>
            </w:r>
          </w:p>
        </w:tc>
      </w:tr>
      <w:tr w:rsidR="00980032" w:rsidRPr="00BE07C4" w:rsidTr="001A4A0A">
        <w:trPr>
          <w:trHeight w:val="176"/>
        </w:trPr>
        <w:tc>
          <w:tcPr>
            <w:tcW w:w="2268" w:type="dxa"/>
          </w:tcPr>
          <w:p w:rsidR="00980032" w:rsidRPr="00BC1F7C" w:rsidRDefault="00980032" w:rsidP="001A4A0A">
            <w:pPr>
              <w:rPr>
                <w:rFonts w:cs="Arial"/>
              </w:rPr>
            </w:pPr>
            <w:r w:rsidRPr="00BC1F7C">
              <w:rPr>
                <w:rFonts w:cs="Arial"/>
              </w:rPr>
              <w:t>Normal Flow:</w:t>
            </w:r>
          </w:p>
        </w:tc>
        <w:tc>
          <w:tcPr>
            <w:tcW w:w="6908" w:type="dxa"/>
            <w:gridSpan w:val="2"/>
          </w:tcPr>
          <w:p w:rsidR="00980032" w:rsidRPr="00BC1F7C" w:rsidRDefault="00980032" w:rsidP="001A4A0A">
            <w:pPr>
              <w:widowControl w:val="0"/>
              <w:autoSpaceDE w:val="0"/>
              <w:autoSpaceDN w:val="0"/>
              <w:adjustRightInd w:val="0"/>
              <w:spacing w:before="14" w:line="240" w:lineRule="exact"/>
              <w:ind w:left="574" w:right="122" w:hanging="279"/>
              <w:rPr>
                <w:rFonts w:cs="Arial"/>
              </w:rPr>
            </w:pPr>
            <w:r w:rsidRPr="00BC1F7C">
              <w:rPr>
                <w:rFonts w:cs="Arial"/>
              </w:rPr>
              <w:t>1.  Application basket or RPO selection is ready for checkout (A2)</w:t>
            </w:r>
          </w:p>
          <w:p w:rsidR="00980032" w:rsidRPr="00BC1F7C" w:rsidRDefault="00980032" w:rsidP="001A4A0A">
            <w:pPr>
              <w:widowControl w:val="0"/>
              <w:autoSpaceDE w:val="0"/>
              <w:autoSpaceDN w:val="0"/>
              <w:adjustRightInd w:val="0"/>
              <w:spacing w:before="42"/>
              <w:ind w:left="294"/>
              <w:rPr>
                <w:rFonts w:cs="Arial"/>
                <w:strike/>
                <w:color w:val="FF0000"/>
              </w:rPr>
            </w:pPr>
            <w:r w:rsidRPr="00BC1F7C">
              <w:rPr>
                <w:rFonts w:cs="Arial"/>
              </w:rPr>
              <w:t xml:space="preserve">2.  </w:t>
            </w:r>
            <w:r w:rsidRPr="00BC1F7C">
              <w:rPr>
                <w:rFonts w:cs="Arial"/>
                <w:strike/>
                <w:color w:val="FF0000"/>
              </w:rPr>
              <w:t>Application displays terms and conditions (A4)</w:t>
            </w:r>
          </w:p>
          <w:p w:rsidR="00980032" w:rsidRPr="00BC1F7C" w:rsidRDefault="00980032" w:rsidP="001A4A0A">
            <w:pPr>
              <w:widowControl w:val="0"/>
              <w:autoSpaceDE w:val="0"/>
              <w:autoSpaceDN w:val="0"/>
              <w:adjustRightInd w:val="0"/>
              <w:spacing w:before="48" w:line="240" w:lineRule="exact"/>
              <w:ind w:left="574" w:right="707" w:hanging="280"/>
              <w:rPr>
                <w:rFonts w:cs="Arial"/>
              </w:rPr>
            </w:pPr>
            <w:r w:rsidRPr="00BC1F7C">
              <w:rPr>
                <w:rFonts w:cs="Arial"/>
              </w:rPr>
              <w:t>3.  User accepts terms and conditions for the customer (A5)(A12)</w:t>
            </w:r>
          </w:p>
          <w:p w:rsidR="00980032" w:rsidRPr="00BC1F7C" w:rsidRDefault="00980032" w:rsidP="001A4A0A">
            <w:pPr>
              <w:widowControl w:val="0"/>
              <w:autoSpaceDE w:val="0"/>
              <w:autoSpaceDN w:val="0"/>
              <w:adjustRightInd w:val="0"/>
              <w:spacing w:before="60" w:line="240" w:lineRule="exact"/>
              <w:ind w:left="574" w:right="96" w:hanging="280"/>
              <w:rPr>
                <w:rFonts w:cs="Arial"/>
              </w:rPr>
            </w:pPr>
            <w:r w:rsidRPr="00BC1F7C">
              <w:rPr>
                <w:rFonts w:cs="Arial"/>
              </w:rPr>
              <w:t>4.  Application displays a confirmation of the order to review with the customer. Refer to use case Review order. (A1)</w:t>
            </w:r>
          </w:p>
          <w:p w:rsidR="00980032" w:rsidRPr="00BC1F7C" w:rsidRDefault="00980032" w:rsidP="001A4A0A">
            <w:pPr>
              <w:widowControl w:val="0"/>
              <w:autoSpaceDE w:val="0"/>
              <w:autoSpaceDN w:val="0"/>
              <w:adjustRightInd w:val="0"/>
              <w:spacing w:before="60" w:line="240" w:lineRule="exact"/>
              <w:ind w:left="574" w:right="146" w:hanging="280"/>
              <w:rPr>
                <w:rFonts w:cs="Arial"/>
              </w:rPr>
            </w:pPr>
            <w:r w:rsidRPr="00BC1F7C">
              <w:rPr>
                <w:rFonts w:cs="Arial"/>
              </w:rPr>
              <w:t>5.  After getting customer agreement, user submits the order (A3)(A6)(A7)(A8)(A9)</w:t>
            </w:r>
          </w:p>
          <w:p w:rsidR="00980032" w:rsidRPr="00BC1F7C" w:rsidRDefault="00980032" w:rsidP="001A4A0A">
            <w:pPr>
              <w:widowControl w:val="0"/>
              <w:autoSpaceDE w:val="0"/>
              <w:autoSpaceDN w:val="0"/>
              <w:adjustRightInd w:val="0"/>
              <w:spacing w:before="65" w:line="213" w:lineRule="auto"/>
              <w:ind w:left="574" w:right="39" w:hanging="280"/>
              <w:rPr>
                <w:rFonts w:cs="Arial"/>
              </w:rPr>
            </w:pPr>
            <w:r w:rsidRPr="00BC1F7C">
              <w:rPr>
                <w:rFonts w:cs="Arial"/>
              </w:rPr>
              <w:t>6.  Application displays a message informing the user that the order has been successfully submitted and an order number is returned. User must give this order number to the customer, for further communication with the CSR.</w:t>
            </w:r>
          </w:p>
        </w:tc>
      </w:tr>
      <w:tr w:rsidR="00980032" w:rsidRPr="00BE07C4" w:rsidTr="001A4A0A">
        <w:trPr>
          <w:trHeight w:val="176"/>
        </w:trPr>
        <w:tc>
          <w:tcPr>
            <w:tcW w:w="2268" w:type="dxa"/>
          </w:tcPr>
          <w:p w:rsidR="00980032" w:rsidRPr="00BC1F7C" w:rsidRDefault="00980032" w:rsidP="001A4A0A">
            <w:pPr>
              <w:rPr>
                <w:rFonts w:cs="Arial"/>
              </w:rPr>
            </w:pPr>
            <w:r w:rsidRPr="00BC1F7C">
              <w:rPr>
                <w:rFonts w:cs="Arial"/>
              </w:rPr>
              <w:t>Alternative Flows:</w:t>
            </w:r>
          </w:p>
        </w:tc>
        <w:tc>
          <w:tcPr>
            <w:tcW w:w="6908" w:type="dxa"/>
            <w:gridSpan w:val="2"/>
          </w:tcPr>
          <w:p w:rsidR="00980032" w:rsidRPr="00BC1F7C" w:rsidRDefault="00980032" w:rsidP="001A4A0A">
            <w:pPr>
              <w:widowControl w:val="0"/>
              <w:autoSpaceDE w:val="0"/>
              <w:autoSpaceDN w:val="0"/>
              <w:adjustRightInd w:val="0"/>
              <w:spacing w:line="268" w:lineRule="exact"/>
              <w:ind w:left="34"/>
              <w:rPr>
                <w:rFonts w:cs="Arial"/>
              </w:rPr>
            </w:pPr>
            <w:r w:rsidRPr="00BC1F7C">
              <w:rPr>
                <w:rFonts w:cs="Arial"/>
              </w:rPr>
              <w:t>A1: User cancels (A1bis)</w:t>
            </w:r>
          </w:p>
          <w:p w:rsidR="00980032" w:rsidRPr="00BC1F7C" w:rsidRDefault="00980032" w:rsidP="001A4A0A">
            <w:pPr>
              <w:widowControl w:val="0"/>
              <w:autoSpaceDE w:val="0"/>
              <w:autoSpaceDN w:val="0"/>
              <w:adjustRightInd w:val="0"/>
              <w:spacing w:before="8" w:line="100" w:lineRule="exact"/>
              <w:rPr>
                <w:rFonts w:cs="Arial"/>
              </w:rPr>
            </w:pPr>
          </w:p>
          <w:p w:rsidR="00980032" w:rsidRPr="00BC1F7C" w:rsidRDefault="00980032" w:rsidP="001A4A0A">
            <w:pPr>
              <w:widowControl w:val="0"/>
              <w:autoSpaceDE w:val="0"/>
              <w:autoSpaceDN w:val="0"/>
              <w:adjustRightInd w:val="0"/>
              <w:spacing w:line="240" w:lineRule="exact"/>
              <w:ind w:left="574" w:right="323" w:hanging="280"/>
              <w:rPr>
                <w:rFonts w:cs="Arial"/>
              </w:rPr>
            </w:pPr>
            <w:r w:rsidRPr="00BC1F7C">
              <w:rPr>
                <w:rFonts w:cs="Arial"/>
              </w:rPr>
              <w:t>1.  Application redirects the user to the view and manage basket use case</w:t>
            </w:r>
          </w:p>
          <w:p w:rsidR="00980032" w:rsidRPr="00BC1F7C" w:rsidRDefault="00980032" w:rsidP="001A4A0A">
            <w:pPr>
              <w:widowControl w:val="0"/>
              <w:autoSpaceDE w:val="0"/>
              <w:autoSpaceDN w:val="0"/>
              <w:adjustRightInd w:val="0"/>
              <w:spacing w:before="81"/>
              <w:ind w:left="34"/>
              <w:rPr>
                <w:rFonts w:cs="Arial"/>
              </w:rPr>
            </w:pPr>
            <w:r w:rsidRPr="00BC1F7C">
              <w:rPr>
                <w:rFonts w:cs="Arial"/>
              </w:rPr>
              <w:t>A1bis: Basket contains only RPO or user cancels his</w:t>
            </w:r>
          </w:p>
          <w:p w:rsidR="00980032" w:rsidRPr="00BC1F7C" w:rsidRDefault="00980032" w:rsidP="001A4A0A">
            <w:pPr>
              <w:widowControl w:val="0"/>
              <w:autoSpaceDE w:val="0"/>
              <w:autoSpaceDN w:val="0"/>
              <w:adjustRightInd w:val="0"/>
              <w:spacing w:line="240" w:lineRule="exact"/>
              <w:ind w:left="34"/>
              <w:rPr>
                <w:rFonts w:cs="Arial"/>
              </w:rPr>
            </w:pPr>
            <w:r w:rsidRPr="00BC1F7C">
              <w:rPr>
                <w:rFonts w:cs="Arial"/>
              </w:rPr>
              <w:t>RPO selection</w:t>
            </w:r>
          </w:p>
          <w:p w:rsidR="00980032" w:rsidRPr="00BC1F7C" w:rsidRDefault="00980032" w:rsidP="001A4A0A">
            <w:pPr>
              <w:widowControl w:val="0"/>
              <w:autoSpaceDE w:val="0"/>
              <w:autoSpaceDN w:val="0"/>
              <w:adjustRightInd w:val="0"/>
              <w:spacing w:before="87" w:line="240" w:lineRule="exact"/>
              <w:ind w:left="574" w:right="264" w:hanging="280"/>
              <w:rPr>
                <w:rFonts w:cs="Arial"/>
              </w:rPr>
            </w:pPr>
            <w:r w:rsidRPr="00BC1F7C">
              <w:rPr>
                <w:rFonts w:cs="Arial"/>
              </w:rPr>
              <w:t>1.  Application redirects the user to the ‘view and manage subscriber ’ use case</w:t>
            </w:r>
          </w:p>
          <w:p w:rsidR="00980032" w:rsidRPr="00BC1F7C" w:rsidRDefault="00980032" w:rsidP="001A4A0A">
            <w:pPr>
              <w:widowControl w:val="0"/>
              <w:autoSpaceDE w:val="0"/>
              <w:autoSpaceDN w:val="0"/>
              <w:adjustRightInd w:val="0"/>
              <w:spacing w:before="83"/>
              <w:ind w:left="34"/>
              <w:rPr>
                <w:rFonts w:cs="Arial"/>
              </w:rPr>
            </w:pPr>
            <w:r w:rsidRPr="00BC1F7C">
              <w:rPr>
                <w:rFonts w:cs="Arial"/>
              </w:rPr>
              <w:t>A2: The content of the basket is not valid for checkout</w:t>
            </w:r>
          </w:p>
          <w:p w:rsidR="00980032" w:rsidRPr="00BC1F7C" w:rsidRDefault="00980032" w:rsidP="001A4A0A">
            <w:pPr>
              <w:widowControl w:val="0"/>
              <w:autoSpaceDE w:val="0"/>
              <w:autoSpaceDN w:val="0"/>
              <w:adjustRightInd w:val="0"/>
              <w:spacing w:before="8" w:line="100" w:lineRule="exact"/>
              <w:rPr>
                <w:rFonts w:cs="Arial"/>
              </w:rPr>
            </w:pPr>
          </w:p>
          <w:p w:rsidR="00980032" w:rsidRPr="00BC1F7C" w:rsidRDefault="00980032" w:rsidP="001A4A0A">
            <w:pPr>
              <w:widowControl w:val="0"/>
              <w:autoSpaceDE w:val="0"/>
              <w:autoSpaceDN w:val="0"/>
              <w:adjustRightInd w:val="0"/>
              <w:spacing w:line="240" w:lineRule="exact"/>
              <w:ind w:left="574" w:right="42" w:hanging="280"/>
              <w:rPr>
                <w:rFonts w:cs="Arial"/>
              </w:rPr>
            </w:pPr>
            <w:r w:rsidRPr="00BC1F7C">
              <w:rPr>
                <w:rFonts w:cs="Arial"/>
              </w:rPr>
              <w:t>1.  Application displays an error message informing the user why the basket is not valid for checkout</w:t>
            </w:r>
          </w:p>
          <w:p w:rsidR="00980032" w:rsidRPr="00BC1F7C" w:rsidRDefault="00980032" w:rsidP="001A4A0A">
            <w:pPr>
              <w:widowControl w:val="0"/>
              <w:autoSpaceDE w:val="0"/>
              <w:autoSpaceDN w:val="0"/>
              <w:adjustRightInd w:val="0"/>
              <w:spacing w:before="81"/>
              <w:ind w:left="34"/>
              <w:rPr>
                <w:rFonts w:cs="Arial"/>
              </w:rPr>
            </w:pPr>
            <w:r w:rsidRPr="00BC1F7C">
              <w:rPr>
                <w:rFonts w:cs="Arial"/>
              </w:rPr>
              <w:t>A3: Does not apply to RPO selections</w:t>
            </w:r>
          </w:p>
          <w:p w:rsidR="00980032" w:rsidRPr="00A233B3" w:rsidRDefault="00980032" w:rsidP="001A4A0A">
            <w:pPr>
              <w:widowControl w:val="0"/>
              <w:autoSpaceDE w:val="0"/>
              <w:autoSpaceDN w:val="0"/>
              <w:adjustRightInd w:val="0"/>
              <w:spacing w:before="87" w:line="240" w:lineRule="exact"/>
              <w:ind w:left="34" w:right="458"/>
              <w:rPr>
                <w:rFonts w:cs="Arial"/>
                <w:strike/>
                <w:color w:val="FF0000"/>
              </w:rPr>
            </w:pPr>
            <w:r w:rsidRPr="00A233B3">
              <w:rPr>
                <w:rFonts w:cs="Arial"/>
                <w:strike/>
                <w:color w:val="FF0000"/>
              </w:rPr>
              <w:t>A4: No terms and conditions exist for any selected products</w:t>
            </w:r>
          </w:p>
          <w:p w:rsidR="00980032" w:rsidRPr="00A233B3" w:rsidRDefault="00980032" w:rsidP="001A4A0A">
            <w:pPr>
              <w:widowControl w:val="0"/>
              <w:autoSpaceDE w:val="0"/>
              <w:autoSpaceDN w:val="0"/>
              <w:adjustRightInd w:val="0"/>
              <w:spacing w:before="10" w:line="110" w:lineRule="exact"/>
              <w:rPr>
                <w:rFonts w:cs="Arial"/>
                <w:strike/>
                <w:color w:val="FF0000"/>
              </w:rPr>
            </w:pPr>
          </w:p>
          <w:p w:rsidR="00980032" w:rsidRPr="00A233B3" w:rsidRDefault="00980032" w:rsidP="001A4A0A">
            <w:pPr>
              <w:widowControl w:val="0"/>
              <w:autoSpaceDE w:val="0"/>
              <w:autoSpaceDN w:val="0"/>
              <w:adjustRightInd w:val="0"/>
              <w:spacing w:line="240" w:lineRule="exact"/>
              <w:ind w:left="574" w:right="35" w:hanging="280"/>
              <w:rPr>
                <w:rFonts w:cs="Arial"/>
                <w:strike/>
                <w:color w:val="FF0000"/>
              </w:rPr>
            </w:pPr>
            <w:r w:rsidRPr="00A233B3">
              <w:rPr>
                <w:rFonts w:cs="Arial"/>
                <w:strike/>
                <w:color w:val="FF0000"/>
              </w:rPr>
              <w:t>1.  Application redirects the user to the next nominal flow step 3</w:t>
            </w:r>
          </w:p>
          <w:p w:rsidR="00980032" w:rsidRPr="00A233B3" w:rsidRDefault="00980032" w:rsidP="001A4A0A">
            <w:pPr>
              <w:widowControl w:val="0"/>
              <w:autoSpaceDE w:val="0"/>
              <w:autoSpaceDN w:val="0"/>
              <w:adjustRightInd w:val="0"/>
              <w:spacing w:before="1" w:line="100" w:lineRule="exact"/>
              <w:rPr>
                <w:rFonts w:cs="Arial"/>
                <w:strike/>
                <w:color w:val="FF0000"/>
              </w:rPr>
            </w:pPr>
          </w:p>
          <w:p w:rsidR="00980032" w:rsidRPr="00A233B3" w:rsidRDefault="00980032" w:rsidP="001A4A0A">
            <w:pPr>
              <w:widowControl w:val="0"/>
              <w:autoSpaceDE w:val="0"/>
              <w:autoSpaceDN w:val="0"/>
              <w:adjustRightInd w:val="0"/>
              <w:spacing w:line="240" w:lineRule="exact"/>
              <w:ind w:left="34" w:right="191"/>
              <w:rPr>
                <w:rFonts w:cs="Arial"/>
                <w:strike/>
                <w:color w:val="FF0000"/>
              </w:rPr>
            </w:pPr>
            <w:r w:rsidRPr="00A233B3">
              <w:rPr>
                <w:rFonts w:cs="Arial"/>
                <w:strike/>
                <w:color w:val="FF0000"/>
              </w:rPr>
              <w:t>A5: User refuse terms and conditions after discussing them with the customer</w:t>
            </w:r>
          </w:p>
          <w:p w:rsidR="00980032" w:rsidRPr="00A233B3" w:rsidRDefault="00980032" w:rsidP="001A4A0A">
            <w:pPr>
              <w:widowControl w:val="0"/>
              <w:autoSpaceDE w:val="0"/>
              <w:autoSpaceDN w:val="0"/>
              <w:adjustRightInd w:val="0"/>
              <w:spacing w:before="2" w:line="100" w:lineRule="exact"/>
              <w:rPr>
                <w:rFonts w:cs="Arial"/>
                <w:strike/>
                <w:color w:val="FF0000"/>
              </w:rPr>
            </w:pPr>
          </w:p>
          <w:p w:rsidR="00980032" w:rsidRPr="00A233B3" w:rsidRDefault="00980032" w:rsidP="001A4A0A">
            <w:pPr>
              <w:widowControl w:val="0"/>
              <w:autoSpaceDE w:val="0"/>
              <w:autoSpaceDN w:val="0"/>
              <w:adjustRightInd w:val="0"/>
              <w:ind w:left="259" w:right="1881"/>
              <w:jc w:val="center"/>
              <w:rPr>
                <w:rFonts w:cs="Arial"/>
                <w:strike/>
                <w:color w:val="FF0000"/>
              </w:rPr>
            </w:pPr>
            <w:r w:rsidRPr="00A233B3">
              <w:rPr>
                <w:rFonts w:cs="Arial"/>
                <w:strike/>
                <w:color w:val="FF0000"/>
              </w:rPr>
              <w:t>1.  User selects the deny option</w:t>
            </w:r>
          </w:p>
          <w:p w:rsidR="00980032" w:rsidRPr="00A233B3" w:rsidRDefault="00980032" w:rsidP="001A4A0A">
            <w:pPr>
              <w:widowControl w:val="0"/>
              <w:autoSpaceDE w:val="0"/>
              <w:autoSpaceDN w:val="0"/>
              <w:adjustRightInd w:val="0"/>
              <w:spacing w:before="48" w:line="240" w:lineRule="exact"/>
              <w:ind w:left="574" w:right="264" w:hanging="280"/>
              <w:rPr>
                <w:rFonts w:cs="Arial"/>
                <w:strike/>
                <w:color w:val="FF0000"/>
              </w:rPr>
            </w:pPr>
            <w:r w:rsidRPr="00A233B3">
              <w:rPr>
                <w:rFonts w:cs="Arial"/>
                <w:strike/>
                <w:color w:val="FF0000"/>
              </w:rPr>
              <w:t>2.  Application redirects the user to the ‘view and manage basket’ use case. (A1bis)</w:t>
            </w:r>
          </w:p>
          <w:p w:rsidR="00980032" w:rsidRPr="00BC1F7C" w:rsidRDefault="00980032" w:rsidP="001A4A0A">
            <w:pPr>
              <w:widowControl w:val="0"/>
              <w:autoSpaceDE w:val="0"/>
              <w:autoSpaceDN w:val="0"/>
              <w:adjustRightInd w:val="0"/>
              <w:spacing w:before="81"/>
              <w:ind w:left="34"/>
              <w:rPr>
                <w:rFonts w:cs="Arial"/>
              </w:rPr>
            </w:pPr>
            <w:r w:rsidRPr="00BC1F7C">
              <w:rPr>
                <w:rFonts w:cs="Arial"/>
              </w:rPr>
              <w:t>A6: User adds one deposit to the order</w:t>
            </w:r>
          </w:p>
          <w:p w:rsidR="00980032" w:rsidRPr="00BC1F7C" w:rsidRDefault="00980032" w:rsidP="001A4A0A">
            <w:pPr>
              <w:widowControl w:val="0"/>
              <w:autoSpaceDE w:val="0"/>
              <w:autoSpaceDN w:val="0"/>
              <w:adjustRightInd w:val="0"/>
              <w:spacing w:before="8" w:line="100" w:lineRule="exact"/>
              <w:rPr>
                <w:rFonts w:cs="Arial"/>
              </w:rPr>
            </w:pPr>
          </w:p>
          <w:p w:rsidR="00980032" w:rsidRPr="00BC1F7C" w:rsidRDefault="00980032" w:rsidP="001A4A0A">
            <w:pPr>
              <w:widowControl w:val="0"/>
              <w:autoSpaceDE w:val="0"/>
              <w:autoSpaceDN w:val="0"/>
              <w:adjustRightInd w:val="0"/>
              <w:spacing w:line="240" w:lineRule="exact"/>
              <w:ind w:left="574" w:right="39" w:hanging="280"/>
              <w:rPr>
                <w:rFonts w:cs="Arial"/>
              </w:rPr>
            </w:pPr>
            <w:r w:rsidRPr="00BC1F7C">
              <w:rPr>
                <w:rFonts w:cs="Arial"/>
              </w:rPr>
              <w:t>1.  Channel application redirects user to add deposit use case</w:t>
            </w:r>
          </w:p>
          <w:p w:rsidR="00980032" w:rsidRPr="00BC1F7C" w:rsidRDefault="00980032" w:rsidP="001A4A0A">
            <w:pPr>
              <w:widowControl w:val="0"/>
              <w:autoSpaceDE w:val="0"/>
              <w:autoSpaceDN w:val="0"/>
              <w:adjustRightInd w:val="0"/>
              <w:spacing w:before="42"/>
              <w:ind w:left="294"/>
              <w:rPr>
                <w:rFonts w:cs="Arial"/>
              </w:rPr>
            </w:pPr>
            <w:r w:rsidRPr="00BC1F7C">
              <w:rPr>
                <w:rFonts w:cs="Arial"/>
              </w:rPr>
              <w:t>2.  User sets deposit</w:t>
            </w:r>
          </w:p>
          <w:p w:rsidR="00980032" w:rsidRPr="00BC1F7C" w:rsidRDefault="00980032" w:rsidP="001A4A0A">
            <w:pPr>
              <w:widowControl w:val="0"/>
              <w:autoSpaceDE w:val="0"/>
              <w:autoSpaceDN w:val="0"/>
              <w:adjustRightInd w:val="0"/>
              <w:spacing w:before="48" w:line="240" w:lineRule="exact"/>
              <w:ind w:left="574" w:right="35" w:hanging="280"/>
              <w:rPr>
                <w:rFonts w:cs="Arial"/>
              </w:rPr>
            </w:pPr>
            <w:r w:rsidRPr="00BC1F7C">
              <w:rPr>
                <w:rFonts w:cs="Arial"/>
              </w:rPr>
              <w:t>3.  Channel application adds the deposit to the order at the account level</w:t>
            </w:r>
          </w:p>
          <w:p w:rsidR="00980032" w:rsidRPr="00BC1F7C" w:rsidRDefault="00980032" w:rsidP="001A4A0A">
            <w:pPr>
              <w:widowControl w:val="0"/>
              <w:autoSpaceDE w:val="0"/>
              <w:autoSpaceDN w:val="0"/>
              <w:adjustRightInd w:val="0"/>
              <w:spacing w:before="60" w:line="240" w:lineRule="exact"/>
              <w:ind w:left="574" w:right="317" w:hanging="280"/>
              <w:rPr>
                <w:rFonts w:cs="Arial"/>
              </w:rPr>
            </w:pPr>
            <w:r w:rsidRPr="00BC1F7C">
              <w:rPr>
                <w:rFonts w:cs="Arial"/>
              </w:rPr>
              <w:t>4.  Channel application redirects user to step 5 of nominal use case</w:t>
            </w:r>
          </w:p>
          <w:p w:rsidR="00980032" w:rsidRPr="00BC1F7C" w:rsidRDefault="00980032" w:rsidP="001A4A0A">
            <w:pPr>
              <w:widowControl w:val="0"/>
              <w:autoSpaceDE w:val="0"/>
              <w:autoSpaceDN w:val="0"/>
              <w:adjustRightInd w:val="0"/>
              <w:spacing w:before="83"/>
              <w:ind w:left="34"/>
              <w:rPr>
                <w:rFonts w:cs="Arial"/>
              </w:rPr>
            </w:pPr>
            <w:r w:rsidRPr="00BC1F7C">
              <w:rPr>
                <w:rFonts w:cs="Arial"/>
              </w:rPr>
              <w:t>A7: User removes a deposit from the order</w:t>
            </w:r>
          </w:p>
          <w:p w:rsidR="00980032" w:rsidRPr="00BC1F7C" w:rsidRDefault="00980032" w:rsidP="001A4A0A">
            <w:pPr>
              <w:widowControl w:val="0"/>
              <w:autoSpaceDE w:val="0"/>
              <w:autoSpaceDN w:val="0"/>
              <w:adjustRightInd w:val="0"/>
              <w:spacing w:before="8" w:line="100" w:lineRule="exact"/>
              <w:rPr>
                <w:rFonts w:cs="Arial"/>
              </w:rPr>
            </w:pPr>
          </w:p>
          <w:p w:rsidR="00980032" w:rsidRPr="00BC1F7C" w:rsidRDefault="00980032" w:rsidP="001A4A0A">
            <w:pPr>
              <w:widowControl w:val="0"/>
              <w:autoSpaceDE w:val="0"/>
              <w:autoSpaceDN w:val="0"/>
              <w:adjustRightInd w:val="0"/>
              <w:spacing w:line="240" w:lineRule="exact"/>
              <w:ind w:left="574" w:right="265" w:hanging="280"/>
              <w:rPr>
                <w:rFonts w:cs="Arial"/>
              </w:rPr>
            </w:pPr>
            <w:r w:rsidRPr="00BC1F7C">
              <w:rPr>
                <w:rFonts w:cs="Arial"/>
              </w:rPr>
              <w:t>1.  Channel application removes the deposit from order</w:t>
            </w:r>
          </w:p>
          <w:p w:rsidR="00980032" w:rsidRPr="00BC1F7C" w:rsidRDefault="00980032" w:rsidP="001A4A0A">
            <w:pPr>
              <w:widowControl w:val="0"/>
              <w:autoSpaceDE w:val="0"/>
              <w:autoSpaceDN w:val="0"/>
              <w:adjustRightInd w:val="0"/>
              <w:spacing w:before="60" w:line="240" w:lineRule="exact"/>
              <w:ind w:left="574" w:right="317" w:hanging="280"/>
              <w:rPr>
                <w:rFonts w:cs="Arial"/>
              </w:rPr>
            </w:pPr>
            <w:r w:rsidRPr="00BC1F7C">
              <w:rPr>
                <w:rFonts w:cs="Arial"/>
              </w:rPr>
              <w:t>2.  Channel application redirects user to step 5 of nominal use case</w:t>
            </w:r>
          </w:p>
          <w:p w:rsidR="00980032" w:rsidRPr="00BC1F7C" w:rsidRDefault="00980032" w:rsidP="001A4A0A">
            <w:pPr>
              <w:widowControl w:val="0"/>
              <w:autoSpaceDE w:val="0"/>
              <w:autoSpaceDN w:val="0"/>
              <w:adjustRightInd w:val="0"/>
              <w:spacing w:before="81"/>
              <w:ind w:left="34"/>
              <w:rPr>
                <w:rFonts w:cs="Arial"/>
              </w:rPr>
            </w:pPr>
            <w:r w:rsidRPr="00BC1F7C">
              <w:rPr>
                <w:rFonts w:cs="Arial"/>
              </w:rPr>
              <w:t>A8: User adds a prepayment to the order</w:t>
            </w:r>
          </w:p>
          <w:p w:rsidR="00980032" w:rsidRPr="00BC1F7C" w:rsidRDefault="00980032" w:rsidP="001A4A0A">
            <w:pPr>
              <w:widowControl w:val="0"/>
              <w:autoSpaceDE w:val="0"/>
              <w:autoSpaceDN w:val="0"/>
              <w:adjustRightInd w:val="0"/>
              <w:spacing w:before="8" w:line="100" w:lineRule="exact"/>
              <w:rPr>
                <w:rFonts w:cs="Arial"/>
              </w:rPr>
            </w:pPr>
          </w:p>
          <w:p w:rsidR="00980032" w:rsidRPr="00BC1F7C" w:rsidRDefault="00980032" w:rsidP="001A4A0A">
            <w:pPr>
              <w:widowControl w:val="0"/>
              <w:autoSpaceDE w:val="0"/>
              <w:autoSpaceDN w:val="0"/>
              <w:adjustRightInd w:val="0"/>
              <w:spacing w:line="240" w:lineRule="exact"/>
              <w:ind w:left="574" w:right="393" w:hanging="280"/>
              <w:rPr>
                <w:rFonts w:cs="Arial"/>
              </w:rPr>
            </w:pPr>
            <w:r w:rsidRPr="00BC1F7C">
              <w:rPr>
                <w:rFonts w:cs="Arial"/>
              </w:rPr>
              <w:t>1.  Channel application redirects user to register prepayment use case</w:t>
            </w:r>
          </w:p>
          <w:p w:rsidR="00980032" w:rsidRPr="00BC1F7C" w:rsidRDefault="00980032" w:rsidP="001A4A0A">
            <w:pPr>
              <w:widowControl w:val="0"/>
              <w:autoSpaceDE w:val="0"/>
              <w:autoSpaceDN w:val="0"/>
              <w:adjustRightInd w:val="0"/>
              <w:spacing w:before="42"/>
              <w:ind w:left="259" w:right="1701"/>
              <w:jc w:val="center"/>
              <w:rPr>
                <w:rFonts w:cs="Arial"/>
              </w:rPr>
            </w:pPr>
            <w:r w:rsidRPr="00BC1F7C">
              <w:rPr>
                <w:rFonts w:cs="Arial"/>
              </w:rPr>
              <w:t>2.  User registers the prepayment</w:t>
            </w:r>
          </w:p>
          <w:p w:rsidR="00980032" w:rsidRPr="00BC1F7C" w:rsidRDefault="00980032" w:rsidP="001A4A0A">
            <w:pPr>
              <w:widowControl w:val="0"/>
              <w:autoSpaceDE w:val="0"/>
              <w:autoSpaceDN w:val="0"/>
              <w:adjustRightInd w:val="0"/>
              <w:spacing w:before="48" w:line="240" w:lineRule="exact"/>
              <w:ind w:left="574" w:right="89" w:hanging="280"/>
              <w:rPr>
                <w:rFonts w:cs="Arial"/>
              </w:rPr>
            </w:pPr>
            <w:r w:rsidRPr="00BC1F7C">
              <w:rPr>
                <w:rFonts w:cs="Arial"/>
              </w:rPr>
              <w:t>3.  Channel application adds the prepayment to the order at the account level</w:t>
            </w:r>
          </w:p>
          <w:p w:rsidR="00980032" w:rsidRPr="00BC1F7C" w:rsidRDefault="00980032" w:rsidP="001A4A0A">
            <w:pPr>
              <w:widowControl w:val="0"/>
              <w:autoSpaceDE w:val="0"/>
              <w:autoSpaceDN w:val="0"/>
              <w:adjustRightInd w:val="0"/>
              <w:spacing w:before="60" w:line="240" w:lineRule="exact"/>
              <w:ind w:left="288" w:right="684"/>
              <w:rPr>
                <w:rFonts w:cs="Arial"/>
              </w:rPr>
            </w:pPr>
            <w:r w:rsidRPr="00BC1F7C">
              <w:rPr>
                <w:rFonts w:cs="Arial"/>
              </w:rPr>
              <w:t>4.  Channel application redirects user to step 5 of nominal use case</w:t>
            </w:r>
          </w:p>
          <w:p w:rsidR="00980032" w:rsidRPr="00BC1F7C" w:rsidRDefault="00980032" w:rsidP="001A4A0A">
            <w:pPr>
              <w:widowControl w:val="0"/>
              <w:autoSpaceDE w:val="0"/>
              <w:autoSpaceDN w:val="0"/>
              <w:adjustRightInd w:val="0"/>
              <w:spacing w:line="268" w:lineRule="exact"/>
              <w:ind w:left="34" w:right="731"/>
              <w:jc w:val="both"/>
              <w:rPr>
                <w:rFonts w:cs="Arial"/>
              </w:rPr>
            </w:pPr>
            <w:r w:rsidRPr="00BC1F7C">
              <w:rPr>
                <w:rFonts w:cs="Arial"/>
              </w:rPr>
              <w:t>A9: User removes a prepayment from the order</w:t>
            </w:r>
          </w:p>
          <w:p w:rsidR="00980032" w:rsidRPr="00BC1F7C" w:rsidRDefault="00980032" w:rsidP="001A4A0A">
            <w:pPr>
              <w:widowControl w:val="0"/>
              <w:autoSpaceDE w:val="0"/>
              <w:autoSpaceDN w:val="0"/>
              <w:adjustRightInd w:val="0"/>
              <w:spacing w:before="8" w:line="100" w:lineRule="exact"/>
              <w:rPr>
                <w:rFonts w:cs="Arial"/>
              </w:rPr>
            </w:pPr>
          </w:p>
          <w:p w:rsidR="00980032" w:rsidRPr="00BC1F7C" w:rsidRDefault="00980032" w:rsidP="001A4A0A">
            <w:pPr>
              <w:widowControl w:val="0"/>
              <w:autoSpaceDE w:val="0"/>
              <w:autoSpaceDN w:val="0"/>
              <w:adjustRightInd w:val="0"/>
              <w:spacing w:line="240" w:lineRule="exact"/>
              <w:ind w:left="574" w:right="321" w:hanging="280"/>
              <w:rPr>
                <w:rFonts w:cs="Arial"/>
              </w:rPr>
            </w:pPr>
            <w:r w:rsidRPr="00BC1F7C">
              <w:rPr>
                <w:rFonts w:cs="Arial"/>
              </w:rPr>
              <w:t>1.  Channel application removes the prepayment from order</w:t>
            </w:r>
          </w:p>
          <w:p w:rsidR="00980032" w:rsidRPr="00BC1F7C" w:rsidRDefault="00980032" w:rsidP="001A4A0A">
            <w:pPr>
              <w:widowControl w:val="0"/>
              <w:autoSpaceDE w:val="0"/>
              <w:autoSpaceDN w:val="0"/>
              <w:adjustRightInd w:val="0"/>
              <w:spacing w:before="60" w:line="240" w:lineRule="exact"/>
              <w:ind w:left="574" w:right="317" w:hanging="280"/>
              <w:rPr>
                <w:rFonts w:cs="Arial"/>
              </w:rPr>
            </w:pPr>
            <w:r w:rsidRPr="00BC1F7C">
              <w:rPr>
                <w:rFonts w:cs="Arial"/>
              </w:rPr>
              <w:t>2.  Channel application redirects user to step 5 of nominal use case</w:t>
            </w:r>
          </w:p>
          <w:p w:rsidR="00980032" w:rsidRPr="00BC1F7C" w:rsidRDefault="00980032" w:rsidP="001A4A0A">
            <w:pPr>
              <w:widowControl w:val="0"/>
              <w:autoSpaceDE w:val="0"/>
              <w:autoSpaceDN w:val="0"/>
              <w:adjustRightInd w:val="0"/>
              <w:spacing w:before="99" w:line="240" w:lineRule="exact"/>
              <w:ind w:left="34" w:right="182"/>
              <w:jc w:val="both"/>
              <w:rPr>
                <w:rFonts w:cs="Arial"/>
              </w:rPr>
            </w:pPr>
            <w:r w:rsidRPr="00BC1F7C">
              <w:rPr>
                <w:rFonts w:cs="Arial"/>
              </w:rPr>
              <w:t>A10: There are upfront costs to pay immediately and user has either selected the option to pay now and be debited immediately or the option to pay now and be debited at shipping</w:t>
            </w:r>
          </w:p>
          <w:p w:rsidR="00980032" w:rsidRPr="00BC1F7C" w:rsidRDefault="00980032" w:rsidP="001A4A0A">
            <w:pPr>
              <w:widowControl w:val="0"/>
              <w:autoSpaceDE w:val="0"/>
              <w:autoSpaceDN w:val="0"/>
              <w:adjustRightInd w:val="0"/>
              <w:spacing w:before="10" w:line="110" w:lineRule="exact"/>
              <w:rPr>
                <w:rFonts w:cs="Arial"/>
              </w:rPr>
            </w:pPr>
          </w:p>
          <w:p w:rsidR="00980032" w:rsidRPr="00BC1F7C" w:rsidRDefault="00980032" w:rsidP="001A4A0A">
            <w:pPr>
              <w:widowControl w:val="0"/>
              <w:autoSpaceDE w:val="0"/>
              <w:autoSpaceDN w:val="0"/>
              <w:adjustRightInd w:val="0"/>
              <w:spacing w:line="240" w:lineRule="exact"/>
              <w:ind w:left="574" w:right="452" w:hanging="280"/>
              <w:rPr>
                <w:rFonts w:cs="Arial"/>
              </w:rPr>
            </w:pPr>
            <w:r w:rsidRPr="00BC1F7C">
              <w:rPr>
                <w:rFonts w:cs="Arial"/>
              </w:rPr>
              <w:t>1.  Application redirects user to the pay order ’s upfront cost by credit card use case (A11)</w:t>
            </w:r>
          </w:p>
          <w:p w:rsidR="00980032" w:rsidRPr="00BC1F7C" w:rsidRDefault="00980032" w:rsidP="001A4A0A">
            <w:pPr>
              <w:widowControl w:val="0"/>
              <w:autoSpaceDE w:val="0"/>
              <w:autoSpaceDN w:val="0"/>
              <w:adjustRightInd w:val="0"/>
              <w:spacing w:before="42"/>
              <w:ind w:left="294"/>
              <w:rPr>
                <w:rFonts w:cs="Arial"/>
              </w:rPr>
            </w:pPr>
            <w:r w:rsidRPr="00BC1F7C">
              <w:rPr>
                <w:rFonts w:cs="Arial"/>
              </w:rPr>
              <w:t>2.  System submits the order</w:t>
            </w:r>
          </w:p>
          <w:p w:rsidR="00980032" w:rsidRPr="00BC1F7C" w:rsidRDefault="00980032" w:rsidP="001A4A0A">
            <w:pPr>
              <w:widowControl w:val="0"/>
              <w:autoSpaceDE w:val="0"/>
              <w:autoSpaceDN w:val="0"/>
              <w:adjustRightInd w:val="0"/>
              <w:spacing w:before="69"/>
              <w:ind w:left="34" w:right="1783"/>
              <w:jc w:val="both"/>
              <w:rPr>
                <w:rFonts w:cs="Arial"/>
              </w:rPr>
            </w:pPr>
            <w:r w:rsidRPr="00BC1F7C">
              <w:rPr>
                <w:rFonts w:cs="Arial"/>
              </w:rPr>
              <w:t>A11: Payment or authorization fails</w:t>
            </w:r>
          </w:p>
          <w:p w:rsidR="00980032" w:rsidRPr="00BC1F7C" w:rsidRDefault="00980032" w:rsidP="001A4A0A">
            <w:pPr>
              <w:widowControl w:val="0"/>
              <w:autoSpaceDE w:val="0"/>
              <w:autoSpaceDN w:val="0"/>
              <w:adjustRightInd w:val="0"/>
              <w:spacing w:before="90"/>
              <w:ind w:left="294"/>
              <w:rPr>
                <w:rFonts w:cs="Arial"/>
              </w:rPr>
            </w:pPr>
            <w:r w:rsidRPr="00BC1F7C">
              <w:rPr>
                <w:rFonts w:cs="Arial"/>
              </w:rPr>
              <w:t>1.  Application redirects user to order review</w:t>
            </w:r>
          </w:p>
          <w:p w:rsidR="00980032" w:rsidRPr="00BC1F7C" w:rsidRDefault="00980032" w:rsidP="001A4A0A">
            <w:pPr>
              <w:widowControl w:val="0"/>
              <w:autoSpaceDE w:val="0"/>
              <w:autoSpaceDN w:val="0"/>
              <w:adjustRightInd w:val="0"/>
              <w:spacing w:before="89" w:line="240" w:lineRule="exact"/>
              <w:ind w:left="34" w:right="433"/>
              <w:rPr>
                <w:rFonts w:cs="Arial"/>
              </w:rPr>
            </w:pPr>
            <w:r w:rsidRPr="00BC1F7C">
              <w:rPr>
                <w:rFonts w:cs="Arial"/>
              </w:rPr>
              <w:t>A12: Application is configured to support delivery address and there are some goods to deliver</w:t>
            </w:r>
          </w:p>
          <w:p w:rsidR="00980032" w:rsidRPr="00BC1F7C" w:rsidRDefault="00980032" w:rsidP="001A4A0A">
            <w:pPr>
              <w:widowControl w:val="0"/>
              <w:autoSpaceDE w:val="0"/>
              <w:autoSpaceDN w:val="0"/>
              <w:adjustRightInd w:val="0"/>
              <w:spacing w:before="10" w:line="110" w:lineRule="exact"/>
              <w:rPr>
                <w:rFonts w:cs="Arial"/>
              </w:rPr>
            </w:pPr>
          </w:p>
          <w:p w:rsidR="00980032" w:rsidRPr="00BC1F7C" w:rsidRDefault="00980032" w:rsidP="001A4A0A">
            <w:pPr>
              <w:widowControl w:val="0"/>
              <w:autoSpaceDE w:val="0"/>
              <w:autoSpaceDN w:val="0"/>
              <w:adjustRightInd w:val="0"/>
              <w:spacing w:line="240" w:lineRule="exact"/>
              <w:ind w:left="574" w:right="201" w:hanging="280"/>
              <w:rPr>
                <w:rFonts w:cs="Arial"/>
              </w:rPr>
            </w:pPr>
            <w:r w:rsidRPr="00BC1F7C">
              <w:rPr>
                <w:rFonts w:cs="Arial"/>
              </w:rPr>
              <w:t>1.  Application redirects user to use case set order delivery address</w:t>
            </w:r>
          </w:p>
          <w:p w:rsidR="00980032" w:rsidRPr="00BC1F7C" w:rsidRDefault="00980032" w:rsidP="001A4A0A">
            <w:pPr>
              <w:widowControl w:val="0"/>
              <w:autoSpaceDE w:val="0"/>
              <w:autoSpaceDN w:val="0"/>
              <w:adjustRightInd w:val="0"/>
              <w:spacing w:before="60" w:line="240" w:lineRule="exact"/>
              <w:ind w:left="288" w:right="684"/>
              <w:rPr>
                <w:rFonts w:cs="Arial"/>
              </w:rPr>
            </w:pPr>
            <w:r w:rsidRPr="00BC1F7C">
              <w:rPr>
                <w:rFonts w:cs="Arial"/>
              </w:rPr>
              <w:t>2.  Next steps are similar to nominal case</w:t>
            </w:r>
          </w:p>
        </w:tc>
      </w:tr>
    </w:tbl>
    <w:p w:rsidR="00980032" w:rsidRDefault="00980032" w:rsidP="00980032">
      <w:pPr>
        <w:pStyle w:val="Body"/>
        <w:ind w:left="0"/>
      </w:pPr>
    </w:p>
    <w:p w:rsidR="00980032" w:rsidRDefault="00980032" w:rsidP="00980032">
      <w:pPr>
        <w:pStyle w:val="Capability"/>
      </w:pPr>
      <w:bookmarkStart w:id="558" w:name="_Toc346728082"/>
      <w:bookmarkStart w:id="559" w:name="_Toc364961272"/>
      <w:r>
        <w:t xml:space="preserve">Capability </w:t>
      </w:r>
      <w:r w:rsidR="005A525E">
        <w:fldChar w:fldCharType="begin"/>
      </w:r>
      <w:r>
        <w:instrText xml:space="preserve"> LISTNUM "business req" \* MERGEFORMAT </w:instrText>
      </w:r>
      <w:r w:rsidR="005A525E">
        <w:fldChar w:fldCharType="separate"/>
      </w:r>
      <w:r>
        <w:rPr>
          <w:noProof/>
        </w:rPr>
        <w:t>1</w:t>
      </w:r>
      <w:r w:rsidR="005A525E">
        <w:fldChar w:fldCharType="end">
          <w:numberingChange w:id="560" w:author="Comverse" w:date="2013-04-10T19:12:00Z" w:original="14."/>
        </w:fldChar>
      </w:r>
      <w:r>
        <w:t xml:space="preserve"> Consumption Control Items</w:t>
      </w:r>
      <w:bookmarkEnd w:id="558"/>
      <w:bookmarkEnd w:id="559"/>
    </w:p>
    <w:p w:rsidR="00980032" w:rsidRPr="00145F2A" w:rsidRDefault="00980032" w:rsidP="00980032">
      <w:pPr>
        <w:pStyle w:val="Heading4"/>
      </w:pPr>
      <w:bookmarkStart w:id="561" w:name="_Toc346728083"/>
      <w:bookmarkStart w:id="562" w:name="_Toc364961273"/>
      <w:r>
        <w:t xml:space="preserve">CCI0010 - </w:t>
      </w:r>
      <w:r w:rsidRPr="00BB2A3E">
        <w:t xml:space="preserve">View </w:t>
      </w:r>
      <w:r>
        <w:t>Control Consumption items (New)</w:t>
      </w:r>
      <w:bookmarkEnd w:id="561"/>
      <w:bookmarkEnd w:id="562"/>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738"/>
      </w:tblGrid>
      <w:tr w:rsidR="00980032" w:rsidRPr="006A4ED8" w:rsidTr="001A4A0A">
        <w:trPr>
          <w:trHeight w:val="360"/>
        </w:trPr>
        <w:tc>
          <w:tcPr>
            <w:tcW w:w="5580" w:type="dxa"/>
            <w:gridSpan w:val="2"/>
            <w:shd w:val="clear" w:color="auto" w:fill="E6E6E6"/>
          </w:tcPr>
          <w:p w:rsidR="00980032" w:rsidRPr="006A4ED8" w:rsidRDefault="00980032" w:rsidP="001A4A0A">
            <w:pPr>
              <w:pStyle w:val="TableHeading"/>
              <w:rPr>
                <w:rFonts w:asciiTheme="minorBidi" w:hAnsiTheme="minorBidi" w:cstheme="minorBidi"/>
              </w:rPr>
            </w:pPr>
            <w:r w:rsidRPr="006A4ED8">
              <w:rPr>
                <w:rFonts w:asciiTheme="minorBidi" w:hAnsiTheme="minorBidi" w:cstheme="minorBidi"/>
              </w:rPr>
              <w:t>View Consumption Control items</w:t>
            </w:r>
          </w:p>
        </w:tc>
        <w:tc>
          <w:tcPr>
            <w:tcW w:w="3738" w:type="dxa"/>
            <w:shd w:val="clear" w:color="auto" w:fill="E6E6E6"/>
          </w:tcPr>
          <w:p w:rsidR="00980032" w:rsidRPr="006A4ED8" w:rsidRDefault="00980032" w:rsidP="001A4A0A">
            <w:pPr>
              <w:pStyle w:val="TableHeading"/>
              <w:rPr>
                <w:rFonts w:asciiTheme="minorBidi" w:hAnsiTheme="minorBidi" w:cstheme="minorBidi"/>
              </w:rPr>
            </w:pPr>
            <w:r w:rsidRPr="006A4ED8">
              <w:rPr>
                <w:rFonts w:asciiTheme="minorBidi" w:hAnsiTheme="minorBidi" w:cstheme="minorBidi"/>
              </w:rPr>
              <w:t>CCI0010</w:t>
            </w:r>
          </w:p>
        </w:tc>
      </w:tr>
      <w:tr w:rsidR="00980032" w:rsidRPr="006A4ED8" w:rsidTr="001A4A0A">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Primary actors</w:t>
            </w:r>
          </w:p>
        </w:tc>
        <w:tc>
          <w:tcPr>
            <w:tcW w:w="7050" w:type="dxa"/>
            <w:gridSpan w:val="2"/>
          </w:tcPr>
          <w:p w:rsidR="00980032" w:rsidRPr="006A4ED8" w:rsidRDefault="00980032" w:rsidP="001A4A0A">
            <w:pPr>
              <w:pStyle w:val="BodyText"/>
              <w:rPr>
                <w:rFonts w:asciiTheme="minorBidi" w:hAnsiTheme="minorBidi" w:cstheme="minorBidi"/>
              </w:rPr>
            </w:pPr>
            <w:r w:rsidRPr="006A4ED8">
              <w:rPr>
                <w:rFonts w:asciiTheme="minorBidi" w:hAnsiTheme="minorBidi" w:cstheme="minorBidi"/>
              </w:rPr>
              <w:t>Dealer User</w:t>
            </w:r>
          </w:p>
          <w:p w:rsidR="00980032" w:rsidRPr="006A4ED8" w:rsidRDefault="00980032" w:rsidP="001A4A0A">
            <w:pPr>
              <w:pStyle w:val="BodyText"/>
              <w:rPr>
                <w:rFonts w:asciiTheme="minorBidi" w:hAnsiTheme="minorBidi" w:cstheme="minorBidi"/>
              </w:rPr>
            </w:pPr>
            <w:r w:rsidRPr="006A4ED8">
              <w:rPr>
                <w:rFonts w:asciiTheme="minorBidi" w:hAnsiTheme="minorBidi" w:cstheme="minorBidi"/>
              </w:rPr>
              <w:t>CSR user</w:t>
            </w:r>
          </w:p>
        </w:tc>
      </w:tr>
      <w:tr w:rsidR="00980032" w:rsidRPr="006A4ED8" w:rsidTr="001A4A0A">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Summary Goal</w:t>
            </w:r>
          </w:p>
        </w:tc>
        <w:tc>
          <w:tcPr>
            <w:tcW w:w="7050" w:type="dxa"/>
            <w:gridSpan w:val="2"/>
          </w:tcPr>
          <w:p w:rsidR="00980032" w:rsidRPr="006A4ED8" w:rsidRDefault="00980032" w:rsidP="001A4A0A">
            <w:pPr>
              <w:pStyle w:val="BodyText"/>
              <w:rPr>
                <w:rFonts w:asciiTheme="minorBidi" w:hAnsiTheme="minorBidi" w:cstheme="minorBidi"/>
              </w:rPr>
            </w:pPr>
            <w:r w:rsidRPr="006A4ED8">
              <w:rPr>
                <w:rFonts w:asciiTheme="minorBidi" w:hAnsiTheme="minorBidi" w:cstheme="minorBidi"/>
              </w:rPr>
              <w:t>This</w:t>
            </w:r>
            <w:r w:rsidRPr="006A4ED8">
              <w:rPr>
                <w:rFonts w:asciiTheme="minorBidi" w:hAnsiTheme="minorBidi" w:cstheme="minorBidi"/>
                <w:spacing w:val="-4"/>
              </w:rPr>
              <w:t xml:space="preserve"> </w:t>
            </w:r>
            <w:r w:rsidRPr="006A4ED8">
              <w:rPr>
                <w:rFonts w:asciiTheme="minorBidi" w:hAnsiTheme="minorBidi" w:cstheme="minorBidi"/>
              </w:rPr>
              <w:t>use</w:t>
            </w:r>
            <w:r w:rsidRPr="006A4ED8">
              <w:rPr>
                <w:rFonts w:asciiTheme="minorBidi" w:hAnsiTheme="minorBidi" w:cstheme="minorBidi"/>
                <w:spacing w:val="-2"/>
              </w:rPr>
              <w:t xml:space="preserve"> </w:t>
            </w:r>
            <w:r w:rsidRPr="006A4ED8">
              <w:rPr>
                <w:rFonts w:asciiTheme="minorBidi" w:hAnsiTheme="minorBidi" w:cstheme="minorBidi"/>
              </w:rPr>
              <w:t>case</w:t>
            </w:r>
            <w:r w:rsidRPr="006A4ED8">
              <w:rPr>
                <w:rFonts w:asciiTheme="minorBidi" w:hAnsiTheme="minorBidi" w:cstheme="minorBidi"/>
                <w:spacing w:val="-4"/>
              </w:rPr>
              <w:t xml:space="preserve"> </w:t>
            </w:r>
            <w:r w:rsidRPr="006A4ED8">
              <w:rPr>
                <w:rFonts w:asciiTheme="minorBidi" w:hAnsiTheme="minorBidi" w:cstheme="minorBidi"/>
              </w:rPr>
              <w:t>allows</w:t>
            </w:r>
            <w:r w:rsidRPr="006A4ED8">
              <w:rPr>
                <w:rFonts w:asciiTheme="minorBidi" w:hAnsiTheme="minorBidi" w:cstheme="minorBidi"/>
                <w:spacing w:val="-5"/>
              </w:rPr>
              <w:t xml:space="preserve"> </w:t>
            </w:r>
            <w:r w:rsidRPr="006A4ED8">
              <w:rPr>
                <w:rFonts w:asciiTheme="minorBidi" w:hAnsiTheme="minorBidi" w:cstheme="minorBidi"/>
              </w:rPr>
              <w:t>the</w:t>
            </w:r>
            <w:r w:rsidRPr="006A4ED8">
              <w:rPr>
                <w:rFonts w:asciiTheme="minorBidi" w:hAnsiTheme="minorBidi" w:cstheme="minorBidi"/>
                <w:spacing w:val="-3"/>
              </w:rPr>
              <w:t xml:space="preserve"> </w:t>
            </w:r>
            <w:r w:rsidRPr="006A4ED8">
              <w:rPr>
                <w:rFonts w:asciiTheme="minorBidi" w:hAnsiTheme="minorBidi" w:cstheme="minorBidi"/>
              </w:rPr>
              <w:t>user</w:t>
            </w:r>
            <w:r w:rsidRPr="006A4ED8">
              <w:rPr>
                <w:rFonts w:asciiTheme="minorBidi" w:hAnsiTheme="minorBidi" w:cstheme="minorBidi"/>
                <w:spacing w:val="-3"/>
              </w:rPr>
              <w:t xml:space="preserve"> </w:t>
            </w:r>
            <w:r w:rsidRPr="006A4ED8">
              <w:rPr>
                <w:rFonts w:asciiTheme="minorBidi" w:hAnsiTheme="minorBidi" w:cstheme="minorBidi"/>
              </w:rPr>
              <w:t>to</w:t>
            </w:r>
            <w:r w:rsidRPr="006A4ED8">
              <w:rPr>
                <w:rFonts w:asciiTheme="minorBidi" w:hAnsiTheme="minorBidi" w:cstheme="minorBidi"/>
                <w:spacing w:val="-2"/>
              </w:rPr>
              <w:t xml:space="preserve"> </w:t>
            </w:r>
            <w:r w:rsidRPr="006A4ED8">
              <w:rPr>
                <w:rFonts w:asciiTheme="minorBidi" w:hAnsiTheme="minorBidi" w:cstheme="minorBidi"/>
              </w:rPr>
              <w:t>view</w:t>
            </w:r>
            <w:r w:rsidRPr="006A4ED8">
              <w:rPr>
                <w:rFonts w:asciiTheme="minorBidi" w:hAnsiTheme="minorBidi" w:cstheme="minorBidi"/>
                <w:spacing w:val="-4"/>
              </w:rPr>
              <w:t xml:space="preserve"> control consumption items for an account or subscriber, in a list</w:t>
            </w:r>
            <w:r w:rsidRPr="006A4ED8">
              <w:rPr>
                <w:rFonts w:asciiTheme="minorBidi" w:hAnsiTheme="minorBidi" w:cstheme="minorBidi"/>
              </w:rPr>
              <w:t>.</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Pre-conditions</w:t>
            </w:r>
          </w:p>
        </w:tc>
        <w:tc>
          <w:tcPr>
            <w:tcW w:w="7050" w:type="dxa"/>
            <w:gridSpan w:val="2"/>
          </w:tcPr>
          <w:p w:rsidR="00980032" w:rsidRPr="006A4ED8" w:rsidRDefault="00980032" w:rsidP="005E61D6">
            <w:pPr>
              <w:widowControl w:val="0"/>
              <w:numPr>
                <w:ilvl w:val="0"/>
                <w:numId w:val="160"/>
              </w:numPr>
              <w:autoSpaceDE w:val="0"/>
              <w:autoSpaceDN w:val="0"/>
              <w:adjustRightInd w:val="0"/>
              <w:spacing w:line="268" w:lineRule="exact"/>
              <w:rPr>
                <w:rFonts w:asciiTheme="minorBidi" w:hAnsiTheme="minorBidi" w:cstheme="minorBidi"/>
              </w:rPr>
            </w:pPr>
            <w:r w:rsidRPr="006A4ED8">
              <w:rPr>
                <w:rFonts w:asciiTheme="minorBidi" w:hAnsiTheme="minorBidi" w:cstheme="minorBidi"/>
                <w:spacing w:val="1"/>
                <w:position w:val="1"/>
              </w:rPr>
              <w:t>U</w:t>
            </w:r>
            <w:r w:rsidRPr="006A4ED8">
              <w:rPr>
                <w:rFonts w:asciiTheme="minorBidi" w:hAnsiTheme="minorBidi" w:cstheme="minorBidi"/>
                <w:position w:val="1"/>
              </w:rPr>
              <w:t>s</w:t>
            </w:r>
            <w:r w:rsidRPr="006A4ED8">
              <w:rPr>
                <w:rFonts w:asciiTheme="minorBidi" w:hAnsiTheme="minorBidi" w:cstheme="minorBidi"/>
                <w:spacing w:val="1"/>
                <w:position w:val="1"/>
              </w:rPr>
              <w:t>e</w:t>
            </w:r>
            <w:r w:rsidRPr="006A4ED8">
              <w:rPr>
                <w:rFonts w:asciiTheme="minorBidi" w:hAnsiTheme="minorBidi" w:cstheme="minorBidi"/>
                <w:position w:val="1"/>
              </w:rPr>
              <w:t>r</w:t>
            </w:r>
            <w:r w:rsidRPr="006A4ED8">
              <w:rPr>
                <w:rFonts w:asciiTheme="minorBidi" w:hAnsiTheme="minorBidi" w:cstheme="minorBidi"/>
                <w:spacing w:val="-3"/>
                <w:position w:val="1"/>
              </w:rPr>
              <w:t xml:space="preserve"> </w:t>
            </w:r>
            <w:r w:rsidRPr="006A4ED8">
              <w:rPr>
                <w:rFonts w:asciiTheme="minorBidi" w:hAnsiTheme="minorBidi" w:cstheme="minorBidi"/>
                <w:position w:val="1"/>
              </w:rPr>
              <w:t>is</w:t>
            </w:r>
            <w:r w:rsidRPr="006A4ED8">
              <w:rPr>
                <w:rFonts w:asciiTheme="minorBidi" w:hAnsiTheme="minorBidi" w:cstheme="minorBidi"/>
                <w:spacing w:val="-1"/>
                <w:position w:val="1"/>
              </w:rPr>
              <w:t xml:space="preserve"> </w:t>
            </w:r>
            <w:r w:rsidRPr="006A4ED8">
              <w:rPr>
                <w:rFonts w:asciiTheme="minorBidi" w:hAnsiTheme="minorBidi" w:cstheme="minorBidi"/>
                <w:spacing w:val="1"/>
                <w:position w:val="1"/>
              </w:rPr>
              <w:t>log</w:t>
            </w:r>
            <w:r w:rsidRPr="006A4ED8">
              <w:rPr>
                <w:rFonts w:asciiTheme="minorBidi" w:hAnsiTheme="minorBidi" w:cstheme="minorBidi"/>
                <w:position w:val="1"/>
              </w:rPr>
              <w:t>g</w:t>
            </w:r>
            <w:r w:rsidRPr="006A4ED8">
              <w:rPr>
                <w:rFonts w:asciiTheme="minorBidi" w:hAnsiTheme="minorBidi" w:cstheme="minorBidi"/>
                <w:spacing w:val="1"/>
                <w:position w:val="1"/>
              </w:rPr>
              <w:t>e</w:t>
            </w:r>
            <w:r w:rsidRPr="006A4ED8">
              <w:rPr>
                <w:rFonts w:asciiTheme="minorBidi" w:hAnsiTheme="minorBidi" w:cstheme="minorBidi"/>
                <w:position w:val="1"/>
              </w:rPr>
              <w:t>d</w:t>
            </w:r>
            <w:r w:rsidRPr="006A4ED8">
              <w:rPr>
                <w:rFonts w:asciiTheme="minorBidi" w:hAnsiTheme="minorBidi" w:cstheme="minorBidi"/>
                <w:spacing w:val="-6"/>
                <w:position w:val="1"/>
              </w:rPr>
              <w:t xml:space="preserve"> </w:t>
            </w:r>
            <w:r w:rsidRPr="006A4ED8">
              <w:rPr>
                <w:rFonts w:asciiTheme="minorBidi" w:hAnsiTheme="minorBidi" w:cstheme="minorBidi"/>
                <w:spacing w:val="1"/>
                <w:position w:val="1"/>
              </w:rPr>
              <w:t>in</w:t>
            </w:r>
          </w:p>
          <w:p w:rsidR="00980032" w:rsidRPr="006A4ED8" w:rsidRDefault="00980032" w:rsidP="005E61D6">
            <w:pPr>
              <w:pStyle w:val="BodyText"/>
              <w:numPr>
                <w:ilvl w:val="0"/>
                <w:numId w:val="160"/>
              </w:numPr>
              <w:rPr>
                <w:rFonts w:asciiTheme="minorBidi" w:hAnsiTheme="minorBidi" w:cstheme="minorBidi"/>
              </w:rPr>
            </w:pPr>
            <w:r w:rsidRPr="006A4ED8">
              <w:rPr>
                <w:rFonts w:asciiTheme="minorBidi" w:hAnsiTheme="minorBidi" w:cstheme="minorBidi"/>
              </w:rPr>
              <w:t>Cus</w:t>
            </w:r>
            <w:r w:rsidRPr="006A4ED8">
              <w:rPr>
                <w:rFonts w:asciiTheme="minorBidi" w:hAnsiTheme="minorBidi" w:cstheme="minorBidi"/>
                <w:spacing w:val="1"/>
              </w:rPr>
              <w:t>t</w:t>
            </w:r>
            <w:r w:rsidRPr="006A4ED8">
              <w:rPr>
                <w:rFonts w:asciiTheme="minorBidi" w:hAnsiTheme="minorBidi" w:cstheme="minorBidi"/>
              </w:rPr>
              <w:t>omer</w:t>
            </w:r>
            <w:r w:rsidRPr="006A4ED8">
              <w:rPr>
                <w:rFonts w:asciiTheme="minorBidi" w:hAnsiTheme="minorBidi" w:cstheme="minorBidi"/>
                <w:spacing w:val="-9"/>
              </w:rPr>
              <w:t xml:space="preserve"> </w:t>
            </w:r>
            <w:r w:rsidRPr="006A4ED8">
              <w:rPr>
                <w:rFonts w:asciiTheme="minorBidi" w:hAnsiTheme="minorBidi" w:cstheme="minorBidi"/>
              </w:rPr>
              <w:t>has</w:t>
            </w:r>
            <w:r w:rsidRPr="006A4ED8">
              <w:rPr>
                <w:rFonts w:asciiTheme="minorBidi" w:hAnsiTheme="minorBidi" w:cstheme="minorBidi"/>
                <w:spacing w:val="-2"/>
              </w:rPr>
              <w:t xml:space="preserve"> </w:t>
            </w:r>
            <w:r w:rsidRPr="006A4ED8">
              <w:rPr>
                <w:rFonts w:asciiTheme="minorBidi" w:hAnsiTheme="minorBidi" w:cstheme="minorBidi"/>
              </w:rPr>
              <w:t>b</w:t>
            </w:r>
            <w:r w:rsidRPr="006A4ED8">
              <w:rPr>
                <w:rFonts w:asciiTheme="minorBidi" w:hAnsiTheme="minorBidi" w:cstheme="minorBidi"/>
                <w:spacing w:val="-1"/>
              </w:rPr>
              <w:t>e</w:t>
            </w:r>
            <w:r w:rsidRPr="006A4ED8">
              <w:rPr>
                <w:rFonts w:asciiTheme="minorBidi" w:hAnsiTheme="minorBidi" w:cstheme="minorBidi"/>
              </w:rPr>
              <w:t>en</w:t>
            </w:r>
            <w:r w:rsidRPr="006A4ED8">
              <w:rPr>
                <w:rFonts w:asciiTheme="minorBidi" w:hAnsiTheme="minorBidi" w:cstheme="minorBidi"/>
                <w:spacing w:val="-3"/>
              </w:rPr>
              <w:t xml:space="preserve"> </w:t>
            </w:r>
            <w:r w:rsidRPr="006A4ED8">
              <w:rPr>
                <w:rFonts w:asciiTheme="minorBidi" w:hAnsiTheme="minorBidi" w:cstheme="minorBidi"/>
              </w:rPr>
              <w:t>identifi</w:t>
            </w:r>
            <w:r w:rsidRPr="006A4ED8">
              <w:rPr>
                <w:rFonts w:asciiTheme="minorBidi" w:hAnsiTheme="minorBidi" w:cstheme="minorBidi"/>
                <w:spacing w:val="-1"/>
              </w:rPr>
              <w:t>e</w:t>
            </w:r>
            <w:r w:rsidRPr="006A4ED8">
              <w:rPr>
                <w:rFonts w:asciiTheme="minorBidi" w:hAnsiTheme="minorBidi" w:cstheme="minorBidi"/>
              </w:rPr>
              <w:t>d</w:t>
            </w:r>
          </w:p>
          <w:p w:rsidR="00980032" w:rsidRPr="006A4ED8" w:rsidRDefault="00980032" w:rsidP="001A4A0A">
            <w:pPr>
              <w:pStyle w:val="BodyText"/>
              <w:rPr>
                <w:rFonts w:asciiTheme="minorBidi" w:hAnsiTheme="minorBidi" w:cstheme="minorBidi"/>
              </w:rPr>
            </w:pPr>
            <w:r w:rsidRPr="006A4ED8">
              <w:rPr>
                <w:rFonts w:asciiTheme="minorBidi" w:hAnsiTheme="minorBidi" w:cstheme="minorBidi"/>
              </w:rPr>
              <w:t>Either</w:t>
            </w:r>
          </w:p>
          <w:p w:rsidR="00980032" w:rsidRPr="006A4ED8" w:rsidRDefault="00980032" w:rsidP="005E61D6">
            <w:pPr>
              <w:pStyle w:val="BodyText"/>
              <w:numPr>
                <w:ilvl w:val="0"/>
                <w:numId w:val="160"/>
              </w:numPr>
              <w:rPr>
                <w:rFonts w:asciiTheme="minorBidi" w:hAnsiTheme="minorBidi" w:cstheme="minorBidi"/>
              </w:rPr>
            </w:pPr>
            <w:r w:rsidRPr="006A4ED8">
              <w:rPr>
                <w:rFonts w:asciiTheme="minorBidi" w:hAnsiTheme="minorBidi" w:cstheme="minorBidi"/>
              </w:rPr>
              <w:t>User is in viewing the account dashboard</w:t>
            </w:r>
          </w:p>
          <w:p w:rsidR="00980032" w:rsidRPr="006A4ED8" w:rsidRDefault="00980032" w:rsidP="005E61D6">
            <w:pPr>
              <w:pStyle w:val="BodyText"/>
              <w:numPr>
                <w:ilvl w:val="0"/>
                <w:numId w:val="160"/>
              </w:numPr>
              <w:rPr>
                <w:rFonts w:asciiTheme="minorBidi" w:hAnsiTheme="minorBidi" w:cstheme="minorBidi"/>
              </w:rPr>
            </w:pPr>
            <w:r w:rsidRPr="006A4ED8">
              <w:rPr>
                <w:rFonts w:asciiTheme="minorBidi" w:hAnsiTheme="minorBidi" w:cstheme="minorBidi"/>
              </w:rPr>
              <w:t>User is in viewing a subscriber dashboard</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Trigger</w:t>
            </w:r>
          </w:p>
        </w:tc>
        <w:tc>
          <w:tcPr>
            <w:tcW w:w="7050" w:type="dxa"/>
            <w:gridSpan w:val="2"/>
          </w:tcPr>
          <w:p w:rsidR="00980032" w:rsidRPr="006A4ED8" w:rsidRDefault="00980032" w:rsidP="001A4A0A">
            <w:pPr>
              <w:pStyle w:val="BodyText"/>
              <w:rPr>
                <w:rFonts w:asciiTheme="minorBidi" w:hAnsiTheme="minorBidi" w:cstheme="minorBidi"/>
                <w:position w:val="1"/>
              </w:rPr>
            </w:pPr>
            <w:r w:rsidRPr="006A4ED8">
              <w:rPr>
                <w:rFonts w:asciiTheme="minorBidi" w:hAnsiTheme="minorBidi" w:cstheme="minorBidi"/>
                <w:spacing w:val="1"/>
                <w:position w:val="1"/>
              </w:rPr>
              <w:t>U</w:t>
            </w:r>
            <w:r w:rsidRPr="006A4ED8">
              <w:rPr>
                <w:rFonts w:asciiTheme="minorBidi" w:hAnsiTheme="minorBidi" w:cstheme="minorBidi"/>
                <w:position w:val="1"/>
              </w:rPr>
              <w:t>s</w:t>
            </w:r>
            <w:r w:rsidRPr="006A4ED8">
              <w:rPr>
                <w:rFonts w:asciiTheme="minorBidi" w:hAnsiTheme="minorBidi" w:cstheme="minorBidi"/>
                <w:spacing w:val="-1"/>
                <w:position w:val="1"/>
              </w:rPr>
              <w:t>e</w:t>
            </w:r>
            <w:r w:rsidRPr="006A4ED8">
              <w:rPr>
                <w:rFonts w:asciiTheme="minorBidi" w:hAnsiTheme="minorBidi" w:cstheme="minorBidi"/>
                <w:position w:val="1"/>
              </w:rPr>
              <w:t>r</w:t>
            </w:r>
            <w:r w:rsidRPr="006A4ED8">
              <w:rPr>
                <w:rFonts w:asciiTheme="minorBidi" w:hAnsiTheme="minorBidi" w:cstheme="minorBidi"/>
                <w:spacing w:val="-3"/>
                <w:position w:val="1"/>
              </w:rPr>
              <w:t xml:space="preserve"> </w:t>
            </w:r>
            <w:r w:rsidRPr="006A4ED8">
              <w:rPr>
                <w:rFonts w:asciiTheme="minorBidi" w:hAnsiTheme="minorBidi" w:cstheme="minorBidi"/>
                <w:position w:val="1"/>
              </w:rPr>
              <w:t>s</w:t>
            </w:r>
            <w:r w:rsidRPr="006A4ED8">
              <w:rPr>
                <w:rFonts w:asciiTheme="minorBidi" w:hAnsiTheme="minorBidi" w:cstheme="minorBidi"/>
                <w:spacing w:val="-1"/>
                <w:position w:val="1"/>
              </w:rPr>
              <w:t>e</w:t>
            </w:r>
            <w:r w:rsidRPr="006A4ED8">
              <w:rPr>
                <w:rFonts w:asciiTheme="minorBidi" w:hAnsiTheme="minorBidi" w:cstheme="minorBidi"/>
                <w:position w:val="1"/>
              </w:rPr>
              <w:t>lects</w:t>
            </w:r>
            <w:r w:rsidRPr="006A4ED8">
              <w:rPr>
                <w:rFonts w:asciiTheme="minorBidi" w:hAnsiTheme="minorBidi" w:cstheme="minorBidi"/>
                <w:spacing w:val="-6"/>
                <w:position w:val="1"/>
              </w:rPr>
              <w:t xml:space="preserve"> the option to view the list of Control Consumption items</w:t>
            </w:r>
            <w:r w:rsidRPr="006A4ED8">
              <w:rPr>
                <w:rFonts w:asciiTheme="minorBidi" w:hAnsiTheme="minorBidi" w:cstheme="minorBidi"/>
                <w:position w:val="1"/>
              </w:rPr>
              <w:t xml:space="preserve"> </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Minimum guarantees</w:t>
            </w:r>
          </w:p>
        </w:tc>
        <w:tc>
          <w:tcPr>
            <w:tcW w:w="7050" w:type="dxa"/>
            <w:gridSpan w:val="2"/>
          </w:tcPr>
          <w:p w:rsidR="00980032" w:rsidRPr="006A4ED8" w:rsidRDefault="00980032" w:rsidP="001A4A0A">
            <w:pPr>
              <w:pStyle w:val="BodyText"/>
              <w:rPr>
                <w:rFonts w:asciiTheme="minorBidi" w:hAnsiTheme="minorBidi" w:cstheme="minorBidi"/>
              </w:rPr>
            </w:pPr>
            <w:r w:rsidRPr="006A4ED8">
              <w:rPr>
                <w:rFonts w:asciiTheme="minorBidi" w:hAnsiTheme="minorBidi" w:cstheme="minorBidi"/>
                <w:spacing w:val="1"/>
              </w:rPr>
              <w:t>The application is not able to retrieve the CCIs and display an error message</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Success guarantees:</w:t>
            </w:r>
          </w:p>
        </w:tc>
        <w:tc>
          <w:tcPr>
            <w:tcW w:w="7050" w:type="dxa"/>
            <w:gridSpan w:val="2"/>
          </w:tcPr>
          <w:p w:rsidR="00980032" w:rsidRPr="006A4ED8" w:rsidRDefault="00980032" w:rsidP="001A4A0A">
            <w:pPr>
              <w:pStyle w:val="BodyText"/>
              <w:rPr>
                <w:rFonts w:asciiTheme="minorBidi" w:hAnsiTheme="minorBidi" w:cstheme="minorBidi"/>
              </w:rPr>
            </w:pPr>
            <w:r w:rsidRPr="006A4ED8">
              <w:rPr>
                <w:rFonts w:asciiTheme="minorBidi" w:hAnsiTheme="minorBidi" w:cstheme="minorBidi"/>
                <w:spacing w:val="1"/>
                <w:position w:val="1"/>
              </w:rPr>
              <w:t>A list of CCIs instances is displayed to the u</w:t>
            </w:r>
            <w:r w:rsidRPr="006A4ED8">
              <w:rPr>
                <w:rFonts w:asciiTheme="minorBidi" w:hAnsiTheme="minorBidi" w:cstheme="minorBidi"/>
                <w:position w:val="1"/>
              </w:rPr>
              <w:t>s</w:t>
            </w:r>
            <w:r w:rsidRPr="006A4ED8">
              <w:rPr>
                <w:rFonts w:asciiTheme="minorBidi" w:hAnsiTheme="minorBidi" w:cstheme="minorBidi"/>
                <w:spacing w:val="1"/>
                <w:position w:val="1"/>
              </w:rPr>
              <w:t>er</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Normal Flow:</w:t>
            </w:r>
          </w:p>
        </w:tc>
        <w:tc>
          <w:tcPr>
            <w:tcW w:w="7050" w:type="dxa"/>
            <w:gridSpan w:val="2"/>
          </w:tcPr>
          <w:p w:rsidR="00980032" w:rsidRPr="00EA3797" w:rsidRDefault="00980032" w:rsidP="005E61D6">
            <w:pPr>
              <w:widowControl w:val="0"/>
              <w:numPr>
                <w:ilvl w:val="0"/>
                <w:numId w:val="178"/>
              </w:numPr>
              <w:autoSpaceDE w:val="0"/>
              <w:autoSpaceDN w:val="0"/>
              <w:adjustRightInd w:val="0"/>
              <w:spacing w:before="14" w:line="240" w:lineRule="exact"/>
              <w:ind w:right="39"/>
              <w:rPr>
                <w:rFonts w:asciiTheme="minorBidi" w:hAnsiTheme="minorBidi" w:cstheme="minorBidi"/>
              </w:rPr>
            </w:pPr>
            <w:r>
              <w:rPr>
                <w:rFonts w:asciiTheme="minorBidi" w:hAnsiTheme="minorBidi" w:cstheme="minorBidi"/>
                <w:spacing w:val="1"/>
              </w:rPr>
              <w:t>Application calls the billing to get the list of CCIs</w:t>
            </w:r>
          </w:p>
          <w:p w:rsidR="00980032" w:rsidRPr="006A4ED8" w:rsidRDefault="00980032" w:rsidP="005E61D6">
            <w:pPr>
              <w:widowControl w:val="0"/>
              <w:numPr>
                <w:ilvl w:val="0"/>
                <w:numId w:val="178"/>
              </w:numPr>
              <w:autoSpaceDE w:val="0"/>
              <w:autoSpaceDN w:val="0"/>
              <w:adjustRightInd w:val="0"/>
              <w:spacing w:before="14" w:line="240" w:lineRule="exact"/>
              <w:ind w:right="39"/>
              <w:rPr>
                <w:rFonts w:asciiTheme="minorBidi" w:hAnsiTheme="minorBidi" w:cstheme="minorBidi"/>
              </w:rPr>
            </w:pPr>
            <w:r>
              <w:rPr>
                <w:rFonts w:asciiTheme="minorBidi" w:hAnsiTheme="minorBidi" w:cstheme="minorBidi"/>
                <w:spacing w:val="1"/>
              </w:rPr>
              <w:t>Application displays a waiting message if process is too long (A1)(A2)</w:t>
            </w:r>
          </w:p>
          <w:p w:rsidR="00980032" w:rsidRPr="00EA3797" w:rsidRDefault="00980032" w:rsidP="005E61D6">
            <w:pPr>
              <w:widowControl w:val="0"/>
              <w:numPr>
                <w:ilvl w:val="0"/>
                <w:numId w:val="178"/>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spacing w:val="1"/>
              </w:rPr>
              <w:t>Application displays the CCIs</w:t>
            </w:r>
          </w:p>
          <w:p w:rsidR="00980032" w:rsidRDefault="00980032" w:rsidP="005E61D6">
            <w:pPr>
              <w:widowControl w:val="0"/>
              <w:numPr>
                <w:ilvl w:val="1"/>
                <w:numId w:val="178"/>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Name</w:t>
            </w:r>
          </w:p>
          <w:p w:rsidR="00980032" w:rsidRDefault="00980032" w:rsidP="005E61D6">
            <w:pPr>
              <w:widowControl w:val="0"/>
              <w:numPr>
                <w:ilvl w:val="1"/>
                <w:numId w:val="178"/>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Accumulator value</w:t>
            </w:r>
          </w:p>
          <w:p w:rsidR="00980032" w:rsidRDefault="00980032" w:rsidP="005E61D6">
            <w:pPr>
              <w:widowControl w:val="0"/>
              <w:numPr>
                <w:ilvl w:val="1"/>
                <w:numId w:val="178"/>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Max Consumption Limit</w:t>
            </w:r>
          </w:p>
          <w:p w:rsidR="00980032" w:rsidRDefault="00980032" w:rsidP="005E61D6">
            <w:pPr>
              <w:widowControl w:val="0"/>
              <w:numPr>
                <w:ilvl w:val="1"/>
                <w:numId w:val="178"/>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Indicator (higher or lower than limit)</w:t>
            </w:r>
          </w:p>
          <w:p w:rsidR="00980032" w:rsidRPr="006A4ED8" w:rsidRDefault="00980032" w:rsidP="005E61D6">
            <w:pPr>
              <w:widowControl w:val="0"/>
              <w:numPr>
                <w:ilvl w:val="1"/>
                <w:numId w:val="178"/>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Percentage consumed</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Alternative Flows:</w:t>
            </w:r>
          </w:p>
        </w:tc>
        <w:tc>
          <w:tcPr>
            <w:tcW w:w="7050" w:type="dxa"/>
            <w:gridSpan w:val="2"/>
          </w:tcPr>
          <w:p w:rsidR="00980032" w:rsidRPr="006A4ED8" w:rsidRDefault="00980032" w:rsidP="001A4A0A">
            <w:pPr>
              <w:pStyle w:val="ListNumberUC"/>
              <w:rPr>
                <w:rFonts w:asciiTheme="minorBidi" w:hAnsiTheme="minorBidi" w:cstheme="minorBidi"/>
              </w:rPr>
            </w:pPr>
            <w:r w:rsidRPr="006A4ED8">
              <w:rPr>
                <w:rFonts w:asciiTheme="minorBidi" w:hAnsiTheme="minorBidi" w:cstheme="minorBidi"/>
              </w:rPr>
              <w:t>A1: T</w:t>
            </w:r>
            <w:r>
              <w:rPr>
                <w:rFonts w:asciiTheme="minorBidi" w:hAnsiTheme="minorBidi" w:cstheme="minorBidi"/>
              </w:rPr>
              <w:t>imeout is reached</w:t>
            </w:r>
          </w:p>
          <w:p w:rsidR="00980032" w:rsidRPr="00EA3797" w:rsidRDefault="00980032" w:rsidP="005E61D6">
            <w:pPr>
              <w:pStyle w:val="ListNumberUC"/>
              <w:numPr>
                <w:ilvl w:val="0"/>
                <w:numId w:val="180"/>
              </w:numPr>
              <w:rPr>
                <w:rFonts w:asciiTheme="minorBidi" w:hAnsiTheme="minorBidi" w:cstheme="minorBidi"/>
              </w:rPr>
            </w:pPr>
            <w:r>
              <w:rPr>
                <w:rFonts w:asciiTheme="minorBidi" w:hAnsiTheme="minorBidi" w:cstheme="minorBidi"/>
              </w:rPr>
              <w:t>A</w:t>
            </w:r>
            <w:r w:rsidRPr="006A4ED8">
              <w:rPr>
                <w:rFonts w:asciiTheme="minorBidi" w:hAnsiTheme="minorBidi" w:cstheme="minorBidi"/>
              </w:rPr>
              <w:t xml:space="preserve">pplication </w:t>
            </w:r>
            <w:r>
              <w:rPr>
                <w:rFonts w:asciiTheme="minorBidi" w:hAnsiTheme="minorBidi" w:cstheme="minorBidi"/>
              </w:rPr>
              <w:t xml:space="preserve">displays an error message informing the user the service is </w:t>
            </w:r>
            <w:r w:rsidRPr="00EA3797">
              <w:rPr>
                <w:rFonts w:asciiTheme="minorBidi" w:hAnsiTheme="minorBidi" w:cstheme="minorBidi"/>
              </w:rPr>
              <w:t>temporarily unavailable and invite to try later</w:t>
            </w:r>
          </w:p>
          <w:p w:rsidR="00980032" w:rsidRPr="00EA3797" w:rsidRDefault="00980032" w:rsidP="001A4A0A">
            <w:pPr>
              <w:pStyle w:val="ListNumberUC"/>
              <w:rPr>
                <w:rFonts w:asciiTheme="minorBidi" w:hAnsiTheme="minorBidi" w:cstheme="minorBidi"/>
              </w:rPr>
            </w:pPr>
            <w:r w:rsidRPr="00EA3797">
              <w:rPr>
                <w:rFonts w:asciiTheme="minorBidi" w:hAnsiTheme="minorBidi" w:cstheme="minorBidi"/>
              </w:rPr>
              <w:t>A2: There are no CCIs to display</w:t>
            </w:r>
          </w:p>
          <w:p w:rsidR="00980032" w:rsidRPr="006A4ED8" w:rsidRDefault="00980032" w:rsidP="005E61D6">
            <w:pPr>
              <w:pStyle w:val="ListNumberUC"/>
              <w:numPr>
                <w:ilvl w:val="0"/>
                <w:numId w:val="179"/>
              </w:numPr>
              <w:rPr>
                <w:rFonts w:asciiTheme="minorBidi" w:hAnsiTheme="minorBidi" w:cstheme="minorBidi"/>
              </w:rPr>
            </w:pPr>
            <w:r>
              <w:rPr>
                <w:rFonts w:asciiTheme="minorBidi" w:hAnsiTheme="minorBidi" w:cstheme="minorBidi"/>
              </w:rPr>
              <w:t>A</w:t>
            </w:r>
            <w:r w:rsidRPr="00EA3797">
              <w:rPr>
                <w:rFonts w:cs="Arial"/>
              </w:rPr>
              <w:t>pp</w:t>
            </w:r>
            <w:r w:rsidRPr="00EA3797">
              <w:rPr>
                <w:rFonts w:cs="Arial"/>
                <w:spacing w:val="1"/>
              </w:rPr>
              <w:t>l</w:t>
            </w:r>
            <w:r w:rsidRPr="00EA3797">
              <w:rPr>
                <w:rFonts w:cs="Arial"/>
              </w:rPr>
              <w:t>ic</w:t>
            </w:r>
            <w:r w:rsidRPr="00EA3797">
              <w:rPr>
                <w:rFonts w:cs="Arial"/>
                <w:spacing w:val="1"/>
              </w:rPr>
              <w:t>a</w:t>
            </w:r>
            <w:r w:rsidRPr="00EA3797">
              <w:rPr>
                <w:rFonts w:cs="Arial"/>
              </w:rPr>
              <w:t>tion</w:t>
            </w:r>
            <w:r w:rsidRPr="00EA3797">
              <w:rPr>
                <w:rFonts w:cs="Arial"/>
                <w:spacing w:val="-9"/>
              </w:rPr>
              <w:t xml:space="preserve"> </w:t>
            </w:r>
            <w:r w:rsidRPr="00EA3797">
              <w:rPr>
                <w:rFonts w:cs="Arial"/>
                <w:spacing w:val="1"/>
              </w:rPr>
              <w:t>d</w:t>
            </w:r>
            <w:r w:rsidRPr="00EA3797">
              <w:rPr>
                <w:rFonts w:cs="Arial"/>
              </w:rPr>
              <w:t>i</w:t>
            </w:r>
            <w:r w:rsidRPr="00EA3797">
              <w:rPr>
                <w:rFonts w:cs="Arial"/>
                <w:spacing w:val="1"/>
              </w:rPr>
              <w:t>s</w:t>
            </w:r>
            <w:r w:rsidRPr="00EA3797">
              <w:rPr>
                <w:rFonts w:cs="Arial"/>
              </w:rPr>
              <w:t>pl</w:t>
            </w:r>
            <w:r w:rsidRPr="00EA3797">
              <w:rPr>
                <w:rFonts w:cs="Arial"/>
                <w:spacing w:val="1"/>
              </w:rPr>
              <w:t>a</w:t>
            </w:r>
            <w:r w:rsidRPr="00EA3797">
              <w:rPr>
                <w:rFonts w:cs="Arial"/>
              </w:rPr>
              <w:t>ys</w:t>
            </w:r>
            <w:r w:rsidRPr="00EA3797">
              <w:rPr>
                <w:rFonts w:cs="Arial"/>
                <w:spacing w:val="-6"/>
              </w:rPr>
              <w:t xml:space="preserve"> </w:t>
            </w:r>
            <w:r w:rsidRPr="00EA3797">
              <w:rPr>
                <w:rFonts w:cs="Arial"/>
              </w:rPr>
              <w:t>an</w:t>
            </w:r>
            <w:r w:rsidRPr="00EA3797">
              <w:rPr>
                <w:rFonts w:cs="Arial"/>
                <w:spacing w:val="-3"/>
              </w:rPr>
              <w:t xml:space="preserve"> </w:t>
            </w:r>
            <w:r w:rsidRPr="00EA3797">
              <w:rPr>
                <w:rFonts w:cs="Arial"/>
              </w:rPr>
              <w:t>er</w:t>
            </w:r>
            <w:r w:rsidRPr="00EA3797">
              <w:rPr>
                <w:rFonts w:cs="Arial"/>
                <w:spacing w:val="-3"/>
              </w:rPr>
              <w:t>r</w:t>
            </w:r>
            <w:r w:rsidRPr="00EA3797">
              <w:rPr>
                <w:rFonts w:cs="Arial"/>
              </w:rPr>
              <w:t>or</w:t>
            </w:r>
            <w:r w:rsidRPr="00EA3797">
              <w:rPr>
                <w:rFonts w:cs="Arial"/>
                <w:spacing w:val="-5"/>
              </w:rPr>
              <w:t xml:space="preserve"> </w:t>
            </w:r>
            <w:r w:rsidRPr="00EA3797">
              <w:rPr>
                <w:rFonts w:cs="Arial"/>
              </w:rPr>
              <w:t>me</w:t>
            </w:r>
            <w:r w:rsidRPr="00EA3797">
              <w:rPr>
                <w:rFonts w:cs="Arial"/>
                <w:spacing w:val="1"/>
              </w:rPr>
              <w:t>s</w:t>
            </w:r>
            <w:r w:rsidRPr="00EA3797">
              <w:rPr>
                <w:rFonts w:cs="Arial"/>
              </w:rPr>
              <w:t>s</w:t>
            </w:r>
            <w:r w:rsidRPr="00EA3797">
              <w:rPr>
                <w:rFonts w:cs="Arial"/>
                <w:spacing w:val="1"/>
              </w:rPr>
              <w:t>a</w:t>
            </w:r>
            <w:r w:rsidRPr="00EA3797">
              <w:rPr>
                <w:rFonts w:cs="Arial"/>
              </w:rPr>
              <w:t>ge</w:t>
            </w:r>
            <w:r w:rsidRPr="00EA3797">
              <w:rPr>
                <w:rFonts w:cs="Arial"/>
                <w:spacing w:val="-6"/>
              </w:rPr>
              <w:t xml:space="preserve"> </w:t>
            </w:r>
            <w:r w:rsidRPr="00EA3797">
              <w:rPr>
                <w:rFonts w:cs="Arial"/>
              </w:rPr>
              <w:t>in</w:t>
            </w:r>
            <w:r w:rsidRPr="00EA3797">
              <w:rPr>
                <w:rFonts w:cs="Arial"/>
                <w:spacing w:val="1"/>
              </w:rPr>
              <w:t>f</w:t>
            </w:r>
            <w:r w:rsidRPr="00EA3797">
              <w:rPr>
                <w:rFonts w:cs="Arial"/>
              </w:rPr>
              <w:t>orm</w:t>
            </w:r>
            <w:r w:rsidRPr="00EA3797">
              <w:rPr>
                <w:rFonts w:cs="Arial"/>
                <w:spacing w:val="1"/>
              </w:rPr>
              <w:t>i</w:t>
            </w:r>
            <w:r w:rsidRPr="00EA3797">
              <w:rPr>
                <w:rFonts w:cs="Arial"/>
              </w:rPr>
              <w:t>ng the</w:t>
            </w:r>
            <w:r w:rsidRPr="00EA3797">
              <w:rPr>
                <w:rFonts w:cs="Arial"/>
                <w:spacing w:val="-3"/>
              </w:rPr>
              <w:t xml:space="preserve"> </w:t>
            </w:r>
            <w:r w:rsidRPr="00EA3797">
              <w:rPr>
                <w:rFonts w:cs="Arial"/>
              </w:rPr>
              <w:t>user</w:t>
            </w:r>
            <w:r w:rsidRPr="00EA3797">
              <w:rPr>
                <w:rFonts w:cs="Arial"/>
                <w:spacing w:val="-4"/>
              </w:rPr>
              <w:t xml:space="preserve"> </w:t>
            </w:r>
            <w:r w:rsidRPr="00EA3797">
              <w:rPr>
                <w:rFonts w:cs="Arial"/>
              </w:rPr>
              <w:t>th</w:t>
            </w:r>
            <w:r w:rsidRPr="00EA3797">
              <w:rPr>
                <w:rFonts w:cs="Arial"/>
                <w:spacing w:val="-1"/>
              </w:rPr>
              <w:t>e</w:t>
            </w:r>
            <w:r w:rsidRPr="00EA3797">
              <w:rPr>
                <w:rFonts w:cs="Arial"/>
                <w:spacing w:val="-3"/>
              </w:rPr>
              <w:t>r</w:t>
            </w:r>
            <w:r w:rsidRPr="00EA3797">
              <w:rPr>
                <w:rFonts w:cs="Arial"/>
              </w:rPr>
              <w:t>e</w:t>
            </w:r>
            <w:r w:rsidRPr="00EA3797">
              <w:rPr>
                <w:rFonts w:cs="Arial"/>
                <w:spacing w:val="-4"/>
              </w:rPr>
              <w:t xml:space="preserve"> </w:t>
            </w:r>
            <w:r w:rsidRPr="00EA3797">
              <w:rPr>
                <w:rFonts w:cs="Arial"/>
              </w:rPr>
              <w:t>is</w:t>
            </w:r>
            <w:r w:rsidRPr="00EA3797">
              <w:rPr>
                <w:rFonts w:cs="Arial"/>
                <w:spacing w:val="-1"/>
              </w:rPr>
              <w:t xml:space="preserve"> </w:t>
            </w:r>
            <w:r w:rsidRPr="00EA3797">
              <w:rPr>
                <w:rFonts w:cs="Arial"/>
              </w:rPr>
              <w:t>no</w:t>
            </w:r>
            <w:r w:rsidRPr="00EA3797">
              <w:rPr>
                <w:rFonts w:cs="Arial"/>
                <w:spacing w:val="-1"/>
              </w:rPr>
              <w:t xml:space="preserve"> </w:t>
            </w:r>
            <w:r>
              <w:rPr>
                <w:rFonts w:asciiTheme="minorBidi" w:hAnsiTheme="minorBidi" w:cstheme="minorBidi"/>
                <w:spacing w:val="-1"/>
              </w:rPr>
              <w:t>CCI</w:t>
            </w:r>
            <w:r w:rsidRPr="00EA3797">
              <w:rPr>
                <w:rFonts w:cs="Arial"/>
                <w:spacing w:val="-7"/>
              </w:rPr>
              <w:t xml:space="preserve"> </w:t>
            </w:r>
            <w:r w:rsidRPr="00EA3797">
              <w:rPr>
                <w:rFonts w:cs="Arial"/>
              </w:rPr>
              <w:t>to</w:t>
            </w:r>
            <w:r w:rsidRPr="00EA3797">
              <w:rPr>
                <w:rFonts w:cs="Arial"/>
                <w:spacing w:val="-2"/>
              </w:rPr>
              <w:t xml:space="preserve"> </w:t>
            </w:r>
            <w:r w:rsidRPr="00EA3797">
              <w:rPr>
                <w:rFonts w:cs="Arial"/>
              </w:rPr>
              <w:t>display</w:t>
            </w:r>
          </w:p>
        </w:tc>
      </w:tr>
    </w:tbl>
    <w:p w:rsidR="00980032" w:rsidRDefault="00980032" w:rsidP="00980032">
      <w:pPr>
        <w:pStyle w:val="Body"/>
        <w:ind w:left="0"/>
      </w:pPr>
    </w:p>
    <w:p w:rsidR="00980032" w:rsidRPr="00145F2A" w:rsidRDefault="00980032" w:rsidP="00980032">
      <w:pPr>
        <w:pStyle w:val="Heading4"/>
      </w:pPr>
      <w:bookmarkStart w:id="563" w:name="_Toc346728084"/>
      <w:bookmarkStart w:id="564" w:name="_Toc364961274"/>
      <w:r>
        <w:t>CCI0020 - Reconfigure</w:t>
      </w:r>
      <w:r w:rsidRPr="00BB2A3E">
        <w:rPr>
          <w:spacing w:val="0"/>
          <w:sz w:val="20"/>
          <w:szCs w:val="24"/>
        </w:rPr>
        <w:t xml:space="preserve"> </w:t>
      </w:r>
      <w:r>
        <w:rPr>
          <w:spacing w:val="0"/>
          <w:sz w:val="20"/>
          <w:szCs w:val="24"/>
        </w:rPr>
        <w:t>Control Consumption items</w:t>
      </w:r>
      <w:r>
        <w:t xml:space="preserve"> (New)</w:t>
      </w:r>
      <w:bookmarkEnd w:id="563"/>
      <w:bookmarkEnd w:id="564"/>
    </w:p>
    <w:tbl>
      <w:tblPr>
        <w:tblW w:w="931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3738"/>
      </w:tblGrid>
      <w:tr w:rsidR="00980032" w:rsidRPr="006A4ED8" w:rsidTr="001A4A0A">
        <w:trPr>
          <w:trHeight w:val="360"/>
        </w:trPr>
        <w:tc>
          <w:tcPr>
            <w:tcW w:w="5580" w:type="dxa"/>
            <w:gridSpan w:val="2"/>
            <w:shd w:val="clear" w:color="auto" w:fill="E6E6E6"/>
          </w:tcPr>
          <w:p w:rsidR="00980032" w:rsidRPr="006A4ED8" w:rsidRDefault="00980032" w:rsidP="001A4A0A">
            <w:pPr>
              <w:pStyle w:val="TableHeading"/>
              <w:rPr>
                <w:rFonts w:asciiTheme="minorBidi" w:hAnsiTheme="minorBidi" w:cstheme="minorBidi"/>
              </w:rPr>
            </w:pPr>
            <w:r>
              <w:rPr>
                <w:rFonts w:asciiTheme="minorBidi" w:hAnsiTheme="minorBidi" w:cstheme="minorBidi"/>
              </w:rPr>
              <w:t>Reconfigure</w:t>
            </w:r>
            <w:r w:rsidRPr="006A4ED8">
              <w:rPr>
                <w:rFonts w:asciiTheme="minorBidi" w:hAnsiTheme="minorBidi" w:cstheme="minorBidi"/>
              </w:rPr>
              <w:t xml:space="preserve"> Consumption Control items</w:t>
            </w:r>
          </w:p>
        </w:tc>
        <w:tc>
          <w:tcPr>
            <w:tcW w:w="3738" w:type="dxa"/>
            <w:shd w:val="clear" w:color="auto" w:fill="E6E6E6"/>
          </w:tcPr>
          <w:p w:rsidR="00980032" w:rsidRPr="006A4ED8" w:rsidRDefault="00980032" w:rsidP="001A4A0A">
            <w:pPr>
              <w:pStyle w:val="TableHeading"/>
              <w:rPr>
                <w:rFonts w:asciiTheme="minorBidi" w:hAnsiTheme="minorBidi" w:cstheme="minorBidi"/>
              </w:rPr>
            </w:pPr>
            <w:r w:rsidRPr="006A4ED8">
              <w:rPr>
                <w:rFonts w:asciiTheme="minorBidi" w:hAnsiTheme="minorBidi" w:cstheme="minorBidi"/>
              </w:rPr>
              <w:t>CCI00</w:t>
            </w:r>
            <w:r>
              <w:rPr>
                <w:rFonts w:asciiTheme="minorBidi" w:hAnsiTheme="minorBidi" w:cstheme="minorBidi"/>
              </w:rPr>
              <w:t>2</w:t>
            </w:r>
            <w:r w:rsidRPr="006A4ED8">
              <w:rPr>
                <w:rFonts w:asciiTheme="minorBidi" w:hAnsiTheme="minorBidi" w:cstheme="minorBidi"/>
              </w:rPr>
              <w:t>0</w:t>
            </w:r>
          </w:p>
        </w:tc>
      </w:tr>
      <w:tr w:rsidR="00980032" w:rsidRPr="006A4ED8" w:rsidTr="001A4A0A">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Primary actors</w:t>
            </w:r>
          </w:p>
        </w:tc>
        <w:tc>
          <w:tcPr>
            <w:tcW w:w="7050" w:type="dxa"/>
            <w:gridSpan w:val="2"/>
          </w:tcPr>
          <w:p w:rsidR="00980032" w:rsidRPr="006A4ED8" w:rsidRDefault="00980032" w:rsidP="001A4A0A">
            <w:pPr>
              <w:pStyle w:val="BodyText"/>
              <w:rPr>
                <w:rFonts w:asciiTheme="minorBidi" w:hAnsiTheme="minorBidi" w:cstheme="minorBidi"/>
              </w:rPr>
            </w:pPr>
            <w:r w:rsidRPr="006A4ED8">
              <w:rPr>
                <w:rFonts w:asciiTheme="minorBidi" w:hAnsiTheme="minorBidi" w:cstheme="minorBidi"/>
              </w:rPr>
              <w:t>Dealer User</w:t>
            </w:r>
          </w:p>
          <w:p w:rsidR="00980032" w:rsidRPr="006A4ED8" w:rsidRDefault="00980032" w:rsidP="001A4A0A">
            <w:pPr>
              <w:pStyle w:val="BodyText"/>
              <w:rPr>
                <w:rFonts w:asciiTheme="minorBidi" w:hAnsiTheme="minorBidi" w:cstheme="minorBidi"/>
              </w:rPr>
            </w:pPr>
            <w:r w:rsidRPr="006A4ED8">
              <w:rPr>
                <w:rFonts w:asciiTheme="minorBidi" w:hAnsiTheme="minorBidi" w:cstheme="minorBidi"/>
              </w:rPr>
              <w:t>CSR user</w:t>
            </w:r>
          </w:p>
        </w:tc>
      </w:tr>
      <w:tr w:rsidR="00980032" w:rsidRPr="006A4ED8" w:rsidTr="001A4A0A">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Summary Goal</w:t>
            </w:r>
          </w:p>
        </w:tc>
        <w:tc>
          <w:tcPr>
            <w:tcW w:w="7050" w:type="dxa"/>
            <w:gridSpan w:val="2"/>
          </w:tcPr>
          <w:p w:rsidR="00980032" w:rsidRPr="006A4ED8" w:rsidRDefault="00980032" w:rsidP="001A4A0A">
            <w:pPr>
              <w:pStyle w:val="BodyText"/>
              <w:rPr>
                <w:rFonts w:asciiTheme="minorBidi" w:hAnsiTheme="minorBidi" w:cstheme="minorBidi"/>
              </w:rPr>
            </w:pPr>
            <w:r w:rsidRPr="006A4ED8">
              <w:rPr>
                <w:rFonts w:asciiTheme="minorBidi" w:hAnsiTheme="minorBidi" w:cstheme="minorBidi"/>
              </w:rPr>
              <w:t>This</w:t>
            </w:r>
            <w:r w:rsidRPr="006A4ED8">
              <w:rPr>
                <w:rFonts w:asciiTheme="minorBidi" w:hAnsiTheme="minorBidi" w:cstheme="minorBidi"/>
                <w:spacing w:val="-4"/>
              </w:rPr>
              <w:t xml:space="preserve"> </w:t>
            </w:r>
            <w:r w:rsidRPr="006A4ED8">
              <w:rPr>
                <w:rFonts w:asciiTheme="minorBidi" w:hAnsiTheme="minorBidi" w:cstheme="minorBidi"/>
              </w:rPr>
              <w:t>use</w:t>
            </w:r>
            <w:r w:rsidRPr="006A4ED8">
              <w:rPr>
                <w:rFonts w:asciiTheme="minorBidi" w:hAnsiTheme="minorBidi" w:cstheme="minorBidi"/>
                <w:spacing w:val="-2"/>
              </w:rPr>
              <w:t xml:space="preserve"> </w:t>
            </w:r>
            <w:r w:rsidRPr="006A4ED8">
              <w:rPr>
                <w:rFonts w:asciiTheme="minorBidi" w:hAnsiTheme="minorBidi" w:cstheme="minorBidi"/>
              </w:rPr>
              <w:t>case</w:t>
            </w:r>
            <w:r w:rsidRPr="006A4ED8">
              <w:rPr>
                <w:rFonts w:asciiTheme="minorBidi" w:hAnsiTheme="minorBidi" w:cstheme="minorBidi"/>
                <w:spacing w:val="-4"/>
              </w:rPr>
              <w:t xml:space="preserve"> </w:t>
            </w:r>
            <w:r w:rsidRPr="006A4ED8">
              <w:rPr>
                <w:rFonts w:asciiTheme="minorBidi" w:hAnsiTheme="minorBidi" w:cstheme="minorBidi"/>
              </w:rPr>
              <w:t>allows</w:t>
            </w:r>
            <w:r w:rsidRPr="006A4ED8">
              <w:rPr>
                <w:rFonts w:asciiTheme="minorBidi" w:hAnsiTheme="minorBidi" w:cstheme="minorBidi"/>
                <w:spacing w:val="-5"/>
              </w:rPr>
              <w:t xml:space="preserve"> </w:t>
            </w:r>
            <w:r w:rsidRPr="006A4ED8">
              <w:rPr>
                <w:rFonts w:asciiTheme="minorBidi" w:hAnsiTheme="minorBidi" w:cstheme="minorBidi"/>
              </w:rPr>
              <w:t>the</w:t>
            </w:r>
            <w:r w:rsidRPr="006A4ED8">
              <w:rPr>
                <w:rFonts w:asciiTheme="minorBidi" w:hAnsiTheme="minorBidi" w:cstheme="minorBidi"/>
                <w:spacing w:val="-3"/>
              </w:rPr>
              <w:t xml:space="preserve"> </w:t>
            </w:r>
            <w:r w:rsidRPr="006A4ED8">
              <w:rPr>
                <w:rFonts w:asciiTheme="minorBidi" w:hAnsiTheme="minorBidi" w:cstheme="minorBidi"/>
              </w:rPr>
              <w:t>user</w:t>
            </w:r>
            <w:r w:rsidRPr="006A4ED8">
              <w:rPr>
                <w:rFonts w:asciiTheme="minorBidi" w:hAnsiTheme="minorBidi" w:cstheme="minorBidi"/>
                <w:spacing w:val="-3"/>
              </w:rPr>
              <w:t xml:space="preserve"> </w:t>
            </w:r>
            <w:r w:rsidRPr="006A4ED8">
              <w:rPr>
                <w:rFonts w:asciiTheme="minorBidi" w:hAnsiTheme="minorBidi" w:cstheme="minorBidi"/>
              </w:rPr>
              <w:t>to</w:t>
            </w:r>
            <w:r w:rsidRPr="006A4ED8">
              <w:rPr>
                <w:rFonts w:asciiTheme="minorBidi" w:hAnsiTheme="minorBidi" w:cstheme="minorBidi"/>
                <w:spacing w:val="-2"/>
              </w:rPr>
              <w:t xml:space="preserve"> </w:t>
            </w:r>
            <w:r>
              <w:rPr>
                <w:rFonts w:asciiTheme="minorBidi" w:hAnsiTheme="minorBidi" w:cstheme="minorBidi"/>
                <w:spacing w:val="-2"/>
              </w:rPr>
              <w:t>reconfigure (override) con</w:t>
            </w:r>
            <w:r w:rsidRPr="006A4ED8">
              <w:rPr>
                <w:rFonts w:asciiTheme="minorBidi" w:hAnsiTheme="minorBidi" w:cstheme="minorBidi"/>
                <w:spacing w:val="-4"/>
              </w:rPr>
              <w:t xml:space="preserve">trol consumption items </w:t>
            </w:r>
            <w:r>
              <w:rPr>
                <w:rFonts w:asciiTheme="minorBidi" w:hAnsiTheme="minorBidi" w:cstheme="minorBidi"/>
                <w:spacing w:val="-4"/>
              </w:rPr>
              <w:t>that allow being reconfigured</w:t>
            </w:r>
            <w:r w:rsidRPr="006A4ED8">
              <w:rPr>
                <w:rFonts w:asciiTheme="minorBidi" w:hAnsiTheme="minorBidi" w:cstheme="minorBidi"/>
              </w:rPr>
              <w:t>.</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Pre-conditions</w:t>
            </w:r>
          </w:p>
        </w:tc>
        <w:tc>
          <w:tcPr>
            <w:tcW w:w="7050" w:type="dxa"/>
            <w:gridSpan w:val="2"/>
          </w:tcPr>
          <w:p w:rsidR="00980032" w:rsidRPr="006A4ED8" w:rsidRDefault="00980032" w:rsidP="005E61D6">
            <w:pPr>
              <w:widowControl w:val="0"/>
              <w:numPr>
                <w:ilvl w:val="0"/>
                <w:numId w:val="160"/>
              </w:numPr>
              <w:autoSpaceDE w:val="0"/>
              <w:autoSpaceDN w:val="0"/>
              <w:adjustRightInd w:val="0"/>
              <w:spacing w:line="268" w:lineRule="exact"/>
              <w:rPr>
                <w:rFonts w:asciiTheme="minorBidi" w:hAnsiTheme="minorBidi" w:cstheme="minorBidi"/>
              </w:rPr>
            </w:pPr>
            <w:r w:rsidRPr="006A4ED8">
              <w:rPr>
                <w:rFonts w:asciiTheme="minorBidi" w:hAnsiTheme="minorBidi" w:cstheme="minorBidi"/>
                <w:spacing w:val="1"/>
                <w:position w:val="1"/>
              </w:rPr>
              <w:t>U</w:t>
            </w:r>
            <w:r w:rsidRPr="006A4ED8">
              <w:rPr>
                <w:rFonts w:asciiTheme="minorBidi" w:hAnsiTheme="minorBidi" w:cstheme="minorBidi"/>
                <w:position w:val="1"/>
              </w:rPr>
              <w:t>s</w:t>
            </w:r>
            <w:r w:rsidRPr="006A4ED8">
              <w:rPr>
                <w:rFonts w:asciiTheme="minorBidi" w:hAnsiTheme="minorBidi" w:cstheme="minorBidi"/>
                <w:spacing w:val="1"/>
                <w:position w:val="1"/>
              </w:rPr>
              <w:t>e</w:t>
            </w:r>
            <w:r w:rsidRPr="006A4ED8">
              <w:rPr>
                <w:rFonts w:asciiTheme="minorBidi" w:hAnsiTheme="minorBidi" w:cstheme="minorBidi"/>
                <w:position w:val="1"/>
              </w:rPr>
              <w:t>r</w:t>
            </w:r>
            <w:r w:rsidRPr="006A4ED8">
              <w:rPr>
                <w:rFonts w:asciiTheme="minorBidi" w:hAnsiTheme="minorBidi" w:cstheme="minorBidi"/>
                <w:spacing w:val="-3"/>
                <w:position w:val="1"/>
              </w:rPr>
              <w:t xml:space="preserve"> </w:t>
            </w:r>
            <w:r w:rsidRPr="006A4ED8">
              <w:rPr>
                <w:rFonts w:asciiTheme="minorBidi" w:hAnsiTheme="minorBidi" w:cstheme="minorBidi"/>
                <w:position w:val="1"/>
              </w:rPr>
              <w:t>is</w:t>
            </w:r>
            <w:r w:rsidRPr="006A4ED8">
              <w:rPr>
                <w:rFonts w:asciiTheme="minorBidi" w:hAnsiTheme="minorBidi" w:cstheme="minorBidi"/>
                <w:spacing w:val="-1"/>
                <w:position w:val="1"/>
              </w:rPr>
              <w:t xml:space="preserve"> </w:t>
            </w:r>
            <w:r w:rsidRPr="006A4ED8">
              <w:rPr>
                <w:rFonts w:asciiTheme="minorBidi" w:hAnsiTheme="minorBidi" w:cstheme="minorBidi"/>
                <w:spacing w:val="1"/>
                <w:position w:val="1"/>
              </w:rPr>
              <w:t>log</w:t>
            </w:r>
            <w:r w:rsidRPr="006A4ED8">
              <w:rPr>
                <w:rFonts w:asciiTheme="minorBidi" w:hAnsiTheme="minorBidi" w:cstheme="minorBidi"/>
                <w:position w:val="1"/>
              </w:rPr>
              <w:t>g</w:t>
            </w:r>
            <w:r w:rsidRPr="006A4ED8">
              <w:rPr>
                <w:rFonts w:asciiTheme="minorBidi" w:hAnsiTheme="minorBidi" w:cstheme="minorBidi"/>
                <w:spacing w:val="1"/>
                <w:position w:val="1"/>
              </w:rPr>
              <w:t>e</w:t>
            </w:r>
            <w:r w:rsidRPr="006A4ED8">
              <w:rPr>
                <w:rFonts w:asciiTheme="minorBidi" w:hAnsiTheme="minorBidi" w:cstheme="minorBidi"/>
                <w:position w:val="1"/>
              </w:rPr>
              <w:t>d</w:t>
            </w:r>
            <w:r w:rsidRPr="006A4ED8">
              <w:rPr>
                <w:rFonts w:asciiTheme="minorBidi" w:hAnsiTheme="minorBidi" w:cstheme="minorBidi"/>
                <w:spacing w:val="-6"/>
                <w:position w:val="1"/>
              </w:rPr>
              <w:t xml:space="preserve"> </w:t>
            </w:r>
            <w:r w:rsidRPr="006A4ED8">
              <w:rPr>
                <w:rFonts w:asciiTheme="minorBidi" w:hAnsiTheme="minorBidi" w:cstheme="minorBidi"/>
                <w:spacing w:val="1"/>
                <w:position w:val="1"/>
              </w:rPr>
              <w:t>in</w:t>
            </w:r>
          </w:p>
          <w:p w:rsidR="00980032" w:rsidRPr="004B4B6C" w:rsidRDefault="00980032" w:rsidP="005E61D6">
            <w:pPr>
              <w:pStyle w:val="BodyText"/>
              <w:numPr>
                <w:ilvl w:val="0"/>
                <w:numId w:val="160"/>
              </w:numPr>
              <w:rPr>
                <w:rFonts w:asciiTheme="minorBidi" w:hAnsiTheme="minorBidi" w:cstheme="minorBidi"/>
              </w:rPr>
            </w:pPr>
            <w:r w:rsidRPr="004B4B6C">
              <w:rPr>
                <w:rFonts w:asciiTheme="minorBidi" w:hAnsiTheme="minorBidi" w:cstheme="minorBidi"/>
              </w:rPr>
              <w:t>Cus</w:t>
            </w:r>
            <w:r w:rsidRPr="004B4B6C">
              <w:rPr>
                <w:rFonts w:asciiTheme="minorBidi" w:hAnsiTheme="minorBidi" w:cstheme="minorBidi"/>
                <w:spacing w:val="1"/>
              </w:rPr>
              <w:t>t</w:t>
            </w:r>
            <w:r w:rsidRPr="004B4B6C">
              <w:rPr>
                <w:rFonts w:asciiTheme="minorBidi" w:hAnsiTheme="minorBidi" w:cstheme="minorBidi"/>
              </w:rPr>
              <w:t>omer</w:t>
            </w:r>
            <w:r w:rsidRPr="004B4B6C">
              <w:rPr>
                <w:rFonts w:asciiTheme="minorBidi" w:hAnsiTheme="minorBidi" w:cstheme="minorBidi"/>
                <w:spacing w:val="-9"/>
              </w:rPr>
              <w:t xml:space="preserve"> </w:t>
            </w:r>
            <w:r w:rsidRPr="004B4B6C">
              <w:rPr>
                <w:rFonts w:asciiTheme="minorBidi" w:hAnsiTheme="minorBidi" w:cstheme="minorBidi"/>
              </w:rPr>
              <w:t>has</w:t>
            </w:r>
            <w:r w:rsidRPr="004B4B6C">
              <w:rPr>
                <w:rFonts w:asciiTheme="minorBidi" w:hAnsiTheme="minorBidi" w:cstheme="minorBidi"/>
                <w:spacing w:val="-2"/>
              </w:rPr>
              <w:t xml:space="preserve"> </w:t>
            </w:r>
            <w:r w:rsidRPr="004B4B6C">
              <w:rPr>
                <w:rFonts w:asciiTheme="minorBidi" w:hAnsiTheme="minorBidi" w:cstheme="minorBidi"/>
              </w:rPr>
              <w:t>b</w:t>
            </w:r>
            <w:r w:rsidRPr="004B4B6C">
              <w:rPr>
                <w:rFonts w:asciiTheme="minorBidi" w:hAnsiTheme="minorBidi" w:cstheme="minorBidi"/>
                <w:spacing w:val="-1"/>
              </w:rPr>
              <w:t>e</w:t>
            </w:r>
            <w:r w:rsidRPr="004B4B6C">
              <w:rPr>
                <w:rFonts w:asciiTheme="minorBidi" w:hAnsiTheme="minorBidi" w:cstheme="minorBidi"/>
              </w:rPr>
              <w:t>en</w:t>
            </w:r>
            <w:r w:rsidRPr="004B4B6C">
              <w:rPr>
                <w:rFonts w:asciiTheme="minorBidi" w:hAnsiTheme="minorBidi" w:cstheme="minorBidi"/>
                <w:spacing w:val="-3"/>
              </w:rPr>
              <w:t xml:space="preserve"> </w:t>
            </w:r>
            <w:r w:rsidRPr="004B4B6C">
              <w:rPr>
                <w:rFonts w:asciiTheme="minorBidi" w:hAnsiTheme="minorBidi" w:cstheme="minorBidi"/>
              </w:rPr>
              <w:t>identifi</w:t>
            </w:r>
            <w:r w:rsidRPr="004B4B6C">
              <w:rPr>
                <w:rFonts w:asciiTheme="minorBidi" w:hAnsiTheme="minorBidi" w:cstheme="minorBidi"/>
                <w:spacing w:val="-1"/>
              </w:rPr>
              <w:t>e</w:t>
            </w:r>
            <w:r w:rsidRPr="004B4B6C">
              <w:rPr>
                <w:rFonts w:asciiTheme="minorBidi" w:hAnsiTheme="minorBidi" w:cstheme="minorBidi"/>
              </w:rPr>
              <w:t>d</w:t>
            </w:r>
          </w:p>
          <w:p w:rsidR="00980032" w:rsidRPr="004B4B6C" w:rsidRDefault="00980032" w:rsidP="005E61D6">
            <w:pPr>
              <w:pStyle w:val="BodyText"/>
              <w:numPr>
                <w:ilvl w:val="0"/>
                <w:numId w:val="160"/>
              </w:numPr>
              <w:rPr>
                <w:rFonts w:asciiTheme="minorBidi" w:hAnsiTheme="minorBidi" w:cstheme="minorBidi"/>
              </w:rPr>
            </w:pPr>
            <w:r w:rsidRPr="004B4B6C">
              <w:rPr>
                <w:rFonts w:asciiTheme="minorBidi" w:hAnsiTheme="minorBidi" w:cstheme="minorBidi"/>
              </w:rPr>
              <w:t>CCI configuration allows for a Max Consumption Limit value modification (i.e. override)</w:t>
            </w:r>
          </w:p>
          <w:p w:rsidR="00980032" w:rsidRPr="004B4B6C" w:rsidRDefault="00980032" w:rsidP="001A4A0A">
            <w:pPr>
              <w:pStyle w:val="BodyText"/>
              <w:rPr>
                <w:rFonts w:asciiTheme="minorBidi" w:hAnsiTheme="minorBidi" w:cstheme="minorBidi"/>
              </w:rPr>
            </w:pPr>
            <w:r w:rsidRPr="004B4B6C">
              <w:rPr>
                <w:rFonts w:asciiTheme="minorBidi" w:hAnsiTheme="minorBidi" w:cstheme="minorBidi"/>
              </w:rPr>
              <w:t>Either</w:t>
            </w:r>
          </w:p>
          <w:p w:rsidR="00980032" w:rsidRDefault="00980032" w:rsidP="005E61D6">
            <w:pPr>
              <w:pStyle w:val="BodyText"/>
              <w:numPr>
                <w:ilvl w:val="0"/>
                <w:numId w:val="160"/>
              </w:numPr>
              <w:rPr>
                <w:rFonts w:asciiTheme="minorBidi" w:hAnsiTheme="minorBidi" w:cstheme="minorBidi"/>
              </w:rPr>
            </w:pPr>
            <w:r w:rsidRPr="004B4B6C">
              <w:rPr>
                <w:rFonts w:asciiTheme="minorBidi" w:hAnsiTheme="minorBidi" w:cstheme="minorBidi"/>
              </w:rPr>
              <w:t>User is viewing the list of CCI instances</w:t>
            </w:r>
          </w:p>
          <w:p w:rsidR="00980032" w:rsidRPr="004B4B6C" w:rsidRDefault="00980032" w:rsidP="005E61D6">
            <w:pPr>
              <w:pStyle w:val="BodyText"/>
              <w:numPr>
                <w:ilvl w:val="0"/>
                <w:numId w:val="160"/>
              </w:numPr>
              <w:rPr>
                <w:rFonts w:asciiTheme="minorBidi" w:hAnsiTheme="minorBidi" w:cstheme="minorBidi"/>
              </w:rPr>
            </w:pPr>
            <w:r w:rsidRPr="004B4B6C">
              <w:rPr>
                <w:rFonts w:asciiTheme="minorBidi" w:hAnsiTheme="minorBidi" w:cstheme="minorBidi"/>
              </w:rPr>
              <w:t>User is viewing details of a CCI</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Trigger</w:t>
            </w:r>
          </w:p>
        </w:tc>
        <w:tc>
          <w:tcPr>
            <w:tcW w:w="7050" w:type="dxa"/>
            <w:gridSpan w:val="2"/>
          </w:tcPr>
          <w:p w:rsidR="00980032" w:rsidRPr="006A4ED8" w:rsidRDefault="00980032" w:rsidP="001A4A0A">
            <w:pPr>
              <w:pStyle w:val="BodyText"/>
              <w:rPr>
                <w:rFonts w:asciiTheme="minorBidi" w:hAnsiTheme="minorBidi" w:cstheme="minorBidi"/>
                <w:position w:val="1"/>
              </w:rPr>
            </w:pPr>
            <w:r w:rsidRPr="006A4ED8">
              <w:rPr>
                <w:rFonts w:asciiTheme="minorBidi" w:hAnsiTheme="minorBidi" w:cstheme="minorBidi"/>
                <w:spacing w:val="1"/>
                <w:position w:val="1"/>
              </w:rPr>
              <w:t>U</w:t>
            </w:r>
            <w:r w:rsidRPr="006A4ED8">
              <w:rPr>
                <w:rFonts w:asciiTheme="minorBidi" w:hAnsiTheme="minorBidi" w:cstheme="minorBidi"/>
                <w:position w:val="1"/>
              </w:rPr>
              <w:t>s</w:t>
            </w:r>
            <w:r w:rsidRPr="006A4ED8">
              <w:rPr>
                <w:rFonts w:asciiTheme="minorBidi" w:hAnsiTheme="minorBidi" w:cstheme="minorBidi"/>
                <w:spacing w:val="-1"/>
                <w:position w:val="1"/>
              </w:rPr>
              <w:t>e</w:t>
            </w:r>
            <w:r w:rsidRPr="006A4ED8">
              <w:rPr>
                <w:rFonts w:asciiTheme="minorBidi" w:hAnsiTheme="minorBidi" w:cstheme="minorBidi"/>
                <w:position w:val="1"/>
              </w:rPr>
              <w:t>r</w:t>
            </w:r>
            <w:r w:rsidRPr="006A4ED8">
              <w:rPr>
                <w:rFonts w:asciiTheme="minorBidi" w:hAnsiTheme="minorBidi" w:cstheme="minorBidi"/>
                <w:spacing w:val="-3"/>
                <w:position w:val="1"/>
              </w:rPr>
              <w:t xml:space="preserve"> </w:t>
            </w:r>
            <w:r w:rsidRPr="006A4ED8">
              <w:rPr>
                <w:rFonts w:asciiTheme="minorBidi" w:hAnsiTheme="minorBidi" w:cstheme="minorBidi"/>
                <w:position w:val="1"/>
              </w:rPr>
              <w:t>s</w:t>
            </w:r>
            <w:r w:rsidRPr="006A4ED8">
              <w:rPr>
                <w:rFonts w:asciiTheme="minorBidi" w:hAnsiTheme="minorBidi" w:cstheme="minorBidi"/>
                <w:spacing w:val="-1"/>
                <w:position w:val="1"/>
              </w:rPr>
              <w:t>e</w:t>
            </w:r>
            <w:r w:rsidRPr="006A4ED8">
              <w:rPr>
                <w:rFonts w:asciiTheme="minorBidi" w:hAnsiTheme="minorBidi" w:cstheme="minorBidi"/>
                <w:position w:val="1"/>
              </w:rPr>
              <w:t>lects</w:t>
            </w:r>
            <w:r w:rsidRPr="006A4ED8">
              <w:rPr>
                <w:rFonts w:asciiTheme="minorBidi" w:hAnsiTheme="minorBidi" w:cstheme="minorBidi"/>
                <w:spacing w:val="-6"/>
                <w:position w:val="1"/>
              </w:rPr>
              <w:t xml:space="preserve"> the option to </w:t>
            </w:r>
            <w:r>
              <w:rPr>
                <w:rFonts w:asciiTheme="minorBidi" w:hAnsiTheme="minorBidi" w:cstheme="minorBidi"/>
                <w:spacing w:val="-6"/>
                <w:position w:val="1"/>
              </w:rPr>
              <w:t>configure a</w:t>
            </w:r>
            <w:r w:rsidRPr="006A4ED8">
              <w:rPr>
                <w:rFonts w:asciiTheme="minorBidi" w:hAnsiTheme="minorBidi" w:cstheme="minorBidi"/>
                <w:spacing w:val="-6"/>
                <w:position w:val="1"/>
              </w:rPr>
              <w:t xml:space="preserve"> Control Consumption item</w:t>
            </w:r>
            <w:r w:rsidRPr="006A4ED8">
              <w:rPr>
                <w:rFonts w:asciiTheme="minorBidi" w:hAnsiTheme="minorBidi" w:cstheme="minorBidi"/>
                <w:position w:val="1"/>
              </w:rPr>
              <w:t xml:space="preserve"> </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Minimum guarantees</w:t>
            </w:r>
          </w:p>
        </w:tc>
        <w:tc>
          <w:tcPr>
            <w:tcW w:w="7050" w:type="dxa"/>
            <w:gridSpan w:val="2"/>
          </w:tcPr>
          <w:p w:rsidR="00980032" w:rsidRPr="006A4ED8" w:rsidRDefault="00980032" w:rsidP="001A4A0A">
            <w:pPr>
              <w:pStyle w:val="BodyText"/>
              <w:rPr>
                <w:rFonts w:asciiTheme="minorBidi" w:hAnsiTheme="minorBidi" w:cstheme="minorBidi"/>
              </w:rPr>
            </w:pPr>
            <w:r w:rsidRPr="006A4ED8">
              <w:rPr>
                <w:rFonts w:asciiTheme="minorBidi" w:hAnsiTheme="minorBidi" w:cstheme="minorBidi"/>
                <w:spacing w:val="1"/>
              </w:rPr>
              <w:t xml:space="preserve">The application is not able to retrieve the </w:t>
            </w:r>
            <w:r>
              <w:rPr>
                <w:rFonts w:asciiTheme="minorBidi" w:hAnsiTheme="minorBidi" w:cstheme="minorBidi"/>
                <w:spacing w:val="1"/>
              </w:rPr>
              <w:t>CC item</w:t>
            </w:r>
            <w:r w:rsidRPr="006A4ED8">
              <w:rPr>
                <w:rFonts w:asciiTheme="minorBidi" w:hAnsiTheme="minorBidi" w:cstheme="minorBidi"/>
                <w:spacing w:val="1"/>
              </w:rPr>
              <w:t xml:space="preserve"> </w:t>
            </w:r>
            <w:r>
              <w:rPr>
                <w:rFonts w:asciiTheme="minorBidi" w:hAnsiTheme="minorBidi" w:cstheme="minorBidi"/>
                <w:spacing w:val="1"/>
              </w:rPr>
              <w:t xml:space="preserve">details </w:t>
            </w:r>
            <w:r w:rsidRPr="006A4ED8">
              <w:rPr>
                <w:rFonts w:asciiTheme="minorBidi" w:hAnsiTheme="minorBidi" w:cstheme="minorBidi"/>
                <w:spacing w:val="1"/>
              </w:rPr>
              <w:t>and display an error message</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Success guarantees:</w:t>
            </w:r>
          </w:p>
        </w:tc>
        <w:tc>
          <w:tcPr>
            <w:tcW w:w="7050" w:type="dxa"/>
            <w:gridSpan w:val="2"/>
          </w:tcPr>
          <w:p w:rsidR="00980032" w:rsidRPr="006A4ED8" w:rsidRDefault="00980032" w:rsidP="001A4A0A">
            <w:pPr>
              <w:pStyle w:val="BodyText"/>
              <w:rPr>
                <w:rFonts w:asciiTheme="minorBidi" w:hAnsiTheme="minorBidi" w:cstheme="minorBidi"/>
              </w:rPr>
            </w:pPr>
            <w:r>
              <w:rPr>
                <w:rFonts w:asciiTheme="minorBidi" w:hAnsiTheme="minorBidi" w:cstheme="minorBidi"/>
                <w:spacing w:val="1"/>
                <w:position w:val="1"/>
              </w:rPr>
              <w:t>The selected CCI has been reconfigured.</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Normal Flow:</w:t>
            </w:r>
          </w:p>
        </w:tc>
        <w:tc>
          <w:tcPr>
            <w:tcW w:w="7050" w:type="dxa"/>
            <w:gridSpan w:val="2"/>
          </w:tcPr>
          <w:p w:rsidR="00980032" w:rsidRPr="00EA3797" w:rsidRDefault="00980032" w:rsidP="005E61D6">
            <w:pPr>
              <w:widowControl w:val="0"/>
              <w:numPr>
                <w:ilvl w:val="0"/>
                <w:numId w:val="181"/>
              </w:numPr>
              <w:autoSpaceDE w:val="0"/>
              <w:autoSpaceDN w:val="0"/>
              <w:adjustRightInd w:val="0"/>
              <w:spacing w:before="14" w:line="240" w:lineRule="exact"/>
              <w:ind w:right="39"/>
              <w:rPr>
                <w:rFonts w:asciiTheme="minorBidi" w:hAnsiTheme="minorBidi" w:cstheme="minorBidi"/>
              </w:rPr>
            </w:pPr>
            <w:r>
              <w:rPr>
                <w:rFonts w:asciiTheme="minorBidi" w:hAnsiTheme="minorBidi" w:cstheme="minorBidi"/>
                <w:spacing w:val="1"/>
              </w:rPr>
              <w:t>Application calls the billing to get the selected CCI details (A1)(A2)</w:t>
            </w:r>
          </w:p>
          <w:p w:rsidR="00980032" w:rsidRPr="006A4ED8" w:rsidRDefault="00980032" w:rsidP="005E61D6">
            <w:pPr>
              <w:widowControl w:val="0"/>
              <w:numPr>
                <w:ilvl w:val="0"/>
                <w:numId w:val="181"/>
              </w:numPr>
              <w:autoSpaceDE w:val="0"/>
              <w:autoSpaceDN w:val="0"/>
              <w:adjustRightInd w:val="0"/>
              <w:spacing w:before="14" w:line="240" w:lineRule="exact"/>
              <w:ind w:right="39"/>
              <w:rPr>
                <w:rFonts w:asciiTheme="minorBidi" w:hAnsiTheme="minorBidi" w:cstheme="minorBidi"/>
              </w:rPr>
            </w:pPr>
            <w:r>
              <w:rPr>
                <w:rFonts w:asciiTheme="minorBidi" w:hAnsiTheme="minorBidi" w:cstheme="minorBidi"/>
                <w:spacing w:val="1"/>
              </w:rPr>
              <w:t>Application displays the existing configuration of the CCI</w:t>
            </w:r>
          </w:p>
          <w:p w:rsidR="00980032" w:rsidRPr="005E7C09" w:rsidRDefault="00980032" w:rsidP="005E61D6">
            <w:pPr>
              <w:widowControl w:val="0"/>
              <w:numPr>
                <w:ilvl w:val="0"/>
                <w:numId w:val="181"/>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spacing w:val="1"/>
              </w:rPr>
              <w:t>User sets a new value for the Max Consumption Limit (e.g. unlimited, new value or in %)</w:t>
            </w:r>
          </w:p>
          <w:p w:rsidR="00980032" w:rsidRPr="00EA3797" w:rsidRDefault="00980032" w:rsidP="005E61D6">
            <w:pPr>
              <w:widowControl w:val="0"/>
              <w:numPr>
                <w:ilvl w:val="0"/>
                <w:numId w:val="181"/>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Applications calls the billing to set this new limit value</w:t>
            </w:r>
          </w:p>
          <w:p w:rsidR="00980032" w:rsidRDefault="00980032" w:rsidP="005E61D6">
            <w:pPr>
              <w:widowControl w:val="0"/>
              <w:numPr>
                <w:ilvl w:val="0"/>
                <w:numId w:val="181"/>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 xml:space="preserve">Application validates the new limit value (i.e. New value of </w:t>
            </w:r>
            <w:r>
              <w:t>Max Consumption Allowance is higher than current accumulator value</w:t>
            </w:r>
            <w:r>
              <w:rPr>
                <w:rFonts w:asciiTheme="minorBidi" w:hAnsiTheme="minorBidi" w:cstheme="minorBidi"/>
              </w:rPr>
              <w:t>) (A1) (A2)</w:t>
            </w:r>
          </w:p>
          <w:p w:rsidR="00980032" w:rsidRDefault="00980032" w:rsidP="005E61D6">
            <w:pPr>
              <w:widowControl w:val="0"/>
              <w:numPr>
                <w:ilvl w:val="0"/>
                <w:numId w:val="181"/>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Application displays a waiting page (A3)</w:t>
            </w:r>
          </w:p>
          <w:p w:rsidR="00980032" w:rsidRDefault="00980032" w:rsidP="005E61D6">
            <w:pPr>
              <w:widowControl w:val="0"/>
              <w:numPr>
                <w:ilvl w:val="0"/>
                <w:numId w:val="181"/>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Application displays a message to confirm the new configuration has been done</w:t>
            </w:r>
          </w:p>
          <w:p w:rsidR="00980032" w:rsidRDefault="00980032" w:rsidP="005E61D6">
            <w:pPr>
              <w:widowControl w:val="0"/>
              <w:numPr>
                <w:ilvl w:val="0"/>
                <w:numId w:val="181"/>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User confirms</w:t>
            </w:r>
          </w:p>
          <w:p w:rsidR="00980032" w:rsidRPr="006A4ED8" w:rsidRDefault="00980032" w:rsidP="005E61D6">
            <w:pPr>
              <w:widowControl w:val="0"/>
              <w:numPr>
                <w:ilvl w:val="0"/>
                <w:numId w:val="181"/>
              </w:numPr>
              <w:autoSpaceDE w:val="0"/>
              <w:autoSpaceDN w:val="0"/>
              <w:adjustRightInd w:val="0"/>
              <w:spacing w:before="40" w:line="240" w:lineRule="exact"/>
              <w:ind w:right="415"/>
              <w:rPr>
                <w:rFonts w:asciiTheme="minorBidi" w:hAnsiTheme="minorBidi" w:cstheme="minorBidi"/>
              </w:rPr>
            </w:pPr>
            <w:r>
              <w:rPr>
                <w:rFonts w:asciiTheme="minorBidi" w:hAnsiTheme="minorBidi" w:cstheme="minorBidi"/>
              </w:rPr>
              <w:t>Application redirects the user to the list of CCIs, updated with the new limit configuration</w:t>
            </w:r>
          </w:p>
        </w:tc>
      </w:tr>
      <w:tr w:rsidR="00980032" w:rsidRPr="006A4ED8" w:rsidTr="001A4A0A">
        <w:trPr>
          <w:trHeight w:val="176"/>
        </w:trPr>
        <w:tc>
          <w:tcPr>
            <w:tcW w:w="2268" w:type="dxa"/>
          </w:tcPr>
          <w:p w:rsidR="00980032" w:rsidRPr="006A4ED8" w:rsidRDefault="00980032" w:rsidP="001A4A0A">
            <w:pPr>
              <w:rPr>
                <w:rFonts w:asciiTheme="minorBidi" w:hAnsiTheme="minorBidi" w:cstheme="minorBidi"/>
              </w:rPr>
            </w:pPr>
            <w:r w:rsidRPr="006A4ED8">
              <w:rPr>
                <w:rFonts w:asciiTheme="minorBidi" w:hAnsiTheme="minorBidi" w:cstheme="minorBidi"/>
              </w:rPr>
              <w:t>Alternative Flows:</w:t>
            </w:r>
          </w:p>
        </w:tc>
        <w:tc>
          <w:tcPr>
            <w:tcW w:w="7050" w:type="dxa"/>
            <w:gridSpan w:val="2"/>
          </w:tcPr>
          <w:p w:rsidR="00980032" w:rsidRPr="00C54977" w:rsidRDefault="00980032" w:rsidP="001A4A0A">
            <w:pPr>
              <w:pStyle w:val="ListNumberUC"/>
              <w:rPr>
                <w:rFonts w:asciiTheme="minorBidi" w:hAnsiTheme="minorBidi" w:cstheme="minorBidi"/>
              </w:rPr>
            </w:pPr>
            <w:r w:rsidRPr="00C54977">
              <w:rPr>
                <w:rFonts w:asciiTheme="minorBidi" w:hAnsiTheme="minorBidi" w:cstheme="minorBidi"/>
              </w:rPr>
              <w:t>A1: User has not set a correct limit value</w:t>
            </w:r>
            <w:r>
              <w:rPr>
                <w:rFonts w:asciiTheme="minorBidi" w:hAnsiTheme="minorBidi" w:cstheme="minorBidi"/>
              </w:rPr>
              <w:t xml:space="preserve"> (e.g. incompatible with accumulator type)</w:t>
            </w:r>
          </w:p>
          <w:p w:rsidR="00980032" w:rsidRPr="00C54977" w:rsidRDefault="00980032" w:rsidP="005E61D6">
            <w:pPr>
              <w:pStyle w:val="ListNumberUC"/>
              <w:numPr>
                <w:ilvl w:val="0"/>
                <w:numId w:val="182"/>
              </w:numPr>
              <w:rPr>
                <w:rFonts w:asciiTheme="minorBidi" w:hAnsiTheme="minorBidi" w:cstheme="minorBidi"/>
              </w:rPr>
            </w:pPr>
            <w:r w:rsidRPr="00C54977">
              <w:rPr>
                <w:rFonts w:asciiTheme="minorBidi" w:hAnsiTheme="minorBidi" w:cstheme="minorBidi"/>
              </w:rPr>
              <w:t>Application displays an error message informing the limit value is not correct</w:t>
            </w:r>
          </w:p>
          <w:p w:rsidR="00980032" w:rsidRPr="00C54977" w:rsidRDefault="00980032" w:rsidP="005E61D6">
            <w:pPr>
              <w:pStyle w:val="ListNumberUC"/>
              <w:numPr>
                <w:ilvl w:val="0"/>
                <w:numId w:val="182"/>
              </w:numPr>
              <w:rPr>
                <w:rFonts w:asciiTheme="minorBidi" w:hAnsiTheme="minorBidi" w:cstheme="minorBidi"/>
              </w:rPr>
            </w:pPr>
            <w:r w:rsidRPr="00C54977">
              <w:rPr>
                <w:rFonts w:asciiTheme="minorBidi" w:hAnsiTheme="minorBidi" w:cstheme="minorBidi"/>
                <w:spacing w:val="1"/>
              </w:rPr>
              <w:t>U</w:t>
            </w:r>
            <w:r w:rsidRPr="00C54977">
              <w:rPr>
                <w:rFonts w:asciiTheme="minorBidi" w:hAnsiTheme="minorBidi" w:cstheme="minorBidi"/>
              </w:rPr>
              <w:t>ser</w:t>
            </w:r>
            <w:r w:rsidRPr="00C54977">
              <w:rPr>
                <w:rFonts w:asciiTheme="minorBidi" w:hAnsiTheme="minorBidi" w:cstheme="minorBidi"/>
                <w:spacing w:val="-3"/>
              </w:rPr>
              <w:t xml:space="preserve"> </w:t>
            </w:r>
            <w:r w:rsidRPr="00C54977">
              <w:rPr>
                <w:rFonts w:asciiTheme="minorBidi" w:hAnsiTheme="minorBidi" w:cstheme="minorBidi"/>
              </w:rPr>
              <w:t>sets</w:t>
            </w:r>
            <w:r w:rsidRPr="00C54977">
              <w:rPr>
                <w:rFonts w:asciiTheme="minorBidi" w:hAnsiTheme="minorBidi" w:cstheme="minorBidi"/>
                <w:spacing w:val="-2"/>
              </w:rPr>
              <w:t xml:space="preserve"> </w:t>
            </w:r>
            <w:r w:rsidRPr="00C54977">
              <w:rPr>
                <w:rFonts w:asciiTheme="minorBidi" w:hAnsiTheme="minorBidi" w:cstheme="minorBidi"/>
              </w:rPr>
              <w:t>a new</w:t>
            </w:r>
            <w:r w:rsidRPr="00C54977">
              <w:rPr>
                <w:rFonts w:asciiTheme="minorBidi" w:hAnsiTheme="minorBidi" w:cstheme="minorBidi"/>
                <w:spacing w:val="-3"/>
              </w:rPr>
              <w:t xml:space="preserve"> </w:t>
            </w:r>
            <w:r w:rsidRPr="00C54977">
              <w:rPr>
                <w:rFonts w:asciiTheme="minorBidi" w:hAnsiTheme="minorBidi" w:cstheme="minorBidi"/>
              </w:rPr>
              <w:t>value</w:t>
            </w:r>
            <w:r w:rsidRPr="00C54977">
              <w:rPr>
                <w:rFonts w:asciiTheme="minorBidi" w:hAnsiTheme="minorBidi" w:cstheme="minorBidi"/>
                <w:spacing w:val="-4"/>
              </w:rPr>
              <w:t xml:space="preserve"> </w:t>
            </w:r>
            <w:r w:rsidRPr="00C54977">
              <w:rPr>
                <w:rFonts w:asciiTheme="minorBidi" w:hAnsiTheme="minorBidi" w:cstheme="minorBidi"/>
              </w:rPr>
              <w:t>and</w:t>
            </w:r>
            <w:r w:rsidRPr="00C54977">
              <w:rPr>
                <w:rFonts w:asciiTheme="minorBidi" w:hAnsiTheme="minorBidi" w:cstheme="minorBidi"/>
                <w:spacing w:val="-3"/>
              </w:rPr>
              <w:t xml:space="preserve"> </w:t>
            </w:r>
            <w:r w:rsidRPr="00C54977">
              <w:rPr>
                <w:rFonts w:asciiTheme="minorBidi" w:hAnsiTheme="minorBidi" w:cstheme="minorBidi"/>
              </w:rPr>
              <w:t>s</w:t>
            </w:r>
            <w:r w:rsidRPr="00C54977">
              <w:rPr>
                <w:rFonts w:asciiTheme="minorBidi" w:hAnsiTheme="minorBidi" w:cstheme="minorBidi"/>
                <w:spacing w:val="1"/>
              </w:rPr>
              <w:t>u</w:t>
            </w:r>
            <w:r w:rsidRPr="00C54977">
              <w:rPr>
                <w:rFonts w:asciiTheme="minorBidi" w:hAnsiTheme="minorBidi" w:cstheme="minorBidi"/>
              </w:rPr>
              <w:t>bmi</w:t>
            </w:r>
            <w:r w:rsidRPr="00C54977">
              <w:rPr>
                <w:rFonts w:asciiTheme="minorBidi" w:hAnsiTheme="minorBidi" w:cstheme="minorBidi"/>
                <w:spacing w:val="1"/>
              </w:rPr>
              <w:t>t</w:t>
            </w:r>
            <w:r w:rsidRPr="00C54977">
              <w:rPr>
                <w:rFonts w:asciiTheme="minorBidi" w:hAnsiTheme="minorBidi" w:cstheme="minorBidi"/>
              </w:rPr>
              <w:t>s</w:t>
            </w:r>
          </w:p>
          <w:p w:rsidR="00980032" w:rsidRDefault="00980032" w:rsidP="005E61D6">
            <w:pPr>
              <w:pStyle w:val="ListNumberUC"/>
              <w:numPr>
                <w:ilvl w:val="0"/>
                <w:numId w:val="182"/>
              </w:numPr>
              <w:rPr>
                <w:rFonts w:asciiTheme="minorBidi" w:hAnsiTheme="minorBidi" w:cstheme="minorBidi"/>
              </w:rPr>
            </w:pPr>
            <w:r w:rsidRPr="00C54977">
              <w:rPr>
                <w:rFonts w:asciiTheme="minorBidi" w:hAnsiTheme="minorBidi" w:cstheme="minorBidi"/>
                <w:spacing w:val="1"/>
              </w:rPr>
              <w:t>N</w:t>
            </w:r>
            <w:r w:rsidRPr="00C54977">
              <w:rPr>
                <w:rFonts w:asciiTheme="minorBidi" w:hAnsiTheme="minorBidi" w:cstheme="minorBidi"/>
                <w:spacing w:val="-1"/>
              </w:rPr>
              <w:t>e</w:t>
            </w:r>
            <w:r w:rsidRPr="00C54977">
              <w:rPr>
                <w:rFonts w:asciiTheme="minorBidi" w:hAnsiTheme="minorBidi" w:cstheme="minorBidi"/>
                <w:spacing w:val="1"/>
              </w:rPr>
              <w:t>x</w:t>
            </w:r>
            <w:r w:rsidRPr="00C54977">
              <w:rPr>
                <w:rFonts w:asciiTheme="minorBidi" w:hAnsiTheme="minorBidi" w:cstheme="minorBidi"/>
              </w:rPr>
              <w:t>t</w:t>
            </w:r>
            <w:r w:rsidRPr="00C54977">
              <w:rPr>
                <w:rFonts w:asciiTheme="minorBidi" w:hAnsiTheme="minorBidi" w:cstheme="minorBidi"/>
                <w:spacing w:val="-4"/>
              </w:rPr>
              <w:t xml:space="preserve"> </w:t>
            </w:r>
            <w:r w:rsidRPr="00C54977">
              <w:rPr>
                <w:rFonts w:asciiTheme="minorBidi" w:hAnsiTheme="minorBidi" w:cstheme="minorBidi"/>
                <w:spacing w:val="1"/>
              </w:rPr>
              <w:t>step</w:t>
            </w:r>
            <w:r w:rsidRPr="00C54977">
              <w:rPr>
                <w:rFonts w:asciiTheme="minorBidi" w:hAnsiTheme="minorBidi" w:cstheme="minorBidi"/>
              </w:rPr>
              <w:t>s</w:t>
            </w:r>
            <w:r w:rsidRPr="00C54977">
              <w:rPr>
                <w:rFonts w:asciiTheme="minorBidi" w:hAnsiTheme="minorBidi" w:cstheme="minorBidi"/>
                <w:spacing w:val="-3"/>
              </w:rPr>
              <w:t xml:space="preserve"> </w:t>
            </w:r>
            <w:r w:rsidRPr="00C54977">
              <w:rPr>
                <w:rFonts w:asciiTheme="minorBidi" w:hAnsiTheme="minorBidi" w:cstheme="minorBidi"/>
                <w:spacing w:val="1"/>
              </w:rPr>
              <w:t>a</w:t>
            </w:r>
            <w:r w:rsidRPr="00C54977">
              <w:rPr>
                <w:rFonts w:asciiTheme="minorBidi" w:hAnsiTheme="minorBidi" w:cstheme="minorBidi"/>
                <w:spacing w:val="-3"/>
              </w:rPr>
              <w:t>r</w:t>
            </w:r>
            <w:r w:rsidRPr="00C54977">
              <w:rPr>
                <w:rFonts w:asciiTheme="minorBidi" w:hAnsiTheme="minorBidi" w:cstheme="minorBidi"/>
              </w:rPr>
              <w:t>e</w:t>
            </w:r>
            <w:r w:rsidRPr="00C54977">
              <w:rPr>
                <w:rFonts w:asciiTheme="minorBidi" w:hAnsiTheme="minorBidi" w:cstheme="minorBidi"/>
                <w:spacing w:val="-3"/>
              </w:rPr>
              <w:t xml:space="preserve"> </w:t>
            </w:r>
            <w:r w:rsidRPr="00C54977">
              <w:rPr>
                <w:rFonts w:asciiTheme="minorBidi" w:hAnsiTheme="minorBidi" w:cstheme="minorBidi"/>
                <w:spacing w:val="1"/>
              </w:rPr>
              <w:t>s</w:t>
            </w:r>
            <w:r w:rsidRPr="00C54977">
              <w:rPr>
                <w:rFonts w:asciiTheme="minorBidi" w:hAnsiTheme="minorBidi" w:cstheme="minorBidi"/>
              </w:rPr>
              <w:t>i</w:t>
            </w:r>
            <w:r w:rsidRPr="00C54977">
              <w:rPr>
                <w:rFonts w:asciiTheme="minorBidi" w:hAnsiTheme="minorBidi" w:cstheme="minorBidi"/>
                <w:spacing w:val="1"/>
              </w:rPr>
              <w:t>mi</w:t>
            </w:r>
            <w:r w:rsidRPr="00C54977">
              <w:rPr>
                <w:rFonts w:asciiTheme="minorBidi" w:hAnsiTheme="minorBidi" w:cstheme="minorBidi"/>
              </w:rPr>
              <w:t>lar</w:t>
            </w:r>
            <w:r w:rsidRPr="00C54977">
              <w:rPr>
                <w:rFonts w:asciiTheme="minorBidi" w:hAnsiTheme="minorBidi" w:cstheme="minorBidi"/>
                <w:spacing w:val="-5"/>
              </w:rPr>
              <w:t xml:space="preserve"> </w:t>
            </w:r>
            <w:r w:rsidRPr="00C54977">
              <w:rPr>
                <w:rFonts w:asciiTheme="minorBidi" w:hAnsiTheme="minorBidi" w:cstheme="minorBidi"/>
                <w:spacing w:val="1"/>
              </w:rPr>
              <w:t>t</w:t>
            </w:r>
            <w:r w:rsidRPr="00C54977">
              <w:rPr>
                <w:rFonts w:asciiTheme="minorBidi" w:hAnsiTheme="minorBidi" w:cstheme="minorBidi"/>
              </w:rPr>
              <w:t>o</w:t>
            </w:r>
            <w:r w:rsidRPr="00C54977">
              <w:rPr>
                <w:rFonts w:asciiTheme="minorBidi" w:hAnsiTheme="minorBidi" w:cstheme="minorBidi"/>
                <w:spacing w:val="-1"/>
              </w:rPr>
              <w:t xml:space="preserve"> </w:t>
            </w:r>
            <w:r w:rsidRPr="00C54977">
              <w:rPr>
                <w:rFonts w:asciiTheme="minorBidi" w:hAnsiTheme="minorBidi" w:cstheme="minorBidi"/>
                <w:spacing w:val="1"/>
              </w:rPr>
              <w:t>th</w:t>
            </w:r>
            <w:r w:rsidRPr="00C54977">
              <w:rPr>
                <w:rFonts w:asciiTheme="minorBidi" w:hAnsiTheme="minorBidi" w:cstheme="minorBidi"/>
              </w:rPr>
              <w:t>e</w:t>
            </w:r>
            <w:r w:rsidRPr="00C54977">
              <w:rPr>
                <w:rFonts w:asciiTheme="minorBidi" w:hAnsiTheme="minorBidi" w:cstheme="minorBidi"/>
                <w:spacing w:val="-2"/>
              </w:rPr>
              <w:t xml:space="preserve"> </w:t>
            </w:r>
            <w:r w:rsidRPr="00C54977">
              <w:rPr>
                <w:rFonts w:asciiTheme="minorBidi" w:hAnsiTheme="minorBidi" w:cstheme="minorBidi"/>
                <w:spacing w:val="-1"/>
              </w:rPr>
              <w:t>n</w:t>
            </w:r>
            <w:r w:rsidRPr="00C54977">
              <w:rPr>
                <w:rFonts w:asciiTheme="minorBidi" w:hAnsiTheme="minorBidi" w:cstheme="minorBidi"/>
              </w:rPr>
              <w:t>o</w:t>
            </w:r>
            <w:r w:rsidRPr="00C54977">
              <w:rPr>
                <w:rFonts w:asciiTheme="minorBidi" w:hAnsiTheme="minorBidi" w:cstheme="minorBidi"/>
                <w:spacing w:val="1"/>
              </w:rPr>
              <w:t>m</w:t>
            </w:r>
            <w:r w:rsidRPr="00C54977">
              <w:rPr>
                <w:rFonts w:asciiTheme="minorBidi" w:hAnsiTheme="minorBidi" w:cstheme="minorBidi"/>
              </w:rPr>
              <w:t>i</w:t>
            </w:r>
            <w:r w:rsidRPr="00C54977">
              <w:rPr>
                <w:rFonts w:asciiTheme="minorBidi" w:hAnsiTheme="minorBidi" w:cstheme="minorBidi"/>
                <w:spacing w:val="1"/>
              </w:rPr>
              <w:t>na</w:t>
            </w:r>
            <w:r w:rsidRPr="00C54977">
              <w:rPr>
                <w:rFonts w:asciiTheme="minorBidi" w:hAnsiTheme="minorBidi" w:cstheme="minorBidi"/>
              </w:rPr>
              <w:t>l</w:t>
            </w:r>
            <w:r w:rsidRPr="00C54977">
              <w:rPr>
                <w:rFonts w:asciiTheme="minorBidi" w:hAnsiTheme="minorBidi" w:cstheme="minorBidi"/>
                <w:spacing w:val="-7"/>
              </w:rPr>
              <w:t xml:space="preserve"> </w:t>
            </w:r>
            <w:r w:rsidRPr="00C54977">
              <w:rPr>
                <w:rFonts w:asciiTheme="minorBidi" w:hAnsiTheme="minorBidi" w:cstheme="minorBidi"/>
                <w:spacing w:val="1"/>
              </w:rPr>
              <w:t>ca</w:t>
            </w:r>
            <w:r w:rsidRPr="00C54977">
              <w:rPr>
                <w:rFonts w:asciiTheme="minorBidi" w:hAnsiTheme="minorBidi" w:cstheme="minorBidi"/>
              </w:rPr>
              <w:t>s</w:t>
            </w:r>
            <w:r w:rsidRPr="00C54977">
              <w:rPr>
                <w:rFonts w:asciiTheme="minorBidi" w:hAnsiTheme="minorBidi" w:cstheme="minorBidi"/>
                <w:spacing w:val="1"/>
              </w:rPr>
              <w:t>e</w:t>
            </w:r>
            <w:r w:rsidRPr="00C54977">
              <w:rPr>
                <w:rFonts w:asciiTheme="minorBidi" w:hAnsiTheme="minorBidi" w:cstheme="minorBidi"/>
              </w:rPr>
              <w:t>s</w:t>
            </w:r>
          </w:p>
          <w:p w:rsidR="00980032" w:rsidRPr="00C54977" w:rsidRDefault="00980032" w:rsidP="001A4A0A">
            <w:pPr>
              <w:pStyle w:val="ListNumberUC"/>
              <w:rPr>
                <w:rFonts w:asciiTheme="minorBidi" w:hAnsiTheme="minorBidi" w:cstheme="minorBidi"/>
              </w:rPr>
            </w:pPr>
            <w:r w:rsidRPr="00C54977">
              <w:rPr>
                <w:rFonts w:asciiTheme="minorBidi" w:hAnsiTheme="minorBidi" w:cstheme="minorBidi"/>
              </w:rPr>
              <w:t>A</w:t>
            </w:r>
            <w:r>
              <w:rPr>
                <w:rFonts w:asciiTheme="minorBidi" w:hAnsiTheme="minorBidi" w:cstheme="minorBidi"/>
              </w:rPr>
              <w:t>2</w:t>
            </w:r>
            <w:r w:rsidRPr="00C54977">
              <w:rPr>
                <w:rFonts w:asciiTheme="minorBidi" w:hAnsiTheme="minorBidi" w:cstheme="minorBidi"/>
              </w:rPr>
              <w:t xml:space="preserve">: </w:t>
            </w:r>
            <w:r>
              <w:rPr>
                <w:rFonts w:asciiTheme="minorBidi" w:hAnsiTheme="minorBidi" w:cstheme="minorBidi"/>
              </w:rPr>
              <w:t xml:space="preserve">New value of </w:t>
            </w:r>
            <w:r>
              <w:t>Max Consumption Allowance is lower than current accumulator value</w:t>
            </w:r>
          </w:p>
          <w:p w:rsidR="00980032" w:rsidRDefault="00980032" w:rsidP="005E61D6">
            <w:pPr>
              <w:pStyle w:val="ListNumberUC"/>
              <w:numPr>
                <w:ilvl w:val="0"/>
                <w:numId w:val="189"/>
              </w:numPr>
              <w:rPr>
                <w:rFonts w:asciiTheme="minorBidi" w:hAnsiTheme="minorBidi" w:cstheme="minorBidi"/>
              </w:rPr>
            </w:pPr>
            <w:r w:rsidRPr="00940557">
              <w:rPr>
                <w:rFonts w:asciiTheme="minorBidi" w:hAnsiTheme="minorBidi" w:cstheme="minorBidi"/>
              </w:rPr>
              <w:t>Application displays a warning message like “</w:t>
            </w:r>
            <w:r w:rsidRPr="00940557">
              <w:rPr>
                <w:rFonts w:asciiTheme="minorBidi" w:hAnsiTheme="minorBidi" w:cstheme="minorBidi"/>
                <w:iCs/>
                <w:szCs w:val="22"/>
              </w:rPr>
              <w:t>The entered Value is less than the current accumulator value so future usage will be prohibited”</w:t>
            </w:r>
            <w:r w:rsidRPr="00940557">
              <w:rPr>
                <w:rFonts w:asciiTheme="minorBidi" w:hAnsiTheme="minorBidi" w:cstheme="minorBidi"/>
              </w:rPr>
              <w:t xml:space="preserve"> </w:t>
            </w:r>
          </w:p>
          <w:p w:rsidR="00980032" w:rsidRPr="00940557" w:rsidRDefault="00980032" w:rsidP="005E61D6">
            <w:pPr>
              <w:pStyle w:val="ListNumberUC"/>
              <w:numPr>
                <w:ilvl w:val="0"/>
                <w:numId w:val="189"/>
              </w:numPr>
              <w:rPr>
                <w:rFonts w:asciiTheme="minorBidi" w:hAnsiTheme="minorBidi" w:cstheme="minorBidi"/>
              </w:rPr>
            </w:pPr>
            <w:r>
              <w:rPr>
                <w:rFonts w:asciiTheme="minorBidi" w:hAnsiTheme="minorBidi" w:cstheme="minorBidi"/>
              </w:rPr>
              <w:t>User selects confirms</w:t>
            </w:r>
          </w:p>
          <w:p w:rsidR="00980032" w:rsidRPr="00C54977" w:rsidRDefault="00980032" w:rsidP="005E61D6">
            <w:pPr>
              <w:pStyle w:val="ListNumberUC"/>
              <w:numPr>
                <w:ilvl w:val="0"/>
                <w:numId w:val="189"/>
              </w:numPr>
              <w:rPr>
                <w:rFonts w:asciiTheme="minorBidi" w:hAnsiTheme="minorBidi" w:cstheme="minorBidi"/>
              </w:rPr>
            </w:pPr>
            <w:r w:rsidRPr="00C54977">
              <w:rPr>
                <w:rFonts w:asciiTheme="minorBidi" w:hAnsiTheme="minorBidi" w:cstheme="minorBidi"/>
                <w:spacing w:val="1"/>
              </w:rPr>
              <w:t>N</w:t>
            </w:r>
            <w:r w:rsidRPr="00C54977">
              <w:rPr>
                <w:rFonts w:asciiTheme="minorBidi" w:hAnsiTheme="minorBidi" w:cstheme="minorBidi"/>
                <w:spacing w:val="-1"/>
              </w:rPr>
              <w:t>e</w:t>
            </w:r>
            <w:r w:rsidRPr="00C54977">
              <w:rPr>
                <w:rFonts w:asciiTheme="minorBidi" w:hAnsiTheme="minorBidi" w:cstheme="minorBidi"/>
                <w:spacing w:val="1"/>
              </w:rPr>
              <w:t>x</w:t>
            </w:r>
            <w:r w:rsidRPr="00C54977">
              <w:rPr>
                <w:rFonts w:asciiTheme="minorBidi" w:hAnsiTheme="minorBidi" w:cstheme="minorBidi"/>
              </w:rPr>
              <w:t>t</w:t>
            </w:r>
            <w:r w:rsidRPr="00C54977">
              <w:rPr>
                <w:rFonts w:asciiTheme="minorBidi" w:hAnsiTheme="minorBidi" w:cstheme="minorBidi"/>
                <w:spacing w:val="-4"/>
              </w:rPr>
              <w:t xml:space="preserve"> </w:t>
            </w:r>
            <w:r w:rsidRPr="00C54977">
              <w:rPr>
                <w:rFonts w:asciiTheme="minorBidi" w:hAnsiTheme="minorBidi" w:cstheme="minorBidi"/>
                <w:spacing w:val="1"/>
              </w:rPr>
              <w:t>step</w:t>
            </w:r>
            <w:r w:rsidRPr="00C54977">
              <w:rPr>
                <w:rFonts w:asciiTheme="minorBidi" w:hAnsiTheme="minorBidi" w:cstheme="minorBidi"/>
              </w:rPr>
              <w:t>s</w:t>
            </w:r>
            <w:r w:rsidRPr="00C54977">
              <w:rPr>
                <w:rFonts w:asciiTheme="minorBidi" w:hAnsiTheme="minorBidi" w:cstheme="minorBidi"/>
                <w:spacing w:val="-3"/>
              </w:rPr>
              <w:t xml:space="preserve"> </w:t>
            </w:r>
            <w:r w:rsidRPr="00C54977">
              <w:rPr>
                <w:rFonts w:asciiTheme="minorBidi" w:hAnsiTheme="minorBidi" w:cstheme="minorBidi"/>
                <w:spacing w:val="1"/>
              </w:rPr>
              <w:t>a</w:t>
            </w:r>
            <w:r w:rsidRPr="00C54977">
              <w:rPr>
                <w:rFonts w:asciiTheme="minorBidi" w:hAnsiTheme="minorBidi" w:cstheme="minorBidi"/>
                <w:spacing w:val="-3"/>
              </w:rPr>
              <w:t>r</w:t>
            </w:r>
            <w:r w:rsidRPr="00C54977">
              <w:rPr>
                <w:rFonts w:asciiTheme="minorBidi" w:hAnsiTheme="minorBidi" w:cstheme="minorBidi"/>
              </w:rPr>
              <w:t>e</w:t>
            </w:r>
            <w:r w:rsidRPr="00C54977">
              <w:rPr>
                <w:rFonts w:asciiTheme="minorBidi" w:hAnsiTheme="minorBidi" w:cstheme="minorBidi"/>
                <w:spacing w:val="-3"/>
              </w:rPr>
              <w:t xml:space="preserve"> </w:t>
            </w:r>
            <w:r w:rsidRPr="00C54977">
              <w:rPr>
                <w:rFonts w:asciiTheme="minorBidi" w:hAnsiTheme="minorBidi" w:cstheme="minorBidi"/>
                <w:spacing w:val="1"/>
              </w:rPr>
              <w:t>s</w:t>
            </w:r>
            <w:r w:rsidRPr="00C54977">
              <w:rPr>
                <w:rFonts w:asciiTheme="minorBidi" w:hAnsiTheme="minorBidi" w:cstheme="minorBidi"/>
              </w:rPr>
              <w:t>i</w:t>
            </w:r>
            <w:r w:rsidRPr="00C54977">
              <w:rPr>
                <w:rFonts w:asciiTheme="minorBidi" w:hAnsiTheme="minorBidi" w:cstheme="minorBidi"/>
                <w:spacing w:val="1"/>
              </w:rPr>
              <w:t>mi</w:t>
            </w:r>
            <w:r w:rsidRPr="00C54977">
              <w:rPr>
                <w:rFonts w:asciiTheme="minorBidi" w:hAnsiTheme="minorBidi" w:cstheme="minorBidi"/>
              </w:rPr>
              <w:t>lar</w:t>
            </w:r>
            <w:r w:rsidRPr="00C54977">
              <w:rPr>
                <w:rFonts w:asciiTheme="minorBidi" w:hAnsiTheme="minorBidi" w:cstheme="minorBidi"/>
                <w:spacing w:val="-5"/>
              </w:rPr>
              <w:t xml:space="preserve"> </w:t>
            </w:r>
            <w:r w:rsidRPr="00C54977">
              <w:rPr>
                <w:rFonts w:asciiTheme="minorBidi" w:hAnsiTheme="minorBidi" w:cstheme="minorBidi"/>
                <w:spacing w:val="1"/>
              </w:rPr>
              <w:t>t</w:t>
            </w:r>
            <w:r w:rsidRPr="00C54977">
              <w:rPr>
                <w:rFonts w:asciiTheme="minorBidi" w:hAnsiTheme="minorBidi" w:cstheme="minorBidi"/>
              </w:rPr>
              <w:t>o</w:t>
            </w:r>
            <w:r w:rsidRPr="00C54977">
              <w:rPr>
                <w:rFonts w:asciiTheme="minorBidi" w:hAnsiTheme="minorBidi" w:cstheme="minorBidi"/>
                <w:spacing w:val="-1"/>
              </w:rPr>
              <w:t xml:space="preserve"> </w:t>
            </w:r>
            <w:r w:rsidRPr="00C54977">
              <w:rPr>
                <w:rFonts w:asciiTheme="minorBidi" w:hAnsiTheme="minorBidi" w:cstheme="minorBidi"/>
                <w:spacing w:val="1"/>
              </w:rPr>
              <w:t>th</w:t>
            </w:r>
            <w:r w:rsidRPr="00C54977">
              <w:rPr>
                <w:rFonts w:asciiTheme="minorBidi" w:hAnsiTheme="minorBidi" w:cstheme="minorBidi"/>
              </w:rPr>
              <w:t>e</w:t>
            </w:r>
            <w:r w:rsidRPr="00C54977">
              <w:rPr>
                <w:rFonts w:asciiTheme="minorBidi" w:hAnsiTheme="minorBidi" w:cstheme="minorBidi"/>
                <w:spacing w:val="-2"/>
              </w:rPr>
              <w:t xml:space="preserve"> </w:t>
            </w:r>
            <w:r w:rsidRPr="00C54977">
              <w:rPr>
                <w:rFonts w:asciiTheme="minorBidi" w:hAnsiTheme="minorBidi" w:cstheme="minorBidi"/>
                <w:spacing w:val="-1"/>
              </w:rPr>
              <w:t>n</w:t>
            </w:r>
            <w:r w:rsidRPr="00C54977">
              <w:rPr>
                <w:rFonts w:asciiTheme="minorBidi" w:hAnsiTheme="minorBidi" w:cstheme="minorBidi"/>
              </w:rPr>
              <w:t>o</w:t>
            </w:r>
            <w:r w:rsidRPr="00C54977">
              <w:rPr>
                <w:rFonts w:asciiTheme="minorBidi" w:hAnsiTheme="minorBidi" w:cstheme="minorBidi"/>
                <w:spacing w:val="1"/>
              </w:rPr>
              <w:t>m</w:t>
            </w:r>
            <w:r w:rsidRPr="00C54977">
              <w:rPr>
                <w:rFonts w:asciiTheme="minorBidi" w:hAnsiTheme="minorBidi" w:cstheme="minorBidi"/>
              </w:rPr>
              <w:t>i</w:t>
            </w:r>
            <w:r w:rsidRPr="00C54977">
              <w:rPr>
                <w:rFonts w:asciiTheme="minorBidi" w:hAnsiTheme="minorBidi" w:cstheme="minorBidi"/>
                <w:spacing w:val="1"/>
              </w:rPr>
              <w:t>na</w:t>
            </w:r>
            <w:r w:rsidRPr="00C54977">
              <w:rPr>
                <w:rFonts w:asciiTheme="minorBidi" w:hAnsiTheme="minorBidi" w:cstheme="minorBidi"/>
              </w:rPr>
              <w:t>l</w:t>
            </w:r>
            <w:r w:rsidRPr="00C54977">
              <w:rPr>
                <w:rFonts w:asciiTheme="minorBidi" w:hAnsiTheme="minorBidi" w:cstheme="minorBidi"/>
                <w:spacing w:val="-7"/>
              </w:rPr>
              <w:t xml:space="preserve"> </w:t>
            </w:r>
            <w:r w:rsidRPr="00C54977">
              <w:rPr>
                <w:rFonts w:asciiTheme="minorBidi" w:hAnsiTheme="minorBidi" w:cstheme="minorBidi"/>
                <w:spacing w:val="1"/>
              </w:rPr>
              <w:t>ca</w:t>
            </w:r>
            <w:r w:rsidRPr="00C54977">
              <w:rPr>
                <w:rFonts w:asciiTheme="minorBidi" w:hAnsiTheme="minorBidi" w:cstheme="minorBidi"/>
              </w:rPr>
              <w:t>s</w:t>
            </w:r>
            <w:r w:rsidRPr="00C54977">
              <w:rPr>
                <w:rFonts w:asciiTheme="minorBidi" w:hAnsiTheme="minorBidi" w:cstheme="minorBidi"/>
                <w:spacing w:val="1"/>
              </w:rPr>
              <w:t>e</w:t>
            </w:r>
            <w:r w:rsidRPr="00C54977">
              <w:rPr>
                <w:rFonts w:asciiTheme="minorBidi" w:hAnsiTheme="minorBidi" w:cstheme="minorBidi"/>
              </w:rPr>
              <w:t>s</w:t>
            </w:r>
          </w:p>
          <w:p w:rsidR="00980032" w:rsidRDefault="00980032" w:rsidP="001A4A0A">
            <w:pPr>
              <w:widowControl w:val="0"/>
              <w:autoSpaceDE w:val="0"/>
              <w:autoSpaceDN w:val="0"/>
              <w:adjustRightInd w:val="0"/>
              <w:spacing w:before="30"/>
              <w:rPr>
                <w:rFonts w:asciiTheme="minorBidi" w:hAnsiTheme="minorBidi" w:cstheme="minorBidi"/>
              </w:rPr>
            </w:pPr>
            <w:r w:rsidRPr="00C54977">
              <w:rPr>
                <w:rFonts w:asciiTheme="minorBidi" w:hAnsiTheme="minorBidi" w:cstheme="minorBidi"/>
              </w:rPr>
              <w:t>A</w:t>
            </w:r>
            <w:r>
              <w:rPr>
                <w:rFonts w:asciiTheme="minorBidi" w:hAnsiTheme="minorBidi" w:cstheme="minorBidi"/>
              </w:rPr>
              <w:t>3</w:t>
            </w:r>
            <w:r w:rsidRPr="00C54977">
              <w:rPr>
                <w:rFonts w:asciiTheme="minorBidi" w:hAnsiTheme="minorBidi" w:cstheme="minorBidi"/>
              </w:rPr>
              <w:t>:</w:t>
            </w:r>
            <w:r w:rsidRPr="00C54977">
              <w:rPr>
                <w:rFonts w:asciiTheme="minorBidi" w:hAnsiTheme="minorBidi" w:cstheme="minorBidi"/>
                <w:spacing w:val="-2"/>
              </w:rPr>
              <w:t xml:space="preserve"> </w:t>
            </w:r>
            <w:r w:rsidRPr="00C54977">
              <w:rPr>
                <w:rFonts w:asciiTheme="minorBidi" w:hAnsiTheme="minorBidi" w:cstheme="minorBidi"/>
                <w:spacing w:val="-11"/>
              </w:rPr>
              <w:t>T</w:t>
            </w:r>
            <w:r w:rsidRPr="00C54977">
              <w:rPr>
                <w:rFonts w:asciiTheme="minorBidi" w:hAnsiTheme="minorBidi" w:cstheme="minorBidi"/>
              </w:rPr>
              <w:t>imeout</w:t>
            </w:r>
            <w:r w:rsidRPr="00C54977">
              <w:rPr>
                <w:rFonts w:asciiTheme="minorBidi" w:hAnsiTheme="minorBidi" w:cstheme="minorBidi"/>
                <w:spacing w:val="-7"/>
              </w:rPr>
              <w:t xml:space="preserve"> </w:t>
            </w:r>
            <w:r w:rsidRPr="00C54977">
              <w:rPr>
                <w:rFonts w:asciiTheme="minorBidi" w:hAnsiTheme="minorBidi" w:cstheme="minorBidi"/>
              </w:rPr>
              <w:t>has</w:t>
            </w:r>
            <w:r w:rsidRPr="00C54977">
              <w:rPr>
                <w:rFonts w:asciiTheme="minorBidi" w:hAnsiTheme="minorBidi" w:cstheme="minorBidi"/>
                <w:spacing w:val="-2"/>
              </w:rPr>
              <w:t xml:space="preserve"> </w:t>
            </w:r>
            <w:r w:rsidRPr="00C54977">
              <w:rPr>
                <w:rFonts w:asciiTheme="minorBidi" w:hAnsiTheme="minorBidi" w:cstheme="minorBidi"/>
              </w:rPr>
              <w:t>been</w:t>
            </w:r>
            <w:r w:rsidRPr="00C54977">
              <w:rPr>
                <w:rFonts w:asciiTheme="minorBidi" w:hAnsiTheme="minorBidi" w:cstheme="minorBidi"/>
                <w:spacing w:val="-4"/>
              </w:rPr>
              <w:t xml:space="preserve"> </w:t>
            </w:r>
            <w:r w:rsidRPr="00C54977">
              <w:rPr>
                <w:rFonts w:asciiTheme="minorBidi" w:hAnsiTheme="minorBidi" w:cstheme="minorBidi"/>
                <w:spacing w:val="-3"/>
              </w:rPr>
              <w:t>r</w:t>
            </w:r>
            <w:r w:rsidRPr="00C54977">
              <w:rPr>
                <w:rFonts w:asciiTheme="minorBidi" w:hAnsiTheme="minorBidi" w:cstheme="minorBidi"/>
                <w:spacing w:val="1"/>
              </w:rPr>
              <w:t>e</w:t>
            </w:r>
            <w:r w:rsidRPr="00C54977">
              <w:rPr>
                <w:rFonts w:asciiTheme="minorBidi" w:hAnsiTheme="minorBidi" w:cstheme="minorBidi"/>
              </w:rPr>
              <w:t>ached</w:t>
            </w:r>
            <w:r w:rsidRPr="00C54977">
              <w:rPr>
                <w:rFonts w:asciiTheme="minorBidi" w:hAnsiTheme="minorBidi" w:cstheme="minorBidi"/>
                <w:spacing w:val="-6"/>
              </w:rPr>
              <w:t xml:space="preserve"> </w:t>
            </w:r>
            <w:proofErr w:type="spellStart"/>
            <w:r w:rsidRPr="00C54977">
              <w:rPr>
                <w:rFonts w:asciiTheme="minorBidi" w:hAnsiTheme="minorBidi" w:cstheme="minorBidi"/>
              </w:rPr>
              <w:t>or</w:t>
            </w:r>
            <w:proofErr w:type="spellEnd"/>
            <w:r w:rsidRPr="00C54977">
              <w:rPr>
                <w:rFonts w:asciiTheme="minorBidi" w:hAnsiTheme="minorBidi" w:cstheme="minorBidi"/>
                <w:spacing w:val="-1"/>
              </w:rPr>
              <w:t xml:space="preserve"> </w:t>
            </w:r>
            <w:r w:rsidRPr="00C54977">
              <w:rPr>
                <w:rFonts w:asciiTheme="minorBidi" w:hAnsiTheme="minorBidi" w:cstheme="minorBidi"/>
              </w:rPr>
              <w:t>an</w:t>
            </w:r>
            <w:r w:rsidRPr="00C54977">
              <w:rPr>
                <w:rFonts w:asciiTheme="minorBidi" w:hAnsiTheme="minorBidi" w:cstheme="minorBidi"/>
                <w:spacing w:val="-2"/>
              </w:rPr>
              <w:t xml:space="preserve"> </w:t>
            </w:r>
            <w:r w:rsidRPr="00C54977">
              <w:rPr>
                <w:rFonts w:asciiTheme="minorBidi" w:hAnsiTheme="minorBidi" w:cstheme="minorBidi"/>
              </w:rPr>
              <w:t>er</w:t>
            </w:r>
            <w:r w:rsidRPr="00C54977">
              <w:rPr>
                <w:rFonts w:asciiTheme="minorBidi" w:hAnsiTheme="minorBidi" w:cstheme="minorBidi"/>
                <w:spacing w:val="-3"/>
              </w:rPr>
              <w:t>r</w:t>
            </w:r>
            <w:r w:rsidRPr="00C54977">
              <w:rPr>
                <w:rFonts w:asciiTheme="minorBidi" w:hAnsiTheme="minorBidi" w:cstheme="minorBidi"/>
              </w:rPr>
              <w:t>or</w:t>
            </w:r>
            <w:r w:rsidRPr="00C54977">
              <w:rPr>
                <w:rFonts w:asciiTheme="minorBidi" w:hAnsiTheme="minorBidi" w:cstheme="minorBidi"/>
                <w:spacing w:val="-4"/>
              </w:rPr>
              <w:t xml:space="preserve"> </w:t>
            </w:r>
            <w:r w:rsidRPr="00C54977">
              <w:rPr>
                <w:rFonts w:asciiTheme="minorBidi" w:hAnsiTheme="minorBidi" w:cstheme="minorBidi"/>
              </w:rPr>
              <w:t>has</w:t>
            </w:r>
            <w:r w:rsidRPr="00C54977">
              <w:rPr>
                <w:rFonts w:asciiTheme="minorBidi" w:hAnsiTheme="minorBidi" w:cstheme="minorBidi"/>
                <w:spacing w:val="-2"/>
              </w:rPr>
              <w:t xml:space="preserve"> </w:t>
            </w:r>
            <w:r w:rsidRPr="00C54977">
              <w:rPr>
                <w:rFonts w:asciiTheme="minorBidi" w:hAnsiTheme="minorBidi" w:cstheme="minorBidi"/>
              </w:rPr>
              <w:t>occur</w:t>
            </w:r>
            <w:r w:rsidRPr="00C54977">
              <w:rPr>
                <w:rFonts w:asciiTheme="minorBidi" w:hAnsiTheme="minorBidi" w:cstheme="minorBidi"/>
                <w:spacing w:val="-3"/>
              </w:rPr>
              <w:t>r</w:t>
            </w:r>
            <w:r w:rsidRPr="00C54977">
              <w:rPr>
                <w:rFonts w:asciiTheme="minorBidi" w:hAnsiTheme="minorBidi" w:cstheme="minorBidi"/>
                <w:spacing w:val="-1"/>
              </w:rPr>
              <w:t>e</w:t>
            </w:r>
            <w:r w:rsidRPr="00C54977">
              <w:rPr>
                <w:rFonts w:asciiTheme="minorBidi" w:hAnsiTheme="minorBidi" w:cstheme="minorBidi"/>
              </w:rPr>
              <w:t>d</w:t>
            </w:r>
          </w:p>
          <w:p w:rsidR="00980032" w:rsidRPr="00C54977" w:rsidRDefault="00980032" w:rsidP="005E61D6">
            <w:pPr>
              <w:pStyle w:val="ListNumberUC"/>
              <w:numPr>
                <w:ilvl w:val="0"/>
                <w:numId w:val="183"/>
              </w:numPr>
              <w:rPr>
                <w:rFonts w:asciiTheme="minorBidi" w:hAnsiTheme="minorBidi" w:cstheme="minorBidi"/>
              </w:rPr>
            </w:pPr>
            <w:r>
              <w:rPr>
                <w:rFonts w:asciiTheme="minorBidi" w:hAnsiTheme="minorBidi" w:cstheme="minorBidi"/>
              </w:rPr>
              <w:t>A</w:t>
            </w:r>
            <w:r w:rsidRPr="00C54977">
              <w:rPr>
                <w:rFonts w:asciiTheme="minorBidi" w:hAnsiTheme="minorBidi" w:cstheme="minorBidi"/>
              </w:rPr>
              <w:t>pp</w:t>
            </w:r>
            <w:r w:rsidRPr="00C54977">
              <w:rPr>
                <w:rFonts w:asciiTheme="minorBidi" w:hAnsiTheme="minorBidi" w:cstheme="minorBidi"/>
                <w:spacing w:val="1"/>
              </w:rPr>
              <w:t>l</w:t>
            </w:r>
            <w:r w:rsidRPr="00C54977">
              <w:rPr>
                <w:rFonts w:asciiTheme="minorBidi" w:hAnsiTheme="minorBidi" w:cstheme="minorBidi"/>
              </w:rPr>
              <w:t>ic</w:t>
            </w:r>
            <w:r w:rsidRPr="00C54977">
              <w:rPr>
                <w:rFonts w:asciiTheme="minorBidi" w:hAnsiTheme="minorBidi" w:cstheme="minorBidi"/>
                <w:spacing w:val="1"/>
              </w:rPr>
              <w:t>a</w:t>
            </w:r>
            <w:r w:rsidRPr="00C54977">
              <w:rPr>
                <w:rFonts w:asciiTheme="minorBidi" w:hAnsiTheme="minorBidi" w:cstheme="minorBidi"/>
              </w:rPr>
              <w:t>tion</w:t>
            </w:r>
            <w:r w:rsidRPr="00C54977">
              <w:rPr>
                <w:rFonts w:asciiTheme="minorBidi" w:hAnsiTheme="minorBidi" w:cstheme="minorBidi"/>
                <w:spacing w:val="-9"/>
              </w:rPr>
              <w:t xml:space="preserve"> </w:t>
            </w:r>
            <w:r w:rsidRPr="00C54977">
              <w:rPr>
                <w:rFonts w:asciiTheme="minorBidi" w:hAnsiTheme="minorBidi" w:cstheme="minorBidi"/>
                <w:spacing w:val="1"/>
              </w:rPr>
              <w:t>d</w:t>
            </w:r>
            <w:r w:rsidRPr="00C54977">
              <w:rPr>
                <w:rFonts w:asciiTheme="minorBidi" w:hAnsiTheme="minorBidi" w:cstheme="minorBidi"/>
              </w:rPr>
              <w:t>i</w:t>
            </w:r>
            <w:r w:rsidRPr="00C54977">
              <w:rPr>
                <w:rFonts w:asciiTheme="minorBidi" w:hAnsiTheme="minorBidi" w:cstheme="minorBidi"/>
                <w:spacing w:val="1"/>
              </w:rPr>
              <w:t>s</w:t>
            </w:r>
            <w:r w:rsidRPr="00C54977">
              <w:rPr>
                <w:rFonts w:asciiTheme="minorBidi" w:hAnsiTheme="minorBidi" w:cstheme="minorBidi"/>
              </w:rPr>
              <w:t>pl</w:t>
            </w:r>
            <w:r w:rsidRPr="00C54977">
              <w:rPr>
                <w:rFonts w:asciiTheme="minorBidi" w:hAnsiTheme="minorBidi" w:cstheme="minorBidi"/>
                <w:spacing w:val="1"/>
              </w:rPr>
              <w:t>a</w:t>
            </w:r>
            <w:r w:rsidRPr="00C54977">
              <w:rPr>
                <w:rFonts w:asciiTheme="minorBidi" w:hAnsiTheme="minorBidi" w:cstheme="minorBidi"/>
              </w:rPr>
              <w:t>ys</w:t>
            </w:r>
            <w:r w:rsidRPr="00C54977">
              <w:rPr>
                <w:rFonts w:asciiTheme="minorBidi" w:hAnsiTheme="minorBidi" w:cstheme="minorBidi"/>
                <w:spacing w:val="-6"/>
              </w:rPr>
              <w:t xml:space="preserve"> </w:t>
            </w:r>
            <w:r w:rsidRPr="00C54977">
              <w:rPr>
                <w:rFonts w:asciiTheme="minorBidi" w:hAnsiTheme="minorBidi" w:cstheme="minorBidi"/>
              </w:rPr>
              <w:t>an</w:t>
            </w:r>
            <w:r w:rsidRPr="00C54977">
              <w:rPr>
                <w:rFonts w:asciiTheme="minorBidi" w:hAnsiTheme="minorBidi" w:cstheme="minorBidi"/>
                <w:spacing w:val="-3"/>
              </w:rPr>
              <w:t xml:space="preserve"> </w:t>
            </w:r>
            <w:r w:rsidRPr="00C54977">
              <w:rPr>
                <w:rFonts w:asciiTheme="minorBidi" w:hAnsiTheme="minorBidi" w:cstheme="minorBidi"/>
              </w:rPr>
              <w:t>er</w:t>
            </w:r>
            <w:r w:rsidRPr="00C54977">
              <w:rPr>
                <w:rFonts w:asciiTheme="minorBidi" w:hAnsiTheme="minorBidi" w:cstheme="minorBidi"/>
                <w:spacing w:val="-3"/>
              </w:rPr>
              <w:t>r</w:t>
            </w:r>
            <w:r w:rsidRPr="00C54977">
              <w:rPr>
                <w:rFonts w:asciiTheme="minorBidi" w:hAnsiTheme="minorBidi" w:cstheme="minorBidi"/>
              </w:rPr>
              <w:t>or</w:t>
            </w:r>
            <w:r w:rsidRPr="00C54977">
              <w:rPr>
                <w:rFonts w:asciiTheme="minorBidi" w:hAnsiTheme="minorBidi" w:cstheme="minorBidi"/>
                <w:spacing w:val="-5"/>
              </w:rPr>
              <w:t xml:space="preserve"> </w:t>
            </w:r>
            <w:r w:rsidRPr="00C54977">
              <w:rPr>
                <w:rFonts w:asciiTheme="minorBidi" w:hAnsiTheme="minorBidi" w:cstheme="minorBidi"/>
              </w:rPr>
              <w:t>me</w:t>
            </w:r>
            <w:r w:rsidRPr="00C54977">
              <w:rPr>
                <w:rFonts w:asciiTheme="minorBidi" w:hAnsiTheme="minorBidi" w:cstheme="minorBidi"/>
                <w:spacing w:val="1"/>
              </w:rPr>
              <w:t>s</w:t>
            </w:r>
            <w:r w:rsidRPr="00C54977">
              <w:rPr>
                <w:rFonts w:asciiTheme="minorBidi" w:hAnsiTheme="minorBidi" w:cstheme="minorBidi"/>
              </w:rPr>
              <w:t>s</w:t>
            </w:r>
            <w:r w:rsidRPr="00C54977">
              <w:rPr>
                <w:rFonts w:asciiTheme="minorBidi" w:hAnsiTheme="minorBidi" w:cstheme="minorBidi"/>
                <w:spacing w:val="1"/>
              </w:rPr>
              <w:t>a</w:t>
            </w:r>
            <w:r w:rsidRPr="00C54977">
              <w:rPr>
                <w:rFonts w:asciiTheme="minorBidi" w:hAnsiTheme="minorBidi" w:cstheme="minorBidi"/>
              </w:rPr>
              <w:t>ge</w:t>
            </w:r>
            <w:r w:rsidRPr="00C54977">
              <w:rPr>
                <w:rFonts w:asciiTheme="minorBidi" w:hAnsiTheme="minorBidi" w:cstheme="minorBidi"/>
                <w:spacing w:val="-6"/>
              </w:rPr>
              <w:t xml:space="preserve"> </w:t>
            </w:r>
            <w:r w:rsidRPr="00C54977">
              <w:rPr>
                <w:rFonts w:asciiTheme="minorBidi" w:hAnsiTheme="minorBidi" w:cstheme="minorBidi"/>
              </w:rPr>
              <w:t>in</w:t>
            </w:r>
            <w:r w:rsidRPr="00C54977">
              <w:rPr>
                <w:rFonts w:asciiTheme="minorBidi" w:hAnsiTheme="minorBidi" w:cstheme="minorBidi"/>
                <w:spacing w:val="1"/>
              </w:rPr>
              <w:t>f</w:t>
            </w:r>
            <w:r w:rsidRPr="00C54977">
              <w:rPr>
                <w:rFonts w:asciiTheme="minorBidi" w:hAnsiTheme="minorBidi" w:cstheme="minorBidi"/>
              </w:rPr>
              <w:t>orm</w:t>
            </w:r>
            <w:r w:rsidRPr="00C54977">
              <w:rPr>
                <w:rFonts w:asciiTheme="minorBidi" w:hAnsiTheme="minorBidi" w:cstheme="minorBidi"/>
                <w:spacing w:val="1"/>
              </w:rPr>
              <w:t>i</w:t>
            </w:r>
            <w:r w:rsidRPr="00C54977">
              <w:rPr>
                <w:rFonts w:asciiTheme="minorBidi" w:hAnsiTheme="minorBidi" w:cstheme="minorBidi"/>
              </w:rPr>
              <w:t xml:space="preserve">ng </w:t>
            </w:r>
            <w:r w:rsidRPr="00C54977">
              <w:rPr>
                <w:rFonts w:asciiTheme="minorBidi" w:hAnsiTheme="minorBidi" w:cstheme="minorBidi"/>
                <w:spacing w:val="1"/>
              </w:rPr>
              <w:t>t</w:t>
            </w:r>
            <w:r w:rsidRPr="00C54977">
              <w:rPr>
                <w:rFonts w:asciiTheme="minorBidi" w:hAnsiTheme="minorBidi" w:cstheme="minorBidi"/>
              </w:rPr>
              <w:t>he</w:t>
            </w:r>
            <w:r w:rsidRPr="00C54977">
              <w:rPr>
                <w:rFonts w:asciiTheme="minorBidi" w:hAnsiTheme="minorBidi" w:cstheme="minorBidi"/>
                <w:spacing w:val="-2"/>
              </w:rPr>
              <w:t xml:space="preserve"> </w:t>
            </w:r>
            <w:r w:rsidRPr="00C54977">
              <w:rPr>
                <w:rFonts w:asciiTheme="minorBidi" w:hAnsiTheme="minorBidi" w:cstheme="minorBidi"/>
              </w:rPr>
              <w:t>service</w:t>
            </w:r>
            <w:r w:rsidRPr="00C54977">
              <w:rPr>
                <w:rFonts w:asciiTheme="minorBidi" w:hAnsiTheme="minorBidi" w:cstheme="minorBidi"/>
                <w:spacing w:val="-7"/>
              </w:rPr>
              <w:t xml:space="preserve"> </w:t>
            </w:r>
            <w:r w:rsidRPr="00C54977">
              <w:rPr>
                <w:rFonts w:asciiTheme="minorBidi" w:hAnsiTheme="minorBidi" w:cstheme="minorBidi"/>
              </w:rPr>
              <w:t>is temporally</w:t>
            </w:r>
            <w:r w:rsidRPr="00C54977">
              <w:rPr>
                <w:rFonts w:asciiTheme="minorBidi" w:hAnsiTheme="minorBidi" w:cstheme="minorBidi"/>
                <w:spacing w:val="-11"/>
              </w:rPr>
              <w:t xml:space="preserve"> </w:t>
            </w:r>
            <w:r w:rsidRPr="00C54977">
              <w:rPr>
                <w:rFonts w:asciiTheme="minorBidi" w:hAnsiTheme="minorBidi" w:cstheme="minorBidi"/>
                <w:spacing w:val="1"/>
              </w:rPr>
              <w:t>u</w:t>
            </w:r>
            <w:r w:rsidRPr="00C54977">
              <w:rPr>
                <w:rFonts w:asciiTheme="minorBidi" w:hAnsiTheme="minorBidi" w:cstheme="minorBidi"/>
              </w:rPr>
              <w:t>nav</w:t>
            </w:r>
            <w:r w:rsidRPr="00C54977">
              <w:rPr>
                <w:rFonts w:asciiTheme="minorBidi" w:hAnsiTheme="minorBidi" w:cstheme="minorBidi"/>
                <w:spacing w:val="1"/>
              </w:rPr>
              <w:t>a</w:t>
            </w:r>
            <w:r w:rsidRPr="00C54977">
              <w:rPr>
                <w:rFonts w:asciiTheme="minorBidi" w:hAnsiTheme="minorBidi" w:cstheme="minorBidi"/>
              </w:rPr>
              <w:t>ilable</w:t>
            </w:r>
            <w:r w:rsidRPr="00C54977">
              <w:rPr>
                <w:rFonts w:asciiTheme="minorBidi" w:hAnsiTheme="minorBidi" w:cstheme="minorBidi"/>
                <w:spacing w:val="-9"/>
              </w:rPr>
              <w:t xml:space="preserve"> </w:t>
            </w:r>
            <w:r w:rsidRPr="00C54977">
              <w:rPr>
                <w:rFonts w:asciiTheme="minorBidi" w:hAnsiTheme="minorBidi" w:cstheme="minorBidi"/>
              </w:rPr>
              <w:t>and</w:t>
            </w:r>
            <w:r w:rsidRPr="00C54977">
              <w:rPr>
                <w:rFonts w:asciiTheme="minorBidi" w:hAnsiTheme="minorBidi" w:cstheme="minorBidi"/>
                <w:spacing w:val="-2"/>
              </w:rPr>
              <w:t xml:space="preserve"> </w:t>
            </w:r>
            <w:r w:rsidRPr="00C54977">
              <w:rPr>
                <w:rFonts w:asciiTheme="minorBidi" w:hAnsiTheme="minorBidi" w:cstheme="minorBidi"/>
              </w:rPr>
              <w:t>to</w:t>
            </w:r>
            <w:r w:rsidRPr="00C54977">
              <w:rPr>
                <w:rFonts w:asciiTheme="minorBidi" w:hAnsiTheme="minorBidi" w:cstheme="minorBidi"/>
                <w:spacing w:val="-3"/>
              </w:rPr>
              <w:t xml:space="preserve"> </w:t>
            </w:r>
            <w:r w:rsidRPr="00C54977">
              <w:rPr>
                <w:rFonts w:asciiTheme="minorBidi" w:hAnsiTheme="minorBidi" w:cstheme="minorBidi"/>
                <w:spacing w:val="1"/>
              </w:rPr>
              <w:t>tr</w:t>
            </w:r>
            <w:r w:rsidRPr="00C54977">
              <w:rPr>
                <w:rFonts w:asciiTheme="minorBidi" w:hAnsiTheme="minorBidi" w:cstheme="minorBidi"/>
              </w:rPr>
              <w:t>y</w:t>
            </w:r>
            <w:r w:rsidRPr="00C54977">
              <w:rPr>
                <w:rFonts w:asciiTheme="minorBidi" w:hAnsiTheme="minorBidi" w:cstheme="minorBidi"/>
                <w:spacing w:val="-2"/>
              </w:rPr>
              <w:t xml:space="preserve"> </w:t>
            </w:r>
            <w:r w:rsidRPr="00C54977">
              <w:rPr>
                <w:rFonts w:asciiTheme="minorBidi" w:hAnsiTheme="minorBidi" w:cstheme="minorBidi"/>
              </w:rPr>
              <w:t>l</w:t>
            </w:r>
            <w:r w:rsidRPr="00C54977">
              <w:rPr>
                <w:rFonts w:asciiTheme="minorBidi" w:hAnsiTheme="minorBidi" w:cstheme="minorBidi"/>
                <w:spacing w:val="1"/>
              </w:rPr>
              <w:t>a</w:t>
            </w:r>
            <w:r w:rsidRPr="00C54977">
              <w:rPr>
                <w:rFonts w:asciiTheme="minorBidi" w:hAnsiTheme="minorBidi" w:cstheme="minorBidi"/>
              </w:rPr>
              <w:t>ter</w:t>
            </w:r>
          </w:p>
          <w:p w:rsidR="00980032" w:rsidRDefault="00980032" w:rsidP="001A4A0A">
            <w:pPr>
              <w:widowControl w:val="0"/>
              <w:autoSpaceDE w:val="0"/>
              <w:autoSpaceDN w:val="0"/>
              <w:adjustRightInd w:val="0"/>
              <w:spacing w:before="48" w:line="240" w:lineRule="exact"/>
              <w:ind w:right="276"/>
              <w:rPr>
                <w:rFonts w:asciiTheme="minorBidi" w:hAnsiTheme="minorBidi" w:cstheme="minorBidi"/>
              </w:rPr>
            </w:pPr>
            <w:r w:rsidRPr="00C54977">
              <w:rPr>
                <w:rFonts w:asciiTheme="minorBidi" w:hAnsiTheme="minorBidi" w:cstheme="minorBidi"/>
                <w:spacing w:val="1"/>
              </w:rPr>
              <w:t>A</w:t>
            </w:r>
            <w:r>
              <w:rPr>
                <w:rFonts w:asciiTheme="minorBidi" w:hAnsiTheme="minorBidi" w:cstheme="minorBidi"/>
              </w:rPr>
              <w:t>4</w:t>
            </w:r>
            <w:r w:rsidRPr="00C54977">
              <w:rPr>
                <w:rFonts w:asciiTheme="minorBidi" w:hAnsiTheme="minorBidi" w:cstheme="minorBidi"/>
              </w:rPr>
              <w:t>:</w:t>
            </w:r>
            <w:r w:rsidRPr="00C54977">
              <w:rPr>
                <w:rFonts w:asciiTheme="minorBidi" w:hAnsiTheme="minorBidi" w:cstheme="minorBidi"/>
                <w:spacing w:val="-2"/>
              </w:rPr>
              <w:t xml:space="preserve"> </w:t>
            </w:r>
            <w:r w:rsidRPr="00C54977">
              <w:rPr>
                <w:rFonts w:asciiTheme="minorBidi" w:hAnsiTheme="minorBidi" w:cstheme="minorBidi"/>
              </w:rPr>
              <w:t>U</w:t>
            </w:r>
            <w:r w:rsidRPr="00C54977">
              <w:rPr>
                <w:rFonts w:asciiTheme="minorBidi" w:hAnsiTheme="minorBidi" w:cstheme="minorBidi"/>
                <w:spacing w:val="1"/>
              </w:rPr>
              <w:t>se</w:t>
            </w:r>
            <w:r w:rsidRPr="00C54977">
              <w:rPr>
                <w:rFonts w:asciiTheme="minorBidi" w:hAnsiTheme="minorBidi" w:cstheme="minorBidi"/>
              </w:rPr>
              <w:t>r</w:t>
            </w:r>
            <w:r w:rsidRPr="00C54977">
              <w:rPr>
                <w:rFonts w:asciiTheme="minorBidi" w:hAnsiTheme="minorBidi" w:cstheme="minorBidi"/>
                <w:spacing w:val="-4"/>
              </w:rPr>
              <w:t xml:space="preserve"> </w:t>
            </w:r>
            <w:r w:rsidRPr="00C54977">
              <w:rPr>
                <w:rFonts w:asciiTheme="minorBidi" w:hAnsiTheme="minorBidi" w:cstheme="minorBidi"/>
                <w:spacing w:val="1"/>
              </w:rPr>
              <w:t>se</w:t>
            </w:r>
            <w:r w:rsidRPr="00C54977">
              <w:rPr>
                <w:rFonts w:asciiTheme="minorBidi" w:hAnsiTheme="minorBidi" w:cstheme="minorBidi"/>
              </w:rPr>
              <w:t>ts</w:t>
            </w:r>
            <w:r w:rsidRPr="00C54977">
              <w:rPr>
                <w:rFonts w:asciiTheme="minorBidi" w:hAnsiTheme="minorBidi" w:cstheme="minorBidi"/>
                <w:spacing w:val="-3"/>
              </w:rPr>
              <w:t xml:space="preserve"> </w:t>
            </w:r>
            <w:r w:rsidRPr="00C54977">
              <w:rPr>
                <w:rFonts w:asciiTheme="minorBidi" w:hAnsiTheme="minorBidi" w:cstheme="minorBidi"/>
              </w:rPr>
              <w:t>the</w:t>
            </w:r>
            <w:r w:rsidRPr="00C54977">
              <w:rPr>
                <w:rFonts w:asciiTheme="minorBidi" w:hAnsiTheme="minorBidi" w:cstheme="minorBidi"/>
                <w:spacing w:val="-2"/>
              </w:rPr>
              <w:t xml:space="preserve"> </w:t>
            </w:r>
            <w:r w:rsidRPr="00C54977">
              <w:rPr>
                <w:rFonts w:asciiTheme="minorBidi" w:hAnsiTheme="minorBidi" w:cstheme="minorBidi"/>
              </w:rPr>
              <w:t>l</w:t>
            </w:r>
            <w:r w:rsidRPr="00C54977">
              <w:rPr>
                <w:rFonts w:asciiTheme="minorBidi" w:hAnsiTheme="minorBidi" w:cstheme="minorBidi"/>
                <w:spacing w:val="1"/>
              </w:rPr>
              <w:t>im</w:t>
            </w:r>
            <w:r w:rsidRPr="00C54977">
              <w:rPr>
                <w:rFonts w:asciiTheme="minorBidi" w:hAnsiTheme="minorBidi" w:cstheme="minorBidi"/>
              </w:rPr>
              <w:t>it</w:t>
            </w:r>
            <w:r w:rsidRPr="00C54977">
              <w:rPr>
                <w:rFonts w:asciiTheme="minorBidi" w:hAnsiTheme="minorBidi" w:cstheme="minorBidi"/>
                <w:spacing w:val="-4"/>
              </w:rPr>
              <w:t xml:space="preserve"> </w:t>
            </w:r>
            <w:r w:rsidRPr="00C54977">
              <w:rPr>
                <w:rFonts w:asciiTheme="minorBidi" w:hAnsiTheme="minorBidi" w:cstheme="minorBidi"/>
                <w:spacing w:val="1"/>
              </w:rPr>
              <w:t>t</w:t>
            </w:r>
            <w:r w:rsidRPr="00C54977">
              <w:rPr>
                <w:rFonts w:asciiTheme="minorBidi" w:hAnsiTheme="minorBidi" w:cstheme="minorBidi"/>
              </w:rPr>
              <w:t>o</w:t>
            </w:r>
            <w:r w:rsidRPr="00C54977">
              <w:rPr>
                <w:rFonts w:asciiTheme="minorBidi" w:hAnsiTheme="minorBidi" w:cstheme="minorBidi"/>
                <w:spacing w:val="-2"/>
              </w:rPr>
              <w:t xml:space="preserve"> </w:t>
            </w:r>
            <w:r w:rsidRPr="00C54977">
              <w:rPr>
                <w:rFonts w:asciiTheme="minorBidi" w:hAnsiTheme="minorBidi" w:cstheme="minorBidi"/>
                <w:spacing w:val="1"/>
              </w:rPr>
              <w:t>Un</w:t>
            </w:r>
            <w:r w:rsidRPr="00C54977">
              <w:rPr>
                <w:rFonts w:asciiTheme="minorBidi" w:hAnsiTheme="minorBidi" w:cstheme="minorBidi"/>
              </w:rPr>
              <w:t>l</w:t>
            </w:r>
            <w:r w:rsidRPr="00C54977">
              <w:rPr>
                <w:rFonts w:asciiTheme="minorBidi" w:hAnsiTheme="minorBidi" w:cstheme="minorBidi"/>
                <w:spacing w:val="1"/>
              </w:rPr>
              <w:t>im</w:t>
            </w:r>
            <w:r w:rsidRPr="00C54977">
              <w:rPr>
                <w:rFonts w:asciiTheme="minorBidi" w:hAnsiTheme="minorBidi" w:cstheme="minorBidi"/>
              </w:rPr>
              <w:t>i</w:t>
            </w:r>
            <w:r w:rsidRPr="00C54977">
              <w:rPr>
                <w:rFonts w:asciiTheme="minorBidi" w:hAnsiTheme="minorBidi" w:cstheme="minorBidi"/>
                <w:spacing w:val="1"/>
              </w:rPr>
              <w:t>t</w:t>
            </w:r>
            <w:r w:rsidRPr="00C54977">
              <w:rPr>
                <w:rFonts w:asciiTheme="minorBidi" w:hAnsiTheme="minorBidi" w:cstheme="minorBidi"/>
                <w:spacing w:val="-1"/>
              </w:rPr>
              <w:t>e</w:t>
            </w:r>
            <w:r w:rsidRPr="00C54977">
              <w:rPr>
                <w:rFonts w:asciiTheme="minorBidi" w:hAnsiTheme="minorBidi" w:cstheme="minorBidi"/>
              </w:rPr>
              <w:t>d</w:t>
            </w:r>
          </w:p>
          <w:p w:rsidR="00980032" w:rsidRDefault="00980032" w:rsidP="005E61D6">
            <w:pPr>
              <w:pStyle w:val="ListNumberUC"/>
              <w:numPr>
                <w:ilvl w:val="0"/>
                <w:numId w:val="184"/>
              </w:numPr>
              <w:rPr>
                <w:rFonts w:asciiTheme="minorBidi" w:hAnsiTheme="minorBidi" w:cstheme="minorBidi"/>
              </w:rPr>
            </w:pPr>
            <w:r>
              <w:rPr>
                <w:rFonts w:asciiTheme="minorBidi" w:hAnsiTheme="minorBidi" w:cstheme="minorBidi"/>
              </w:rPr>
              <w:t>A</w:t>
            </w:r>
            <w:r w:rsidRPr="00C54977">
              <w:rPr>
                <w:rFonts w:asciiTheme="minorBidi" w:hAnsiTheme="minorBidi" w:cstheme="minorBidi"/>
              </w:rPr>
              <w:t>pp</w:t>
            </w:r>
            <w:r w:rsidRPr="00C54977">
              <w:rPr>
                <w:rFonts w:asciiTheme="minorBidi" w:hAnsiTheme="minorBidi" w:cstheme="minorBidi"/>
                <w:spacing w:val="1"/>
              </w:rPr>
              <w:t>l</w:t>
            </w:r>
            <w:r w:rsidRPr="00C54977">
              <w:rPr>
                <w:rFonts w:asciiTheme="minorBidi" w:hAnsiTheme="minorBidi" w:cstheme="minorBidi"/>
              </w:rPr>
              <w:t>ic</w:t>
            </w:r>
            <w:r w:rsidRPr="00C54977">
              <w:rPr>
                <w:rFonts w:asciiTheme="minorBidi" w:hAnsiTheme="minorBidi" w:cstheme="minorBidi"/>
                <w:spacing w:val="1"/>
              </w:rPr>
              <w:t>a</w:t>
            </w:r>
            <w:r w:rsidRPr="00C54977">
              <w:rPr>
                <w:rFonts w:asciiTheme="minorBidi" w:hAnsiTheme="minorBidi" w:cstheme="minorBidi"/>
              </w:rPr>
              <w:t>tion</w:t>
            </w:r>
            <w:r w:rsidRPr="00C54977">
              <w:rPr>
                <w:rFonts w:asciiTheme="minorBidi" w:hAnsiTheme="minorBidi" w:cstheme="minorBidi"/>
                <w:spacing w:val="-9"/>
              </w:rPr>
              <w:t xml:space="preserve"> </w:t>
            </w:r>
            <w:r w:rsidRPr="00C54977">
              <w:rPr>
                <w:rFonts w:asciiTheme="minorBidi" w:hAnsiTheme="minorBidi" w:cstheme="minorBidi"/>
              </w:rPr>
              <w:t>ca</w:t>
            </w:r>
            <w:r w:rsidRPr="00C54977">
              <w:rPr>
                <w:rFonts w:asciiTheme="minorBidi" w:hAnsiTheme="minorBidi" w:cstheme="minorBidi"/>
                <w:spacing w:val="1"/>
              </w:rPr>
              <w:t>l</w:t>
            </w:r>
            <w:r w:rsidRPr="00C54977">
              <w:rPr>
                <w:rFonts w:asciiTheme="minorBidi" w:hAnsiTheme="minorBidi" w:cstheme="minorBidi"/>
              </w:rPr>
              <w:t>ls</w:t>
            </w:r>
            <w:r w:rsidRPr="00C54977">
              <w:rPr>
                <w:rFonts w:asciiTheme="minorBidi" w:hAnsiTheme="minorBidi" w:cstheme="minorBidi"/>
                <w:spacing w:val="-4"/>
              </w:rPr>
              <w:t xml:space="preserve"> </w:t>
            </w:r>
            <w:r w:rsidRPr="00C54977">
              <w:rPr>
                <w:rFonts w:asciiTheme="minorBidi" w:hAnsiTheme="minorBidi" w:cstheme="minorBidi"/>
                <w:spacing w:val="1"/>
              </w:rPr>
              <w:t>t</w:t>
            </w:r>
            <w:r w:rsidRPr="00C54977">
              <w:rPr>
                <w:rFonts w:asciiTheme="minorBidi" w:hAnsiTheme="minorBidi" w:cstheme="minorBidi"/>
              </w:rPr>
              <w:t>he</w:t>
            </w:r>
            <w:r w:rsidRPr="00C54977">
              <w:rPr>
                <w:rFonts w:asciiTheme="minorBidi" w:hAnsiTheme="minorBidi" w:cstheme="minorBidi"/>
                <w:spacing w:val="-2"/>
              </w:rPr>
              <w:t xml:space="preserve"> </w:t>
            </w:r>
            <w:r w:rsidRPr="00C54977">
              <w:rPr>
                <w:rFonts w:asciiTheme="minorBidi" w:hAnsiTheme="minorBidi" w:cstheme="minorBidi"/>
              </w:rPr>
              <w:t>b</w:t>
            </w:r>
            <w:r w:rsidRPr="00C54977">
              <w:rPr>
                <w:rFonts w:asciiTheme="minorBidi" w:hAnsiTheme="minorBidi" w:cstheme="minorBidi"/>
                <w:spacing w:val="1"/>
              </w:rPr>
              <w:t>i</w:t>
            </w:r>
            <w:r w:rsidRPr="00C54977">
              <w:rPr>
                <w:rFonts w:asciiTheme="minorBidi" w:hAnsiTheme="minorBidi" w:cstheme="minorBidi"/>
              </w:rPr>
              <w:t>l</w:t>
            </w:r>
            <w:r w:rsidRPr="00C54977">
              <w:rPr>
                <w:rFonts w:asciiTheme="minorBidi" w:hAnsiTheme="minorBidi" w:cstheme="minorBidi"/>
                <w:spacing w:val="1"/>
              </w:rPr>
              <w:t>l</w:t>
            </w:r>
            <w:r w:rsidRPr="00C54977">
              <w:rPr>
                <w:rFonts w:asciiTheme="minorBidi" w:hAnsiTheme="minorBidi" w:cstheme="minorBidi"/>
              </w:rPr>
              <w:t>ing</w:t>
            </w:r>
            <w:r w:rsidRPr="00C54977">
              <w:rPr>
                <w:rFonts w:asciiTheme="minorBidi" w:hAnsiTheme="minorBidi" w:cstheme="minorBidi"/>
                <w:spacing w:val="-6"/>
              </w:rPr>
              <w:t xml:space="preserve"> </w:t>
            </w:r>
            <w:r w:rsidRPr="00C54977">
              <w:rPr>
                <w:rFonts w:asciiTheme="minorBidi" w:hAnsiTheme="minorBidi" w:cstheme="minorBidi"/>
                <w:spacing w:val="1"/>
              </w:rPr>
              <w:t>t</w:t>
            </w:r>
            <w:r w:rsidRPr="00C54977">
              <w:rPr>
                <w:rFonts w:asciiTheme="minorBidi" w:hAnsiTheme="minorBidi" w:cstheme="minorBidi"/>
              </w:rPr>
              <w:t>o</w:t>
            </w:r>
            <w:r w:rsidRPr="00C54977">
              <w:rPr>
                <w:rFonts w:asciiTheme="minorBidi" w:hAnsiTheme="minorBidi" w:cstheme="minorBidi"/>
                <w:spacing w:val="-2"/>
              </w:rPr>
              <w:t xml:space="preserve"> </w:t>
            </w:r>
            <w:r w:rsidRPr="00C54977">
              <w:rPr>
                <w:rFonts w:asciiTheme="minorBidi" w:hAnsiTheme="minorBidi" w:cstheme="minorBidi"/>
                <w:spacing w:val="1"/>
              </w:rPr>
              <w:t>se</w:t>
            </w:r>
            <w:r w:rsidRPr="00C54977">
              <w:rPr>
                <w:rFonts w:asciiTheme="minorBidi" w:hAnsiTheme="minorBidi" w:cstheme="minorBidi"/>
              </w:rPr>
              <w:t>t</w:t>
            </w:r>
            <w:r w:rsidRPr="00C54977">
              <w:rPr>
                <w:rFonts w:asciiTheme="minorBidi" w:hAnsiTheme="minorBidi" w:cstheme="minorBidi"/>
                <w:spacing w:val="-1"/>
              </w:rPr>
              <w:t xml:space="preserve"> </w:t>
            </w:r>
            <w:r w:rsidRPr="00C54977">
              <w:rPr>
                <w:rFonts w:asciiTheme="minorBidi" w:hAnsiTheme="minorBidi" w:cstheme="minorBidi"/>
              </w:rPr>
              <w:t>the</w:t>
            </w:r>
            <w:r w:rsidRPr="00C54977">
              <w:rPr>
                <w:rFonts w:asciiTheme="minorBidi" w:hAnsiTheme="minorBidi" w:cstheme="minorBidi"/>
                <w:spacing w:val="-4"/>
              </w:rPr>
              <w:t xml:space="preserve"> </w:t>
            </w:r>
            <w:r w:rsidRPr="00C54977">
              <w:rPr>
                <w:rFonts w:asciiTheme="minorBidi" w:hAnsiTheme="minorBidi" w:cstheme="minorBidi"/>
                <w:spacing w:val="1"/>
              </w:rPr>
              <w:t>l</w:t>
            </w:r>
            <w:r w:rsidRPr="00C54977">
              <w:rPr>
                <w:rFonts w:asciiTheme="minorBidi" w:hAnsiTheme="minorBidi" w:cstheme="minorBidi"/>
              </w:rPr>
              <w:t>im</w:t>
            </w:r>
            <w:r w:rsidRPr="00C54977">
              <w:rPr>
                <w:rFonts w:asciiTheme="minorBidi" w:hAnsiTheme="minorBidi" w:cstheme="minorBidi"/>
                <w:spacing w:val="1"/>
              </w:rPr>
              <w:t>i</w:t>
            </w:r>
            <w:r w:rsidRPr="00C54977">
              <w:rPr>
                <w:rFonts w:asciiTheme="minorBidi" w:hAnsiTheme="minorBidi" w:cstheme="minorBidi"/>
              </w:rPr>
              <w:t>t</w:t>
            </w:r>
            <w:r w:rsidRPr="00C54977">
              <w:rPr>
                <w:rFonts w:asciiTheme="minorBidi" w:hAnsiTheme="minorBidi" w:cstheme="minorBidi"/>
                <w:spacing w:val="-3"/>
              </w:rPr>
              <w:t xml:space="preserve"> </w:t>
            </w:r>
            <w:r w:rsidRPr="00C54977">
              <w:rPr>
                <w:rFonts w:asciiTheme="minorBidi" w:hAnsiTheme="minorBidi" w:cstheme="minorBidi"/>
              </w:rPr>
              <w:t>to</w:t>
            </w:r>
            <w:r w:rsidRPr="00C54977">
              <w:rPr>
                <w:rFonts w:asciiTheme="minorBidi" w:hAnsiTheme="minorBidi" w:cstheme="minorBidi"/>
                <w:spacing w:val="-1"/>
              </w:rPr>
              <w:t xml:space="preserve"> </w:t>
            </w:r>
            <w:r w:rsidRPr="00C54977">
              <w:rPr>
                <w:rFonts w:asciiTheme="minorBidi" w:hAnsiTheme="minorBidi" w:cstheme="minorBidi"/>
              </w:rPr>
              <w:t>unlimited</w:t>
            </w:r>
          </w:p>
          <w:p w:rsidR="00980032" w:rsidRPr="00C54977" w:rsidRDefault="00980032" w:rsidP="005E61D6">
            <w:pPr>
              <w:pStyle w:val="ListNumberUC"/>
              <w:numPr>
                <w:ilvl w:val="0"/>
                <w:numId w:val="184"/>
              </w:numPr>
              <w:rPr>
                <w:rFonts w:asciiTheme="minorBidi" w:hAnsiTheme="minorBidi" w:cstheme="minorBidi"/>
              </w:rPr>
            </w:pPr>
            <w:r w:rsidRPr="00C54977">
              <w:rPr>
                <w:rFonts w:asciiTheme="minorBidi" w:hAnsiTheme="minorBidi" w:cstheme="minorBidi"/>
                <w:spacing w:val="1"/>
              </w:rPr>
              <w:t>N</w:t>
            </w:r>
            <w:r w:rsidRPr="00C54977">
              <w:rPr>
                <w:rFonts w:asciiTheme="minorBidi" w:hAnsiTheme="minorBidi" w:cstheme="minorBidi"/>
                <w:spacing w:val="-1"/>
              </w:rPr>
              <w:t>e</w:t>
            </w:r>
            <w:r w:rsidRPr="00C54977">
              <w:rPr>
                <w:rFonts w:asciiTheme="minorBidi" w:hAnsiTheme="minorBidi" w:cstheme="minorBidi"/>
                <w:spacing w:val="1"/>
              </w:rPr>
              <w:t>x</w:t>
            </w:r>
            <w:r w:rsidRPr="00C54977">
              <w:rPr>
                <w:rFonts w:asciiTheme="minorBidi" w:hAnsiTheme="minorBidi" w:cstheme="minorBidi"/>
              </w:rPr>
              <w:t>t</w:t>
            </w:r>
            <w:r w:rsidRPr="00C54977">
              <w:rPr>
                <w:rFonts w:asciiTheme="minorBidi" w:hAnsiTheme="minorBidi" w:cstheme="minorBidi"/>
                <w:spacing w:val="-4"/>
              </w:rPr>
              <w:t xml:space="preserve"> </w:t>
            </w:r>
            <w:r w:rsidRPr="00C54977">
              <w:rPr>
                <w:rFonts w:asciiTheme="minorBidi" w:hAnsiTheme="minorBidi" w:cstheme="minorBidi"/>
                <w:spacing w:val="1"/>
              </w:rPr>
              <w:t>step</w:t>
            </w:r>
            <w:r w:rsidRPr="00C54977">
              <w:rPr>
                <w:rFonts w:asciiTheme="minorBidi" w:hAnsiTheme="minorBidi" w:cstheme="minorBidi"/>
              </w:rPr>
              <w:t>s</w:t>
            </w:r>
            <w:r w:rsidRPr="00C54977">
              <w:rPr>
                <w:rFonts w:asciiTheme="minorBidi" w:hAnsiTheme="minorBidi" w:cstheme="minorBidi"/>
                <w:spacing w:val="-3"/>
              </w:rPr>
              <w:t xml:space="preserve"> </w:t>
            </w:r>
            <w:r w:rsidRPr="00C54977">
              <w:rPr>
                <w:rFonts w:asciiTheme="minorBidi" w:hAnsiTheme="minorBidi" w:cstheme="minorBidi"/>
                <w:spacing w:val="1"/>
              </w:rPr>
              <w:t>a</w:t>
            </w:r>
            <w:r w:rsidRPr="00C54977">
              <w:rPr>
                <w:rFonts w:asciiTheme="minorBidi" w:hAnsiTheme="minorBidi" w:cstheme="minorBidi"/>
                <w:spacing w:val="-3"/>
              </w:rPr>
              <w:t>r</w:t>
            </w:r>
            <w:r w:rsidRPr="00C54977">
              <w:rPr>
                <w:rFonts w:asciiTheme="minorBidi" w:hAnsiTheme="minorBidi" w:cstheme="minorBidi"/>
              </w:rPr>
              <w:t>e</w:t>
            </w:r>
            <w:r w:rsidRPr="00C54977">
              <w:rPr>
                <w:rFonts w:asciiTheme="minorBidi" w:hAnsiTheme="minorBidi" w:cstheme="minorBidi"/>
                <w:spacing w:val="-3"/>
              </w:rPr>
              <w:t xml:space="preserve"> </w:t>
            </w:r>
            <w:r w:rsidRPr="00C54977">
              <w:rPr>
                <w:rFonts w:asciiTheme="minorBidi" w:hAnsiTheme="minorBidi" w:cstheme="minorBidi"/>
                <w:spacing w:val="1"/>
              </w:rPr>
              <w:t>s</w:t>
            </w:r>
            <w:r w:rsidRPr="00C54977">
              <w:rPr>
                <w:rFonts w:asciiTheme="minorBidi" w:hAnsiTheme="minorBidi" w:cstheme="minorBidi"/>
              </w:rPr>
              <w:t>i</w:t>
            </w:r>
            <w:r w:rsidRPr="00C54977">
              <w:rPr>
                <w:rFonts w:asciiTheme="minorBidi" w:hAnsiTheme="minorBidi" w:cstheme="minorBidi"/>
                <w:spacing w:val="1"/>
              </w:rPr>
              <w:t>mi</w:t>
            </w:r>
            <w:r w:rsidRPr="00C54977">
              <w:rPr>
                <w:rFonts w:asciiTheme="minorBidi" w:hAnsiTheme="minorBidi" w:cstheme="minorBidi"/>
              </w:rPr>
              <w:t>lar</w:t>
            </w:r>
            <w:r w:rsidRPr="00C54977">
              <w:rPr>
                <w:rFonts w:asciiTheme="minorBidi" w:hAnsiTheme="minorBidi" w:cstheme="minorBidi"/>
                <w:spacing w:val="-5"/>
              </w:rPr>
              <w:t xml:space="preserve"> </w:t>
            </w:r>
            <w:r w:rsidRPr="00C54977">
              <w:rPr>
                <w:rFonts w:asciiTheme="minorBidi" w:hAnsiTheme="minorBidi" w:cstheme="minorBidi"/>
                <w:spacing w:val="1"/>
              </w:rPr>
              <w:t>t</w:t>
            </w:r>
            <w:r w:rsidRPr="00C54977">
              <w:rPr>
                <w:rFonts w:asciiTheme="minorBidi" w:hAnsiTheme="minorBidi" w:cstheme="minorBidi"/>
              </w:rPr>
              <w:t>o</w:t>
            </w:r>
            <w:r w:rsidRPr="00C54977">
              <w:rPr>
                <w:rFonts w:asciiTheme="minorBidi" w:hAnsiTheme="minorBidi" w:cstheme="minorBidi"/>
                <w:spacing w:val="-1"/>
              </w:rPr>
              <w:t xml:space="preserve"> </w:t>
            </w:r>
            <w:r w:rsidRPr="00C54977">
              <w:rPr>
                <w:rFonts w:asciiTheme="minorBidi" w:hAnsiTheme="minorBidi" w:cstheme="minorBidi"/>
                <w:spacing w:val="1"/>
              </w:rPr>
              <w:t>nom</w:t>
            </w:r>
            <w:r w:rsidRPr="00C54977">
              <w:rPr>
                <w:rFonts w:asciiTheme="minorBidi" w:hAnsiTheme="minorBidi" w:cstheme="minorBidi"/>
              </w:rPr>
              <w:t>i</w:t>
            </w:r>
            <w:r w:rsidRPr="00C54977">
              <w:rPr>
                <w:rFonts w:asciiTheme="minorBidi" w:hAnsiTheme="minorBidi" w:cstheme="minorBidi"/>
                <w:spacing w:val="1"/>
              </w:rPr>
              <w:t>na</w:t>
            </w:r>
            <w:r w:rsidRPr="00C54977">
              <w:rPr>
                <w:rFonts w:asciiTheme="minorBidi" w:hAnsiTheme="minorBidi" w:cstheme="minorBidi"/>
              </w:rPr>
              <w:t>l</w:t>
            </w:r>
            <w:r w:rsidRPr="00C54977">
              <w:rPr>
                <w:rFonts w:asciiTheme="minorBidi" w:hAnsiTheme="minorBidi" w:cstheme="minorBidi"/>
                <w:spacing w:val="-7"/>
              </w:rPr>
              <w:t xml:space="preserve"> </w:t>
            </w:r>
            <w:r w:rsidRPr="00C54977">
              <w:rPr>
                <w:rFonts w:asciiTheme="minorBidi" w:hAnsiTheme="minorBidi" w:cstheme="minorBidi"/>
                <w:spacing w:val="1"/>
              </w:rPr>
              <w:t>cas</w:t>
            </w:r>
            <w:r w:rsidRPr="00C54977">
              <w:rPr>
                <w:rFonts w:asciiTheme="minorBidi" w:hAnsiTheme="minorBidi" w:cstheme="minorBidi"/>
                <w:spacing w:val="-1"/>
              </w:rPr>
              <w:t>e</w:t>
            </w:r>
            <w:r w:rsidRPr="00C54977">
              <w:rPr>
                <w:rFonts w:asciiTheme="minorBidi" w:hAnsiTheme="minorBidi" w:cstheme="minorBidi"/>
              </w:rPr>
              <w:t>.</w:t>
            </w:r>
            <w:r w:rsidRPr="00C54977">
              <w:rPr>
                <w:rFonts w:asciiTheme="minorBidi" w:hAnsiTheme="minorBidi" w:cstheme="minorBidi"/>
                <w:spacing w:val="28"/>
              </w:rPr>
              <w:t xml:space="preserve"> </w:t>
            </w:r>
          </w:p>
        </w:tc>
      </w:tr>
    </w:tbl>
    <w:p w:rsidR="00980032" w:rsidRDefault="00980032" w:rsidP="00980032">
      <w:pPr>
        <w:pStyle w:val="Body"/>
        <w:ind w:left="0"/>
        <w:rPr>
          <w:ins w:id="565" w:author="Comverse" w:date="2013-08-22T09:47:00Z"/>
        </w:rPr>
      </w:pPr>
    </w:p>
    <w:p w:rsidR="005436E6" w:rsidRDefault="005436E6" w:rsidP="005436E6">
      <w:pPr>
        <w:pStyle w:val="Capability"/>
        <w:rPr>
          <w:ins w:id="566" w:author="Comverse" w:date="2013-08-22T09:47:00Z"/>
        </w:rPr>
      </w:pPr>
      <w:bookmarkStart w:id="567" w:name="_Toc364961275"/>
      <w:ins w:id="568" w:author="Comverse" w:date="2013-08-22T09:47:00Z">
        <w:r>
          <w:t xml:space="preserve">Capability </w:t>
        </w:r>
        <w:r w:rsidR="005A525E">
          <w:fldChar w:fldCharType="begin"/>
        </w:r>
        <w:r>
          <w:instrText xml:space="preserve"> LISTNUM "business req" \* MERGEFORMAT </w:instrText>
        </w:r>
        <w:r w:rsidR="005A525E">
          <w:fldChar w:fldCharType="separate"/>
        </w:r>
        <w:r>
          <w:rPr>
            <w:noProof/>
          </w:rPr>
          <w:t>1</w:t>
        </w:r>
        <w:r w:rsidR="005A525E">
          <w:fldChar w:fldCharType="end">
            <w:numberingChange w:id="569" w:author="Comverse" w:date="2013-08-22T09:53:00Z" w:original="15."/>
          </w:fldChar>
        </w:r>
        <w:r>
          <w:t xml:space="preserve"> Account</w:t>
        </w:r>
      </w:ins>
      <w:ins w:id="570" w:author="Comverse" w:date="2013-08-22T09:48:00Z">
        <w:r>
          <w:t xml:space="preserve"> s</w:t>
        </w:r>
      </w:ins>
      <w:ins w:id="571" w:author="Comverse" w:date="2013-08-22T09:47:00Z">
        <w:r>
          <w:t xml:space="preserve">ubscriber </w:t>
        </w:r>
      </w:ins>
      <w:ins w:id="572" w:author="Comverse" w:date="2013-08-22T09:48:00Z">
        <w:r>
          <w:t>a</w:t>
        </w:r>
      </w:ins>
      <w:ins w:id="573" w:author="Comverse" w:date="2013-08-22T09:47:00Z">
        <w:r>
          <w:t>ctivity</w:t>
        </w:r>
      </w:ins>
      <w:ins w:id="574" w:author="Comverse" w:date="2013-08-22T09:48:00Z">
        <w:r>
          <w:t xml:space="preserve"> history (PPCV </w:t>
        </w:r>
      </w:ins>
      <w:ins w:id="575" w:author="Comverse" w:date="2013-08-22T09:49:00Z">
        <w:r>
          <w:t>related 3.7.6)</w:t>
        </w:r>
      </w:ins>
      <w:bookmarkEnd w:id="567"/>
    </w:p>
    <w:p w:rsidR="005436E6" w:rsidDel="005436E6" w:rsidRDefault="005436E6" w:rsidP="00980032">
      <w:pPr>
        <w:pStyle w:val="Body"/>
        <w:ind w:left="0"/>
        <w:rPr>
          <w:del w:id="576" w:author="Comverse" w:date="2013-08-22T09:47:00Z"/>
        </w:rPr>
      </w:pPr>
      <w:bookmarkStart w:id="577" w:name="_Toc364928672"/>
      <w:bookmarkStart w:id="578" w:name="_Toc364961276"/>
      <w:bookmarkEnd w:id="577"/>
      <w:bookmarkEnd w:id="578"/>
    </w:p>
    <w:p w:rsidR="00000000" w:rsidRDefault="003B77D6">
      <w:pPr>
        <w:pStyle w:val="Heading4"/>
        <w:rPr>
          <w:ins w:id="579" w:author="Comverse" w:date="2013-08-22T18:38:00Z"/>
        </w:rPr>
      </w:pPr>
      <w:bookmarkStart w:id="580" w:name="_Toc357431433"/>
      <w:bookmarkStart w:id="581" w:name="_Toc364961277"/>
      <w:ins w:id="582" w:author="Comverse" w:date="2013-08-22T09:48:00Z">
        <w:r>
          <w:t xml:space="preserve">ACA0200 View </w:t>
        </w:r>
      </w:ins>
      <w:ins w:id="583" w:author="Comverse" w:date="2013-08-22T18:38:00Z">
        <w:r>
          <w:t xml:space="preserve">phonebook </w:t>
        </w:r>
      </w:ins>
      <w:ins w:id="584" w:author="Comverse" w:date="2013-08-22T09:48:00Z">
        <w:r w:rsidR="005436E6">
          <w:t>history</w:t>
        </w:r>
      </w:ins>
      <w:bookmarkEnd w:id="580"/>
      <w:bookmarkEnd w:id="581"/>
    </w:p>
    <w:p w:rsidR="00000000" w:rsidRDefault="00B01B65">
      <w:pPr>
        <w:pStyle w:val="BodyText"/>
        <w:rPr>
          <w:ins w:id="585" w:author="Comverse" w:date="2013-08-22T18:38:00Z"/>
        </w:rPr>
        <w:pPrChange w:id="586" w:author="Comverse" w:date="2013-08-22T18:38:00Z">
          <w:pPr>
            <w:pStyle w:val="Heading4"/>
          </w:pPr>
        </w:pPrChange>
      </w:pPr>
    </w:p>
    <w:tbl>
      <w:tblPr>
        <w:tblW w:w="9318" w:type="dxa"/>
        <w:tblInd w:w="288" w:type="dxa"/>
        <w:tblBorders>
          <w:top w:val="single" w:sz="4" w:space="0" w:color="auto"/>
          <w:left w:val="single" w:sz="4" w:space="0" w:color="auto"/>
          <w:bottom w:val="single" w:sz="4" w:space="0" w:color="auto"/>
          <w:right w:val="single" w:sz="4" w:space="0" w:color="auto"/>
        </w:tblBorders>
        <w:tblLayout w:type="fixed"/>
        <w:tblLook w:val="0000"/>
      </w:tblPr>
      <w:tblGrid>
        <w:gridCol w:w="2268"/>
        <w:gridCol w:w="3312"/>
        <w:gridCol w:w="3738"/>
      </w:tblGrid>
      <w:tr w:rsidR="003B77D6" w:rsidRPr="003D7A4C" w:rsidTr="00BC6315">
        <w:trPr>
          <w:trHeight w:val="360"/>
          <w:ins w:id="587" w:author="Comverse" w:date="2013-08-22T18:38:00Z"/>
        </w:trPr>
        <w:tc>
          <w:tcPr>
            <w:tcW w:w="5580" w:type="dxa"/>
            <w:gridSpan w:val="2"/>
            <w:tcBorders>
              <w:top w:val="single" w:sz="4" w:space="0" w:color="auto"/>
              <w:bottom w:val="single" w:sz="4" w:space="0" w:color="auto"/>
              <w:right w:val="single" w:sz="4" w:space="0" w:color="auto"/>
            </w:tcBorders>
            <w:shd w:val="clear" w:color="auto" w:fill="E6E6E6"/>
          </w:tcPr>
          <w:p w:rsidR="003B77D6" w:rsidRPr="003D7A4C" w:rsidRDefault="003B77D6" w:rsidP="00BC6315">
            <w:pPr>
              <w:keepNext/>
              <w:keepLines/>
              <w:autoSpaceDE w:val="0"/>
              <w:autoSpaceDN w:val="0"/>
              <w:adjustRightInd w:val="0"/>
              <w:rPr>
                <w:ins w:id="588" w:author="Comverse" w:date="2013-08-22T18:38:00Z"/>
                <w:rFonts w:ascii="Tahoma" w:hAnsi="Tahoma" w:cs="Tahoma"/>
                <w:b/>
                <w:bCs/>
                <w:color w:val="000000"/>
              </w:rPr>
            </w:pPr>
            <w:ins w:id="589" w:author="Comverse" w:date="2013-08-22T18:38:00Z">
              <w:r>
                <w:rPr>
                  <w:rFonts w:ascii="Tahoma" w:hAnsi="Tahoma" w:cs="Tahoma"/>
                  <w:b/>
                  <w:bCs/>
                  <w:color w:val="000000"/>
                  <w:lang w:val="en-AU"/>
                </w:rPr>
                <w:t xml:space="preserve">View phonebook </w:t>
              </w:r>
            </w:ins>
            <w:r w:rsidR="00BC6315">
              <w:rPr>
                <w:rFonts w:ascii="Tahoma" w:hAnsi="Tahoma" w:cs="Tahoma"/>
                <w:b/>
                <w:bCs/>
                <w:color w:val="000000"/>
                <w:lang w:val="en-AU"/>
              </w:rPr>
              <w:t>h</w:t>
            </w:r>
            <w:ins w:id="590" w:author="Comverse" w:date="2013-08-22T18:38:00Z">
              <w:r>
                <w:rPr>
                  <w:rFonts w:ascii="Tahoma" w:hAnsi="Tahoma" w:cs="Tahoma"/>
                  <w:b/>
                  <w:bCs/>
                  <w:color w:val="000000"/>
                  <w:lang w:val="en-AU"/>
                </w:rPr>
                <w:t>istory</w:t>
              </w:r>
            </w:ins>
          </w:p>
        </w:tc>
        <w:tc>
          <w:tcPr>
            <w:tcW w:w="3738" w:type="dxa"/>
            <w:tcBorders>
              <w:top w:val="single" w:sz="4" w:space="0" w:color="auto"/>
              <w:left w:val="single" w:sz="4" w:space="0" w:color="auto"/>
              <w:bottom w:val="single" w:sz="4" w:space="0" w:color="auto"/>
            </w:tcBorders>
            <w:shd w:val="clear" w:color="auto" w:fill="E6E6E6"/>
          </w:tcPr>
          <w:p w:rsidR="003B77D6" w:rsidRPr="003D7A4C" w:rsidRDefault="003B77D6" w:rsidP="00BC6315">
            <w:pPr>
              <w:keepNext/>
              <w:keepLines/>
              <w:autoSpaceDE w:val="0"/>
              <w:autoSpaceDN w:val="0"/>
              <w:adjustRightInd w:val="0"/>
              <w:rPr>
                <w:ins w:id="591" w:author="Comverse" w:date="2013-08-22T18:38:00Z"/>
                <w:rFonts w:ascii="Tahoma" w:hAnsi="Tahoma" w:cs="Tahoma"/>
                <w:b/>
                <w:bCs/>
                <w:color w:val="000000"/>
                <w:lang w:val="en-AU"/>
              </w:rPr>
            </w:pPr>
            <w:ins w:id="592" w:author="Comverse" w:date="2013-08-22T18:38:00Z">
              <w:r>
                <w:rPr>
                  <w:rFonts w:ascii="Tahoma" w:hAnsi="Tahoma" w:cs="Tahoma"/>
                  <w:b/>
                  <w:bCs/>
                  <w:color w:val="000000"/>
                  <w:lang w:val="en-AU"/>
                </w:rPr>
                <w:t>ACA0200</w:t>
              </w:r>
            </w:ins>
          </w:p>
        </w:tc>
      </w:tr>
      <w:tr w:rsidR="003B77D6" w:rsidRPr="003D7A4C" w:rsidTr="00BC6315">
        <w:trPr>
          <w:ins w:id="593" w:author="Comverse" w:date="2013-08-22T18:38:00Z"/>
        </w:trPr>
        <w:tc>
          <w:tcPr>
            <w:tcW w:w="2268" w:type="dxa"/>
            <w:tcBorders>
              <w:top w:val="single" w:sz="4" w:space="0" w:color="auto"/>
              <w:bottom w:val="single" w:sz="4" w:space="0" w:color="auto"/>
              <w:right w:val="single" w:sz="4" w:space="0" w:color="auto"/>
            </w:tcBorders>
          </w:tcPr>
          <w:p w:rsidR="003B77D6" w:rsidRPr="003D7A4C" w:rsidRDefault="003B77D6" w:rsidP="00BC6315">
            <w:pPr>
              <w:autoSpaceDE w:val="0"/>
              <w:autoSpaceDN w:val="0"/>
              <w:adjustRightInd w:val="0"/>
              <w:rPr>
                <w:ins w:id="594" w:author="Comverse" w:date="2013-08-22T18:38:00Z"/>
                <w:rFonts w:ascii="Tahoma" w:hAnsi="Tahoma" w:cs="Tahoma"/>
                <w:color w:val="000000"/>
              </w:rPr>
            </w:pPr>
            <w:ins w:id="595" w:author="Comverse" w:date="2013-08-22T18:38:00Z">
              <w:r w:rsidRPr="003D7A4C">
                <w:rPr>
                  <w:rFonts w:ascii="Tahoma" w:hAnsi="Tahoma" w:cs="Tahoma"/>
                  <w:color w:val="000000"/>
                </w:rPr>
                <w:t>Primary actors</w:t>
              </w:r>
            </w:ins>
          </w:p>
        </w:tc>
        <w:tc>
          <w:tcPr>
            <w:tcW w:w="7050" w:type="dxa"/>
            <w:gridSpan w:val="2"/>
            <w:tcBorders>
              <w:top w:val="single" w:sz="4" w:space="0" w:color="auto"/>
              <w:left w:val="single" w:sz="4" w:space="0" w:color="auto"/>
              <w:bottom w:val="single" w:sz="4" w:space="0" w:color="auto"/>
            </w:tcBorders>
          </w:tcPr>
          <w:p w:rsidR="003B77D6" w:rsidRPr="005436E6" w:rsidRDefault="003B77D6" w:rsidP="00BC6315">
            <w:pPr>
              <w:autoSpaceDE w:val="0"/>
              <w:autoSpaceDN w:val="0"/>
              <w:adjustRightInd w:val="0"/>
              <w:spacing w:after="120"/>
              <w:rPr>
                <w:ins w:id="596" w:author="Comverse" w:date="2013-08-22T18:38:00Z"/>
                <w:rFonts w:ascii="Tahoma" w:hAnsi="Tahoma" w:cs="Tahoma"/>
                <w:color w:val="000000"/>
              </w:rPr>
            </w:pPr>
            <w:ins w:id="597" w:author="Comverse" w:date="2013-08-22T18:38:00Z">
              <w:r w:rsidRPr="005436E6">
                <w:rPr>
                  <w:rFonts w:ascii="Tahoma" w:hAnsi="Tahoma" w:cs="Tahoma"/>
                  <w:color w:val="000000"/>
                </w:rPr>
                <w:t>Dealer User</w:t>
              </w:r>
            </w:ins>
          </w:p>
          <w:p w:rsidR="003B77D6" w:rsidRPr="005436E6" w:rsidRDefault="003B77D6" w:rsidP="00BC6315">
            <w:pPr>
              <w:autoSpaceDE w:val="0"/>
              <w:autoSpaceDN w:val="0"/>
              <w:adjustRightInd w:val="0"/>
              <w:spacing w:after="120"/>
              <w:rPr>
                <w:ins w:id="598" w:author="Comverse" w:date="2013-08-22T18:38:00Z"/>
                <w:rFonts w:ascii="Tahoma" w:hAnsi="Tahoma" w:cs="Tahoma"/>
                <w:color w:val="000000"/>
              </w:rPr>
            </w:pPr>
            <w:ins w:id="599" w:author="Comverse" w:date="2013-08-22T18:38:00Z">
              <w:r w:rsidRPr="005436E6">
                <w:rPr>
                  <w:rFonts w:ascii="Tahoma" w:hAnsi="Tahoma" w:cs="Tahoma"/>
                  <w:color w:val="000000"/>
                </w:rPr>
                <w:t>CSR user</w:t>
              </w:r>
            </w:ins>
          </w:p>
        </w:tc>
      </w:tr>
      <w:tr w:rsidR="003B77D6" w:rsidRPr="009E03BD" w:rsidTr="00BC6315">
        <w:trPr>
          <w:ins w:id="600" w:author="Comverse" w:date="2013-08-22T18:38:00Z"/>
        </w:trPr>
        <w:tc>
          <w:tcPr>
            <w:tcW w:w="2268" w:type="dxa"/>
            <w:tcBorders>
              <w:top w:val="single" w:sz="4" w:space="0" w:color="auto"/>
              <w:bottom w:val="single" w:sz="4" w:space="0" w:color="auto"/>
              <w:right w:val="single" w:sz="4" w:space="0" w:color="auto"/>
            </w:tcBorders>
          </w:tcPr>
          <w:p w:rsidR="003B77D6" w:rsidRPr="003D7A4C" w:rsidRDefault="003B77D6" w:rsidP="00BC6315">
            <w:pPr>
              <w:autoSpaceDE w:val="0"/>
              <w:autoSpaceDN w:val="0"/>
              <w:adjustRightInd w:val="0"/>
              <w:rPr>
                <w:ins w:id="601" w:author="Comverse" w:date="2013-08-22T18:38:00Z"/>
                <w:rFonts w:ascii="Tahoma" w:hAnsi="Tahoma" w:cs="Tahoma"/>
                <w:color w:val="000000"/>
              </w:rPr>
            </w:pPr>
            <w:ins w:id="602" w:author="Comverse" w:date="2013-08-22T18:38:00Z">
              <w:r w:rsidRPr="003D7A4C">
                <w:rPr>
                  <w:rFonts w:ascii="Tahoma" w:hAnsi="Tahoma" w:cs="Tahoma"/>
                  <w:color w:val="000000"/>
                </w:rPr>
                <w:t>Summary Goal</w:t>
              </w:r>
            </w:ins>
          </w:p>
        </w:tc>
        <w:tc>
          <w:tcPr>
            <w:tcW w:w="7050" w:type="dxa"/>
            <w:gridSpan w:val="2"/>
            <w:tcBorders>
              <w:top w:val="single" w:sz="4" w:space="0" w:color="auto"/>
              <w:left w:val="single" w:sz="4" w:space="0" w:color="auto"/>
              <w:bottom w:val="single" w:sz="4" w:space="0" w:color="auto"/>
            </w:tcBorders>
          </w:tcPr>
          <w:p w:rsidR="003B77D6" w:rsidRPr="005436E6" w:rsidRDefault="003B77D6" w:rsidP="00BC6315">
            <w:pPr>
              <w:autoSpaceDE w:val="0"/>
              <w:autoSpaceDN w:val="0"/>
              <w:adjustRightInd w:val="0"/>
              <w:rPr>
                <w:ins w:id="603" w:author="Comverse" w:date="2013-08-22T18:38:00Z"/>
                <w:rFonts w:ascii="Tahoma" w:hAnsi="Tahoma" w:cs="Tahoma"/>
                <w:color w:val="FF0000"/>
              </w:rPr>
            </w:pPr>
            <w:ins w:id="604" w:author="Comverse" w:date="2013-08-22T18:38:00Z">
              <w:r w:rsidRPr="005436E6">
                <w:rPr>
                  <w:rFonts w:ascii="Tahoma" w:hAnsi="Tahoma" w:cs="Tahoma"/>
                  <w:color w:val="000000"/>
                </w:rPr>
                <w:t>This</w:t>
              </w:r>
              <w:r w:rsidRPr="005436E6">
                <w:rPr>
                  <w:rFonts w:ascii="Tahoma" w:hAnsi="Tahoma" w:cs="Tahoma"/>
                  <w:color w:val="000000"/>
                  <w:spacing w:val="-4"/>
                </w:rPr>
                <w:t xml:space="preserve"> </w:t>
              </w:r>
              <w:r w:rsidRPr="005436E6">
                <w:rPr>
                  <w:rFonts w:ascii="Tahoma" w:hAnsi="Tahoma" w:cs="Tahoma"/>
                  <w:color w:val="000000"/>
                </w:rPr>
                <w:t>use</w:t>
              </w:r>
              <w:r w:rsidRPr="005436E6">
                <w:rPr>
                  <w:rFonts w:ascii="Tahoma" w:hAnsi="Tahoma" w:cs="Tahoma"/>
                  <w:color w:val="000000"/>
                  <w:spacing w:val="-2"/>
                </w:rPr>
                <w:t xml:space="preserve"> </w:t>
              </w:r>
              <w:r w:rsidRPr="005436E6">
                <w:rPr>
                  <w:rFonts w:ascii="Tahoma" w:hAnsi="Tahoma" w:cs="Tahoma"/>
                  <w:color w:val="000000"/>
                </w:rPr>
                <w:t>case</w:t>
              </w:r>
              <w:r w:rsidRPr="005436E6">
                <w:rPr>
                  <w:rFonts w:ascii="Tahoma" w:hAnsi="Tahoma" w:cs="Tahoma"/>
                  <w:color w:val="000000"/>
                  <w:spacing w:val="-4"/>
                </w:rPr>
                <w:t xml:space="preserve"> </w:t>
              </w:r>
              <w:r w:rsidRPr="005436E6">
                <w:rPr>
                  <w:rFonts w:ascii="Tahoma" w:hAnsi="Tahoma" w:cs="Tahoma"/>
                  <w:color w:val="000000"/>
                </w:rPr>
                <w:t>allows</w:t>
              </w:r>
              <w:r w:rsidRPr="005436E6">
                <w:rPr>
                  <w:rFonts w:ascii="Tahoma" w:hAnsi="Tahoma" w:cs="Tahoma"/>
                  <w:color w:val="000000"/>
                  <w:spacing w:val="-5"/>
                </w:rPr>
                <w:t xml:space="preserve"> </w:t>
              </w:r>
              <w:r w:rsidRPr="005436E6">
                <w:rPr>
                  <w:rFonts w:ascii="Tahoma" w:hAnsi="Tahoma" w:cs="Tahoma"/>
                  <w:color w:val="000000"/>
                </w:rPr>
                <w:t>the</w:t>
              </w:r>
              <w:r w:rsidRPr="005436E6">
                <w:rPr>
                  <w:rFonts w:ascii="Tahoma" w:hAnsi="Tahoma" w:cs="Tahoma"/>
                  <w:color w:val="000000"/>
                  <w:spacing w:val="-3"/>
                </w:rPr>
                <w:t xml:space="preserve"> </w:t>
              </w:r>
              <w:r w:rsidRPr="005436E6">
                <w:rPr>
                  <w:rFonts w:ascii="Tahoma" w:hAnsi="Tahoma" w:cs="Tahoma"/>
                  <w:color w:val="000000"/>
                </w:rPr>
                <w:t>user</w:t>
              </w:r>
              <w:r w:rsidRPr="005436E6">
                <w:rPr>
                  <w:rFonts w:ascii="Tahoma" w:hAnsi="Tahoma" w:cs="Tahoma"/>
                  <w:color w:val="000000"/>
                  <w:spacing w:val="-3"/>
                </w:rPr>
                <w:t xml:space="preserve"> </w:t>
              </w:r>
              <w:r w:rsidRPr="005436E6">
                <w:rPr>
                  <w:rFonts w:ascii="Tahoma" w:hAnsi="Tahoma" w:cs="Tahoma"/>
                  <w:color w:val="000000"/>
                </w:rPr>
                <w:t>to view phonebook history for a specific subscriber</w:t>
              </w:r>
            </w:ins>
          </w:p>
        </w:tc>
      </w:tr>
      <w:tr w:rsidR="003B77D6" w:rsidRPr="009E03BD" w:rsidTr="00BC6315">
        <w:trPr>
          <w:trHeight w:val="176"/>
          <w:ins w:id="605" w:author="Comverse" w:date="2013-08-22T18:38:00Z"/>
        </w:trPr>
        <w:tc>
          <w:tcPr>
            <w:tcW w:w="2268" w:type="dxa"/>
            <w:tcBorders>
              <w:top w:val="single" w:sz="4" w:space="0" w:color="auto"/>
              <w:bottom w:val="single" w:sz="4" w:space="0" w:color="auto"/>
              <w:right w:val="single" w:sz="4" w:space="0" w:color="auto"/>
            </w:tcBorders>
          </w:tcPr>
          <w:p w:rsidR="003B77D6" w:rsidRPr="003D7A4C" w:rsidRDefault="003B77D6" w:rsidP="00BC6315">
            <w:pPr>
              <w:autoSpaceDE w:val="0"/>
              <w:autoSpaceDN w:val="0"/>
              <w:adjustRightInd w:val="0"/>
              <w:rPr>
                <w:ins w:id="606" w:author="Comverse" w:date="2013-08-22T18:38:00Z"/>
                <w:rFonts w:ascii="Tahoma" w:hAnsi="Tahoma" w:cs="Tahoma"/>
                <w:color w:val="000000"/>
              </w:rPr>
            </w:pPr>
            <w:ins w:id="607" w:author="Comverse" w:date="2013-08-22T18:38:00Z">
              <w:r w:rsidRPr="003D7A4C">
                <w:rPr>
                  <w:rFonts w:ascii="Tahoma" w:hAnsi="Tahoma" w:cs="Tahoma"/>
                  <w:color w:val="000000"/>
                </w:rPr>
                <w:t>Pre-conditions</w:t>
              </w:r>
            </w:ins>
          </w:p>
        </w:tc>
        <w:tc>
          <w:tcPr>
            <w:tcW w:w="7050" w:type="dxa"/>
            <w:gridSpan w:val="2"/>
            <w:tcBorders>
              <w:top w:val="single" w:sz="4" w:space="0" w:color="auto"/>
              <w:left w:val="single" w:sz="4" w:space="0" w:color="auto"/>
              <w:bottom w:val="single" w:sz="4" w:space="0" w:color="auto"/>
            </w:tcBorders>
          </w:tcPr>
          <w:p w:rsidR="003B77D6" w:rsidRPr="005436E6" w:rsidRDefault="003B77D6" w:rsidP="00BC6315">
            <w:pPr>
              <w:pStyle w:val="ListParagraph"/>
              <w:widowControl w:val="0"/>
              <w:numPr>
                <w:ilvl w:val="0"/>
                <w:numId w:val="271"/>
              </w:numPr>
              <w:autoSpaceDE w:val="0"/>
              <w:autoSpaceDN w:val="0"/>
              <w:adjustRightInd w:val="0"/>
              <w:spacing w:after="0" w:line="268" w:lineRule="exact"/>
              <w:contextualSpacing w:val="0"/>
              <w:rPr>
                <w:ins w:id="608" w:author="Comverse" w:date="2013-08-22T18:38:00Z"/>
                <w:rFonts w:ascii="Tahoma" w:hAnsi="Tahoma" w:cs="Tahoma"/>
                <w:color w:val="000000"/>
                <w:sz w:val="20"/>
                <w:szCs w:val="20"/>
              </w:rPr>
            </w:pPr>
            <w:ins w:id="609" w:author="Comverse" w:date="2013-08-22T18:38:00Z">
              <w:r w:rsidRPr="005436E6">
                <w:rPr>
                  <w:rFonts w:ascii="Tahoma" w:hAnsi="Tahoma" w:cs="Tahoma"/>
                  <w:color w:val="000000"/>
                  <w:spacing w:val="1"/>
                  <w:position w:val="1"/>
                  <w:sz w:val="20"/>
                  <w:szCs w:val="20"/>
                </w:rPr>
                <w:t>U</w:t>
              </w:r>
              <w:r w:rsidRPr="005436E6">
                <w:rPr>
                  <w:rFonts w:ascii="Tahoma" w:hAnsi="Tahoma" w:cs="Tahoma"/>
                  <w:color w:val="000000"/>
                  <w:position w:val="1"/>
                  <w:sz w:val="20"/>
                  <w:szCs w:val="20"/>
                </w:rPr>
                <w:t>s</w:t>
              </w:r>
              <w:r w:rsidRPr="005436E6">
                <w:rPr>
                  <w:rFonts w:ascii="Tahoma" w:hAnsi="Tahoma" w:cs="Tahoma"/>
                  <w:color w:val="000000"/>
                  <w:spacing w:val="1"/>
                  <w:position w:val="1"/>
                  <w:sz w:val="20"/>
                  <w:szCs w:val="20"/>
                </w:rPr>
                <w:t>e</w:t>
              </w:r>
              <w:r w:rsidRPr="005436E6">
                <w:rPr>
                  <w:rFonts w:ascii="Tahoma" w:hAnsi="Tahoma" w:cs="Tahoma"/>
                  <w:color w:val="000000"/>
                  <w:position w:val="1"/>
                  <w:sz w:val="20"/>
                  <w:szCs w:val="20"/>
                </w:rPr>
                <w:t>r</w:t>
              </w:r>
              <w:r w:rsidRPr="005436E6">
                <w:rPr>
                  <w:rFonts w:ascii="Tahoma" w:hAnsi="Tahoma" w:cs="Tahoma"/>
                  <w:color w:val="000000"/>
                  <w:spacing w:val="-3"/>
                  <w:position w:val="1"/>
                  <w:sz w:val="20"/>
                  <w:szCs w:val="20"/>
                </w:rPr>
                <w:t xml:space="preserve"> </w:t>
              </w:r>
              <w:r w:rsidRPr="005436E6">
                <w:rPr>
                  <w:rFonts w:ascii="Tahoma" w:hAnsi="Tahoma" w:cs="Tahoma"/>
                  <w:color w:val="000000"/>
                  <w:position w:val="1"/>
                  <w:sz w:val="20"/>
                  <w:szCs w:val="20"/>
                </w:rPr>
                <w:t>is</w:t>
              </w:r>
              <w:r w:rsidRPr="005436E6">
                <w:rPr>
                  <w:rFonts w:ascii="Tahoma" w:hAnsi="Tahoma" w:cs="Tahoma"/>
                  <w:color w:val="000000"/>
                  <w:spacing w:val="-1"/>
                  <w:position w:val="1"/>
                  <w:sz w:val="20"/>
                  <w:szCs w:val="20"/>
                </w:rPr>
                <w:t xml:space="preserve"> </w:t>
              </w:r>
              <w:r w:rsidRPr="005436E6">
                <w:rPr>
                  <w:rFonts w:ascii="Tahoma" w:hAnsi="Tahoma" w:cs="Tahoma"/>
                  <w:color w:val="000000"/>
                  <w:spacing w:val="1"/>
                  <w:position w:val="1"/>
                  <w:sz w:val="20"/>
                  <w:szCs w:val="20"/>
                </w:rPr>
                <w:t>log</w:t>
              </w:r>
              <w:r w:rsidRPr="005436E6">
                <w:rPr>
                  <w:rFonts w:ascii="Tahoma" w:hAnsi="Tahoma" w:cs="Tahoma"/>
                  <w:color w:val="000000"/>
                  <w:position w:val="1"/>
                  <w:sz w:val="20"/>
                  <w:szCs w:val="20"/>
                </w:rPr>
                <w:t>g</w:t>
              </w:r>
              <w:r w:rsidRPr="005436E6">
                <w:rPr>
                  <w:rFonts w:ascii="Tahoma" w:hAnsi="Tahoma" w:cs="Tahoma"/>
                  <w:color w:val="000000"/>
                  <w:spacing w:val="1"/>
                  <w:position w:val="1"/>
                  <w:sz w:val="20"/>
                  <w:szCs w:val="20"/>
                </w:rPr>
                <w:t>e</w:t>
              </w:r>
              <w:r w:rsidRPr="005436E6">
                <w:rPr>
                  <w:rFonts w:ascii="Tahoma" w:hAnsi="Tahoma" w:cs="Tahoma"/>
                  <w:color w:val="000000"/>
                  <w:position w:val="1"/>
                  <w:sz w:val="20"/>
                  <w:szCs w:val="20"/>
                </w:rPr>
                <w:t>d</w:t>
              </w:r>
              <w:r w:rsidRPr="005436E6">
                <w:rPr>
                  <w:rFonts w:ascii="Tahoma" w:hAnsi="Tahoma" w:cs="Tahoma"/>
                  <w:color w:val="000000"/>
                  <w:spacing w:val="-6"/>
                  <w:position w:val="1"/>
                  <w:sz w:val="20"/>
                  <w:szCs w:val="20"/>
                </w:rPr>
                <w:t xml:space="preserve"> </w:t>
              </w:r>
              <w:r w:rsidRPr="005436E6">
                <w:rPr>
                  <w:rFonts w:ascii="Tahoma" w:hAnsi="Tahoma" w:cs="Tahoma"/>
                  <w:color w:val="000000"/>
                  <w:spacing w:val="1"/>
                  <w:position w:val="1"/>
                  <w:sz w:val="20"/>
                  <w:szCs w:val="20"/>
                </w:rPr>
                <w:t>in</w:t>
              </w:r>
            </w:ins>
          </w:p>
          <w:p w:rsidR="003B77D6" w:rsidRPr="005436E6" w:rsidRDefault="003B77D6" w:rsidP="00BC6315">
            <w:pPr>
              <w:pStyle w:val="ListParagraph"/>
              <w:numPr>
                <w:ilvl w:val="0"/>
                <w:numId w:val="271"/>
              </w:numPr>
              <w:autoSpaceDE w:val="0"/>
              <w:autoSpaceDN w:val="0"/>
              <w:adjustRightInd w:val="0"/>
              <w:spacing w:after="120" w:line="240" w:lineRule="auto"/>
              <w:contextualSpacing w:val="0"/>
              <w:rPr>
                <w:ins w:id="610" w:author="Comverse" w:date="2013-08-22T18:38:00Z"/>
                <w:rFonts w:ascii="Tahoma" w:hAnsi="Tahoma" w:cs="Tahoma"/>
                <w:color w:val="000000"/>
                <w:sz w:val="20"/>
                <w:szCs w:val="20"/>
              </w:rPr>
            </w:pPr>
            <w:ins w:id="611" w:author="Comverse" w:date="2013-08-22T18:38:00Z">
              <w:r w:rsidRPr="005436E6">
                <w:rPr>
                  <w:rFonts w:ascii="Tahoma" w:hAnsi="Tahoma" w:cs="Tahoma"/>
                  <w:color w:val="000000"/>
                  <w:sz w:val="20"/>
                  <w:szCs w:val="20"/>
                </w:rPr>
                <w:t>Cus</w:t>
              </w:r>
              <w:r w:rsidRPr="005436E6">
                <w:rPr>
                  <w:rFonts w:ascii="Tahoma" w:hAnsi="Tahoma" w:cs="Tahoma"/>
                  <w:color w:val="000000"/>
                  <w:spacing w:val="1"/>
                  <w:sz w:val="20"/>
                  <w:szCs w:val="20"/>
                </w:rPr>
                <w:t>t</w:t>
              </w:r>
              <w:r w:rsidRPr="005436E6">
                <w:rPr>
                  <w:rFonts w:ascii="Tahoma" w:hAnsi="Tahoma" w:cs="Tahoma"/>
                  <w:color w:val="000000"/>
                  <w:sz w:val="20"/>
                  <w:szCs w:val="20"/>
                </w:rPr>
                <w:t>omer</w:t>
              </w:r>
              <w:r w:rsidRPr="005436E6">
                <w:rPr>
                  <w:rFonts w:ascii="Tahoma" w:hAnsi="Tahoma" w:cs="Tahoma"/>
                  <w:color w:val="000000"/>
                  <w:spacing w:val="-9"/>
                  <w:sz w:val="20"/>
                  <w:szCs w:val="20"/>
                </w:rPr>
                <w:t xml:space="preserve"> </w:t>
              </w:r>
              <w:r w:rsidRPr="005436E6">
                <w:rPr>
                  <w:rFonts w:ascii="Tahoma" w:hAnsi="Tahoma" w:cs="Tahoma"/>
                  <w:color w:val="000000"/>
                  <w:sz w:val="20"/>
                  <w:szCs w:val="20"/>
                </w:rPr>
                <w:t>has</w:t>
              </w:r>
              <w:r w:rsidRPr="005436E6">
                <w:rPr>
                  <w:rFonts w:ascii="Tahoma" w:hAnsi="Tahoma" w:cs="Tahoma"/>
                  <w:color w:val="000000"/>
                  <w:spacing w:val="-2"/>
                  <w:sz w:val="20"/>
                  <w:szCs w:val="20"/>
                </w:rPr>
                <w:t xml:space="preserve"> </w:t>
              </w:r>
              <w:r w:rsidRPr="005436E6">
                <w:rPr>
                  <w:rFonts w:ascii="Tahoma" w:hAnsi="Tahoma" w:cs="Tahoma"/>
                  <w:color w:val="000000"/>
                  <w:sz w:val="20"/>
                  <w:szCs w:val="20"/>
                </w:rPr>
                <w:t>b</w:t>
              </w:r>
              <w:r w:rsidRPr="005436E6">
                <w:rPr>
                  <w:rFonts w:ascii="Tahoma" w:hAnsi="Tahoma" w:cs="Tahoma"/>
                  <w:color w:val="000000"/>
                  <w:spacing w:val="-1"/>
                  <w:sz w:val="20"/>
                  <w:szCs w:val="20"/>
                </w:rPr>
                <w:t>e</w:t>
              </w:r>
              <w:r w:rsidRPr="005436E6">
                <w:rPr>
                  <w:rFonts w:ascii="Tahoma" w:hAnsi="Tahoma" w:cs="Tahoma"/>
                  <w:color w:val="000000"/>
                  <w:sz w:val="20"/>
                  <w:szCs w:val="20"/>
                </w:rPr>
                <w:t>en</w:t>
              </w:r>
              <w:r w:rsidRPr="005436E6">
                <w:rPr>
                  <w:rFonts w:ascii="Tahoma" w:hAnsi="Tahoma" w:cs="Tahoma"/>
                  <w:color w:val="000000"/>
                  <w:spacing w:val="-3"/>
                  <w:sz w:val="20"/>
                  <w:szCs w:val="20"/>
                </w:rPr>
                <w:t xml:space="preserve"> </w:t>
              </w:r>
              <w:r w:rsidRPr="005436E6">
                <w:rPr>
                  <w:rFonts w:ascii="Tahoma" w:hAnsi="Tahoma" w:cs="Tahoma"/>
                  <w:color w:val="000000"/>
                  <w:sz w:val="20"/>
                  <w:szCs w:val="20"/>
                </w:rPr>
                <w:t>identifi</w:t>
              </w:r>
              <w:r w:rsidRPr="005436E6">
                <w:rPr>
                  <w:rFonts w:ascii="Tahoma" w:hAnsi="Tahoma" w:cs="Tahoma"/>
                  <w:color w:val="000000"/>
                  <w:spacing w:val="-1"/>
                  <w:sz w:val="20"/>
                  <w:szCs w:val="20"/>
                </w:rPr>
                <w:t>e</w:t>
              </w:r>
              <w:r w:rsidRPr="005436E6">
                <w:rPr>
                  <w:rFonts w:ascii="Tahoma" w:hAnsi="Tahoma" w:cs="Tahoma"/>
                  <w:color w:val="000000"/>
                  <w:sz w:val="20"/>
                  <w:szCs w:val="20"/>
                </w:rPr>
                <w:t>d</w:t>
              </w:r>
            </w:ins>
          </w:p>
          <w:p w:rsidR="003B77D6" w:rsidRPr="005436E6" w:rsidRDefault="003B77D6" w:rsidP="00BC6315">
            <w:pPr>
              <w:pStyle w:val="ListParagraph"/>
              <w:numPr>
                <w:ilvl w:val="0"/>
                <w:numId w:val="271"/>
              </w:numPr>
              <w:autoSpaceDE w:val="0"/>
              <w:autoSpaceDN w:val="0"/>
              <w:adjustRightInd w:val="0"/>
              <w:spacing w:after="120" w:line="240" w:lineRule="auto"/>
              <w:contextualSpacing w:val="0"/>
              <w:rPr>
                <w:ins w:id="612" w:author="Comverse" w:date="2013-08-22T18:38:00Z"/>
                <w:rFonts w:ascii="Tahoma" w:hAnsi="Tahoma" w:cs="Tahoma"/>
                <w:color w:val="000000"/>
                <w:sz w:val="20"/>
                <w:szCs w:val="20"/>
              </w:rPr>
            </w:pPr>
            <w:ins w:id="613" w:author="Comverse" w:date="2013-08-22T18:38:00Z">
              <w:r w:rsidRPr="005436E6">
                <w:rPr>
                  <w:rFonts w:ascii="Tahoma" w:hAnsi="Tahoma" w:cs="Tahoma"/>
                  <w:color w:val="000000"/>
                  <w:sz w:val="20"/>
                  <w:szCs w:val="20"/>
                </w:rPr>
                <w:t>User is in the context of a subscriber</w:t>
              </w:r>
            </w:ins>
          </w:p>
        </w:tc>
      </w:tr>
      <w:tr w:rsidR="003B77D6" w:rsidRPr="009E03BD" w:rsidTr="00BC6315">
        <w:trPr>
          <w:trHeight w:val="176"/>
          <w:ins w:id="614" w:author="Comverse" w:date="2013-08-22T18:38:00Z"/>
        </w:trPr>
        <w:tc>
          <w:tcPr>
            <w:tcW w:w="2268" w:type="dxa"/>
            <w:tcBorders>
              <w:top w:val="single" w:sz="4" w:space="0" w:color="auto"/>
              <w:bottom w:val="single" w:sz="4" w:space="0" w:color="auto"/>
              <w:right w:val="single" w:sz="4" w:space="0" w:color="auto"/>
            </w:tcBorders>
          </w:tcPr>
          <w:p w:rsidR="003B77D6" w:rsidRPr="003D7A4C" w:rsidRDefault="003B77D6" w:rsidP="00BC6315">
            <w:pPr>
              <w:autoSpaceDE w:val="0"/>
              <w:autoSpaceDN w:val="0"/>
              <w:adjustRightInd w:val="0"/>
              <w:rPr>
                <w:ins w:id="615" w:author="Comverse" w:date="2013-08-22T18:38:00Z"/>
                <w:rFonts w:ascii="Tahoma" w:hAnsi="Tahoma" w:cs="Tahoma"/>
                <w:color w:val="000000"/>
              </w:rPr>
            </w:pPr>
            <w:ins w:id="616" w:author="Comverse" w:date="2013-08-22T18:38:00Z">
              <w:r w:rsidRPr="003D7A4C">
                <w:rPr>
                  <w:rFonts w:ascii="Tahoma" w:hAnsi="Tahoma" w:cs="Tahoma"/>
                  <w:color w:val="000000"/>
                </w:rPr>
                <w:t>Trigger</w:t>
              </w:r>
            </w:ins>
          </w:p>
        </w:tc>
        <w:tc>
          <w:tcPr>
            <w:tcW w:w="7050" w:type="dxa"/>
            <w:gridSpan w:val="2"/>
            <w:tcBorders>
              <w:top w:val="single" w:sz="4" w:space="0" w:color="auto"/>
              <w:left w:val="single" w:sz="4" w:space="0" w:color="auto"/>
              <w:bottom w:val="single" w:sz="4" w:space="0" w:color="auto"/>
            </w:tcBorders>
          </w:tcPr>
          <w:p w:rsidR="003B77D6" w:rsidRPr="005436E6" w:rsidRDefault="003B77D6" w:rsidP="00BC6315">
            <w:pPr>
              <w:pStyle w:val="ListParagraph"/>
              <w:autoSpaceDE w:val="0"/>
              <w:autoSpaceDN w:val="0"/>
              <w:adjustRightInd w:val="0"/>
              <w:spacing w:after="120"/>
              <w:ind w:left="0"/>
              <w:rPr>
                <w:ins w:id="617" w:author="Comverse" w:date="2013-08-22T18:38:00Z"/>
                <w:rFonts w:ascii="Palatino Linotype" w:hAnsi="Palatino Linotype" w:cs="Palatino Linotype"/>
                <w:position w:val="1"/>
                <w:sz w:val="20"/>
                <w:szCs w:val="20"/>
              </w:rPr>
            </w:pPr>
            <w:ins w:id="618" w:author="Comverse" w:date="2013-08-22T18:38:00Z">
              <w:r w:rsidRPr="005436E6">
                <w:rPr>
                  <w:rFonts w:ascii="Tahoma" w:hAnsi="Tahoma" w:cs="Tahoma"/>
                  <w:color w:val="000000"/>
                  <w:sz w:val="20"/>
                  <w:szCs w:val="20"/>
                </w:rPr>
                <w:t>The user chooses the view phonebook history link</w:t>
              </w:r>
            </w:ins>
          </w:p>
        </w:tc>
      </w:tr>
      <w:tr w:rsidR="003B77D6" w:rsidRPr="009E03BD" w:rsidTr="00BC6315">
        <w:trPr>
          <w:trHeight w:val="176"/>
          <w:ins w:id="619" w:author="Comverse" w:date="2013-08-22T18:38:00Z"/>
        </w:trPr>
        <w:tc>
          <w:tcPr>
            <w:tcW w:w="2268" w:type="dxa"/>
            <w:tcBorders>
              <w:top w:val="single" w:sz="4" w:space="0" w:color="auto"/>
              <w:bottom w:val="single" w:sz="4" w:space="0" w:color="auto"/>
              <w:right w:val="single" w:sz="4" w:space="0" w:color="auto"/>
            </w:tcBorders>
          </w:tcPr>
          <w:p w:rsidR="003B77D6" w:rsidRPr="003D7A4C" w:rsidRDefault="003B77D6" w:rsidP="00BC6315">
            <w:pPr>
              <w:autoSpaceDE w:val="0"/>
              <w:autoSpaceDN w:val="0"/>
              <w:adjustRightInd w:val="0"/>
              <w:rPr>
                <w:ins w:id="620" w:author="Comverse" w:date="2013-08-22T18:38:00Z"/>
                <w:rFonts w:ascii="Tahoma" w:hAnsi="Tahoma" w:cs="Tahoma"/>
                <w:color w:val="000000"/>
              </w:rPr>
            </w:pPr>
            <w:ins w:id="621" w:author="Comverse" w:date="2013-08-22T18:38:00Z">
              <w:r w:rsidRPr="003D7A4C">
                <w:rPr>
                  <w:rFonts w:ascii="Tahoma" w:hAnsi="Tahoma" w:cs="Tahoma"/>
                  <w:color w:val="000000"/>
                </w:rPr>
                <w:t>Minimum guarantees</w:t>
              </w:r>
            </w:ins>
          </w:p>
        </w:tc>
        <w:tc>
          <w:tcPr>
            <w:tcW w:w="7050" w:type="dxa"/>
            <w:gridSpan w:val="2"/>
            <w:tcBorders>
              <w:top w:val="single" w:sz="4" w:space="0" w:color="auto"/>
              <w:left w:val="single" w:sz="4" w:space="0" w:color="auto"/>
              <w:bottom w:val="single" w:sz="4" w:space="0" w:color="auto"/>
            </w:tcBorders>
          </w:tcPr>
          <w:p w:rsidR="003B77D6" w:rsidRPr="00585A29" w:rsidRDefault="003B77D6" w:rsidP="00BC6315">
            <w:pPr>
              <w:numPr>
                <w:ilvl w:val="0"/>
                <w:numId w:val="274"/>
              </w:numPr>
              <w:autoSpaceDE w:val="0"/>
              <w:autoSpaceDN w:val="0"/>
              <w:adjustRightInd w:val="0"/>
              <w:spacing w:after="120"/>
              <w:rPr>
                <w:ins w:id="622" w:author="Comverse" w:date="2013-08-22T18:38:00Z"/>
                <w:rFonts w:ascii="Tahoma" w:hAnsi="Tahoma" w:cs="Tahoma"/>
                <w:color w:val="000000"/>
              </w:rPr>
            </w:pPr>
            <w:proofErr w:type="spellStart"/>
            <w:ins w:id="623" w:author="Comverse" w:date="2013-08-22T18:38:00Z">
              <w:r w:rsidRPr="00585A29">
                <w:rPr>
                  <w:rFonts w:ascii="Tahoma" w:hAnsi="Tahoma" w:cs="Tahoma"/>
                  <w:color w:val="000000"/>
                </w:rPr>
                <w:t>Everytime</w:t>
              </w:r>
              <w:proofErr w:type="spellEnd"/>
              <w:r w:rsidRPr="00585A29">
                <w:rPr>
                  <w:rFonts w:ascii="Tahoma" w:hAnsi="Tahoma" w:cs="Tahoma"/>
                  <w:color w:val="000000"/>
                </w:rPr>
                <w:t xml:space="preserve"> the application displays the history, the list will reflect the current backend state of the history, if not, </w:t>
              </w:r>
              <w:proofErr w:type="gramStart"/>
              <w:r w:rsidRPr="00585A29">
                <w:rPr>
                  <w:rFonts w:ascii="Tahoma" w:hAnsi="Tahoma" w:cs="Tahoma"/>
                  <w:color w:val="000000"/>
                </w:rPr>
                <w:t>then</w:t>
              </w:r>
              <w:proofErr w:type="gramEnd"/>
              <w:r w:rsidRPr="00585A29">
                <w:rPr>
                  <w:rFonts w:ascii="Tahoma" w:hAnsi="Tahoma" w:cs="Tahoma"/>
                  <w:color w:val="000000"/>
                </w:rPr>
                <w:t xml:space="preserve"> application will propose user to refresh it.</w:t>
              </w:r>
            </w:ins>
          </w:p>
          <w:p w:rsidR="003B77D6" w:rsidRDefault="003B77D6" w:rsidP="00BC6315">
            <w:pPr>
              <w:numPr>
                <w:ilvl w:val="0"/>
                <w:numId w:val="274"/>
              </w:numPr>
              <w:autoSpaceDE w:val="0"/>
              <w:autoSpaceDN w:val="0"/>
              <w:adjustRightInd w:val="0"/>
              <w:spacing w:after="120"/>
              <w:rPr>
                <w:ins w:id="624" w:author="Comverse" w:date="2013-08-22T18:38:00Z"/>
                <w:rFonts w:ascii="Tahoma" w:hAnsi="Tahoma" w:cs="Tahoma"/>
                <w:color w:val="000000"/>
              </w:rPr>
            </w:pPr>
            <w:ins w:id="625" w:author="Comverse" w:date="2013-08-22T18:38:00Z">
              <w:r w:rsidRPr="00585A29">
                <w:rPr>
                  <w:rFonts w:ascii="Tahoma" w:hAnsi="Tahoma" w:cs="Tahoma"/>
                  <w:color w:val="000000"/>
                </w:rPr>
                <w:t xml:space="preserve">In case of action in </w:t>
              </w:r>
              <w:r>
                <w:rPr>
                  <w:rFonts w:ascii="Tahoma" w:hAnsi="Tahoma" w:cs="Tahoma"/>
                  <w:color w:val="000000"/>
                </w:rPr>
                <w:t>the application</w:t>
              </w:r>
              <w:r w:rsidRPr="00585A29">
                <w:rPr>
                  <w:rFonts w:ascii="Tahoma" w:hAnsi="Tahoma" w:cs="Tahoma"/>
                  <w:color w:val="000000"/>
                </w:rPr>
                <w:t>, that would have an impact on history (e.g. adding, removing a home location), application shall ensure the list will be automatically refreshed</w:t>
              </w:r>
            </w:ins>
          </w:p>
          <w:p w:rsidR="003B77D6" w:rsidRPr="005436E6" w:rsidRDefault="003B77D6" w:rsidP="00BC6315">
            <w:pPr>
              <w:numPr>
                <w:ilvl w:val="0"/>
                <w:numId w:val="274"/>
              </w:numPr>
              <w:autoSpaceDE w:val="0"/>
              <w:autoSpaceDN w:val="0"/>
              <w:adjustRightInd w:val="0"/>
              <w:spacing w:after="120"/>
              <w:rPr>
                <w:ins w:id="626" w:author="Comverse" w:date="2013-08-22T18:38:00Z"/>
                <w:rFonts w:ascii="Tahoma" w:hAnsi="Tahoma" w:cs="Tahoma"/>
                <w:color w:val="000000"/>
              </w:rPr>
            </w:pPr>
            <w:ins w:id="627" w:author="Comverse" w:date="2013-08-22T18:38:00Z">
              <w:r w:rsidRPr="0049645E">
                <w:rPr>
                  <w:rFonts w:ascii="Tahoma" w:hAnsi="Tahoma" w:cs="Tahoma"/>
                  <w:color w:val="000000"/>
                </w:rPr>
                <w:t>If no history exist, then application shall inform the user that there is no history for the current subscriber</w:t>
              </w:r>
            </w:ins>
          </w:p>
        </w:tc>
      </w:tr>
      <w:tr w:rsidR="003B77D6" w:rsidRPr="009E03BD" w:rsidTr="00BC6315">
        <w:trPr>
          <w:trHeight w:val="176"/>
          <w:ins w:id="628" w:author="Comverse" w:date="2013-08-22T18:38:00Z"/>
        </w:trPr>
        <w:tc>
          <w:tcPr>
            <w:tcW w:w="2268" w:type="dxa"/>
            <w:tcBorders>
              <w:top w:val="single" w:sz="4" w:space="0" w:color="auto"/>
              <w:bottom w:val="single" w:sz="4" w:space="0" w:color="auto"/>
              <w:right w:val="single" w:sz="4" w:space="0" w:color="auto"/>
            </w:tcBorders>
          </w:tcPr>
          <w:p w:rsidR="003B77D6" w:rsidRPr="003D7A4C" w:rsidRDefault="003B77D6" w:rsidP="00BC6315">
            <w:pPr>
              <w:autoSpaceDE w:val="0"/>
              <w:autoSpaceDN w:val="0"/>
              <w:adjustRightInd w:val="0"/>
              <w:rPr>
                <w:ins w:id="629" w:author="Comverse" w:date="2013-08-22T18:38:00Z"/>
                <w:rFonts w:ascii="Tahoma" w:hAnsi="Tahoma" w:cs="Tahoma"/>
                <w:color w:val="000000"/>
              </w:rPr>
            </w:pPr>
            <w:ins w:id="630" w:author="Comverse" w:date="2013-08-22T18:38:00Z">
              <w:r w:rsidRPr="003D7A4C">
                <w:rPr>
                  <w:rFonts w:ascii="Tahoma" w:hAnsi="Tahoma" w:cs="Tahoma"/>
                  <w:color w:val="000000"/>
                </w:rPr>
                <w:t>Success guarantees:</w:t>
              </w:r>
            </w:ins>
          </w:p>
        </w:tc>
        <w:tc>
          <w:tcPr>
            <w:tcW w:w="7050" w:type="dxa"/>
            <w:gridSpan w:val="2"/>
            <w:tcBorders>
              <w:top w:val="single" w:sz="4" w:space="0" w:color="auto"/>
              <w:left w:val="single" w:sz="4" w:space="0" w:color="auto"/>
              <w:bottom w:val="single" w:sz="4" w:space="0" w:color="auto"/>
            </w:tcBorders>
          </w:tcPr>
          <w:p w:rsidR="003B77D6" w:rsidRPr="005436E6" w:rsidRDefault="003B77D6" w:rsidP="00BC6315">
            <w:pPr>
              <w:autoSpaceDE w:val="0"/>
              <w:autoSpaceDN w:val="0"/>
              <w:adjustRightInd w:val="0"/>
              <w:spacing w:after="120"/>
              <w:rPr>
                <w:ins w:id="631" w:author="Comverse" w:date="2013-08-22T18:38:00Z"/>
                <w:rFonts w:ascii="Tahoma" w:hAnsi="Tahoma" w:cs="Tahoma"/>
                <w:color w:val="000000"/>
              </w:rPr>
            </w:pPr>
            <w:ins w:id="632" w:author="Comverse" w:date="2013-08-22T18:38:00Z">
              <w:r w:rsidRPr="005436E6">
                <w:rPr>
                  <w:rFonts w:ascii="Tahoma" w:hAnsi="Tahoma" w:cs="Tahoma"/>
                  <w:color w:val="000000"/>
                  <w:spacing w:val="1"/>
                  <w:position w:val="1"/>
                </w:rPr>
                <w:t xml:space="preserve">The applications displays the list </w:t>
              </w:r>
              <w:r>
                <w:rPr>
                  <w:rFonts w:ascii="Tahoma" w:hAnsi="Tahoma" w:cs="Tahoma"/>
                  <w:color w:val="000000"/>
                  <w:spacing w:val="1"/>
                  <w:position w:val="1"/>
                </w:rPr>
                <w:t xml:space="preserve">of </w:t>
              </w:r>
              <w:r w:rsidRPr="005436E6">
                <w:rPr>
                  <w:rFonts w:ascii="Tahoma" w:hAnsi="Tahoma" w:cs="Tahoma"/>
                  <w:color w:val="000000"/>
                  <w:spacing w:val="1"/>
                  <w:position w:val="1"/>
                </w:rPr>
                <w:t>phonebook histor</w:t>
              </w:r>
              <w:r>
                <w:rPr>
                  <w:rFonts w:ascii="Tahoma" w:hAnsi="Tahoma" w:cs="Tahoma"/>
                  <w:color w:val="000000"/>
                  <w:spacing w:val="1"/>
                  <w:position w:val="1"/>
                </w:rPr>
                <w:t>y</w:t>
              </w:r>
              <w:r w:rsidRPr="005436E6">
                <w:rPr>
                  <w:rFonts w:ascii="Tahoma" w:hAnsi="Tahoma" w:cs="Tahoma"/>
                  <w:color w:val="000000"/>
                  <w:spacing w:val="1"/>
                  <w:position w:val="1"/>
                </w:rPr>
                <w:t xml:space="preserve"> </w:t>
              </w:r>
              <w:r>
                <w:rPr>
                  <w:rFonts w:ascii="Tahoma" w:hAnsi="Tahoma" w:cs="Tahoma"/>
                  <w:color w:val="000000"/>
                  <w:spacing w:val="1"/>
                  <w:position w:val="1"/>
                </w:rPr>
                <w:t>items for the contextual subscriber</w:t>
              </w:r>
            </w:ins>
          </w:p>
        </w:tc>
      </w:tr>
      <w:tr w:rsidR="003B77D6" w:rsidRPr="009E03BD" w:rsidTr="00BC6315">
        <w:trPr>
          <w:trHeight w:val="176"/>
          <w:ins w:id="633" w:author="Comverse" w:date="2013-08-22T18:38:00Z"/>
        </w:trPr>
        <w:tc>
          <w:tcPr>
            <w:tcW w:w="2268" w:type="dxa"/>
            <w:tcBorders>
              <w:top w:val="single" w:sz="4" w:space="0" w:color="auto"/>
              <w:bottom w:val="single" w:sz="4" w:space="0" w:color="auto"/>
              <w:right w:val="single" w:sz="4" w:space="0" w:color="auto"/>
            </w:tcBorders>
          </w:tcPr>
          <w:p w:rsidR="003B77D6" w:rsidRPr="00283DDF" w:rsidRDefault="003B77D6" w:rsidP="00BC6315">
            <w:pPr>
              <w:autoSpaceDE w:val="0"/>
              <w:autoSpaceDN w:val="0"/>
              <w:adjustRightInd w:val="0"/>
              <w:rPr>
                <w:ins w:id="634" w:author="Comverse" w:date="2013-08-22T18:38:00Z"/>
                <w:rFonts w:ascii="Tahoma" w:hAnsi="Tahoma" w:cs="Tahoma"/>
              </w:rPr>
            </w:pPr>
            <w:ins w:id="635" w:author="Comverse" w:date="2013-08-22T18:38:00Z">
              <w:r w:rsidRPr="00283DDF">
                <w:rPr>
                  <w:rFonts w:ascii="Tahoma" w:hAnsi="Tahoma" w:cs="Tahoma"/>
                </w:rPr>
                <w:t>Normal Flow:</w:t>
              </w:r>
            </w:ins>
          </w:p>
        </w:tc>
        <w:tc>
          <w:tcPr>
            <w:tcW w:w="7050" w:type="dxa"/>
            <w:gridSpan w:val="2"/>
            <w:tcBorders>
              <w:top w:val="single" w:sz="4" w:space="0" w:color="auto"/>
              <w:left w:val="single" w:sz="4" w:space="0" w:color="auto"/>
              <w:bottom w:val="single" w:sz="4" w:space="0" w:color="auto"/>
            </w:tcBorders>
          </w:tcPr>
          <w:p w:rsidR="003B77D6" w:rsidRDefault="003B77D6" w:rsidP="00BC6315">
            <w:pPr>
              <w:numPr>
                <w:ilvl w:val="0"/>
                <w:numId w:val="281"/>
              </w:numPr>
              <w:autoSpaceDE w:val="0"/>
              <w:autoSpaceDN w:val="0"/>
              <w:adjustRightInd w:val="0"/>
              <w:spacing w:after="120"/>
              <w:rPr>
                <w:ins w:id="636" w:author="Comverse" w:date="2013-08-22T18:38:00Z"/>
                <w:rFonts w:ascii="Tahoma" w:hAnsi="Tahoma" w:cs="Tahoma"/>
              </w:rPr>
            </w:pPr>
            <w:ins w:id="637" w:author="Comverse" w:date="2013-08-22T18:38:00Z">
              <w:r w:rsidRPr="00585A29">
                <w:rPr>
                  <w:rFonts w:ascii="Tahoma" w:hAnsi="Tahoma" w:cs="Tahoma"/>
                  <w:color w:val="000000"/>
                </w:rPr>
                <w:t>User enters criteria to search home location history (start &amp; end date/time)</w:t>
              </w:r>
            </w:ins>
          </w:p>
          <w:p w:rsidR="003B77D6" w:rsidRDefault="003B77D6" w:rsidP="00BC6315">
            <w:pPr>
              <w:numPr>
                <w:ilvl w:val="0"/>
                <w:numId w:val="281"/>
              </w:numPr>
              <w:autoSpaceDE w:val="0"/>
              <w:autoSpaceDN w:val="0"/>
              <w:adjustRightInd w:val="0"/>
              <w:spacing w:after="120"/>
              <w:rPr>
                <w:ins w:id="638" w:author="Comverse" w:date="2013-08-22T18:38:00Z"/>
                <w:rFonts w:ascii="Tahoma" w:hAnsi="Tahoma" w:cs="Tahoma"/>
              </w:rPr>
            </w:pPr>
            <w:ins w:id="639" w:author="Comverse" w:date="2013-08-22T18:38:00Z">
              <w:r w:rsidRPr="00585A29">
                <w:rPr>
                  <w:rFonts w:ascii="Tahoma" w:hAnsi="Tahoma" w:cs="Tahoma"/>
                  <w:color w:val="000000"/>
                </w:rPr>
                <w:t>Application searches and displays retrieved history</w:t>
              </w:r>
              <w:r>
                <w:rPr>
                  <w:rFonts w:ascii="Tahoma" w:hAnsi="Tahoma" w:cs="Tahoma"/>
                  <w:color w:val="000000"/>
                </w:rPr>
                <w:t>, respecting entered search criteria</w:t>
              </w:r>
              <w:r w:rsidRPr="00585A29">
                <w:rPr>
                  <w:rFonts w:ascii="Tahoma" w:hAnsi="Tahoma" w:cs="Tahoma"/>
                  <w:color w:val="000000"/>
                </w:rPr>
                <w:t xml:space="preserve"> (A1)(A2)</w:t>
              </w:r>
            </w:ins>
          </w:p>
          <w:p w:rsidR="003B77D6" w:rsidRPr="005436E6" w:rsidRDefault="003B77D6" w:rsidP="00BC6315">
            <w:pPr>
              <w:numPr>
                <w:ilvl w:val="0"/>
                <w:numId w:val="281"/>
              </w:numPr>
              <w:autoSpaceDE w:val="0"/>
              <w:autoSpaceDN w:val="0"/>
              <w:adjustRightInd w:val="0"/>
              <w:spacing w:after="120"/>
              <w:rPr>
                <w:ins w:id="640" w:author="Comverse" w:date="2013-08-22T18:38:00Z"/>
                <w:rFonts w:ascii="Tahoma" w:hAnsi="Tahoma" w:cs="Tahoma"/>
              </w:rPr>
            </w:pPr>
            <w:ins w:id="641" w:author="Comverse" w:date="2013-08-22T18:38:00Z">
              <w:r w:rsidRPr="005436E6">
                <w:rPr>
                  <w:rFonts w:ascii="Tahoma" w:hAnsi="Tahoma" w:cs="Tahoma"/>
                </w:rPr>
                <w:t>The user selects one of the history line</w:t>
              </w:r>
            </w:ins>
          </w:p>
          <w:p w:rsidR="003B77D6" w:rsidRPr="005436E6" w:rsidRDefault="003B77D6" w:rsidP="00BC6315">
            <w:pPr>
              <w:numPr>
                <w:ilvl w:val="0"/>
                <w:numId w:val="281"/>
              </w:numPr>
              <w:autoSpaceDE w:val="0"/>
              <w:autoSpaceDN w:val="0"/>
              <w:adjustRightInd w:val="0"/>
              <w:spacing w:after="120"/>
              <w:rPr>
                <w:ins w:id="642" w:author="Comverse" w:date="2013-08-22T18:38:00Z"/>
                <w:rFonts w:ascii="Tahoma" w:hAnsi="Tahoma" w:cs="Tahoma"/>
              </w:rPr>
            </w:pPr>
            <w:ins w:id="643" w:author="Comverse" w:date="2013-08-22T18:38:00Z">
              <w:r w:rsidRPr="005436E6">
                <w:rPr>
                  <w:rFonts w:ascii="Tahoma" w:hAnsi="Tahoma" w:cs="Tahoma"/>
                </w:rPr>
                <w:t>The application displays the details of the history</w:t>
              </w:r>
              <w:r>
                <w:rPr>
                  <w:rFonts w:ascii="Tahoma" w:hAnsi="Tahoma" w:cs="Tahoma"/>
                </w:rPr>
                <w:t xml:space="preserve"> (Refer to use case ACA0210 - View phonebook record details)</w:t>
              </w:r>
            </w:ins>
          </w:p>
        </w:tc>
      </w:tr>
      <w:tr w:rsidR="003B77D6" w:rsidRPr="009E03BD" w:rsidTr="00BC6315">
        <w:trPr>
          <w:trHeight w:val="176"/>
          <w:ins w:id="644" w:author="Comverse" w:date="2013-08-22T18:38:00Z"/>
        </w:trPr>
        <w:tc>
          <w:tcPr>
            <w:tcW w:w="2268" w:type="dxa"/>
            <w:tcBorders>
              <w:top w:val="single" w:sz="4" w:space="0" w:color="auto"/>
              <w:bottom w:val="single" w:sz="4" w:space="0" w:color="auto"/>
              <w:right w:val="single" w:sz="4" w:space="0" w:color="auto"/>
            </w:tcBorders>
          </w:tcPr>
          <w:p w:rsidR="003B77D6" w:rsidRPr="003D7A4C" w:rsidRDefault="003B77D6" w:rsidP="00BC6315">
            <w:pPr>
              <w:autoSpaceDE w:val="0"/>
              <w:autoSpaceDN w:val="0"/>
              <w:adjustRightInd w:val="0"/>
              <w:rPr>
                <w:ins w:id="645" w:author="Comverse" w:date="2013-08-22T18:38:00Z"/>
                <w:rFonts w:ascii="Tahoma" w:hAnsi="Tahoma" w:cs="Tahoma"/>
                <w:color w:val="000000"/>
              </w:rPr>
            </w:pPr>
            <w:ins w:id="646" w:author="Comverse" w:date="2013-08-22T18:38:00Z">
              <w:r w:rsidRPr="003D7A4C">
                <w:rPr>
                  <w:rFonts w:ascii="Tahoma" w:hAnsi="Tahoma" w:cs="Tahoma"/>
                  <w:color w:val="000000"/>
                </w:rPr>
                <w:t>Alternative Flows:</w:t>
              </w:r>
            </w:ins>
          </w:p>
        </w:tc>
        <w:tc>
          <w:tcPr>
            <w:tcW w:w="7050" w:type="dxa"/>
            <w:gridSpan w:val="2"/>
            <w:tcBorders>
              <w:top w:val="single" w:sz="4" w:space="0" w:color="auto"/>
              <w:left w:val="single" w:sz="4" w:space="0" w:color="auto"/>
              <w:bottom w:val="single" w:sz="4" w:space="0" w:color="auto"/>
            </w:tcBorders>
          </w:tcPr>
          <w:p w:rsidR="003B77D6" w:rsidRPr="00585A29" w:rsidRDefault="003B77D6" w:rsidP="00BC6315">
            <w:pPr>
              <w:widowControl w:val="0"/>
              <w:autoSpaceDE w:val="0"/>
              <w:autoSpaceDN w:val="0"/>
              <w:adjustRightInd w:val="0"/>
              <w:spacing w:before="15" w:line="240" w:lineRule="exact"/>
              <w:ind w:right="186"/>
              <w:rPr>
                <w:ins w:id="647" w:author="Comverse" w:date="2013-08-22T18:38:00Z"/>
                <w:rFonts w:ascii="Tahoma" w:hAnsi="Tahoma" w:cs="Tahoma"/>
                <w:color w:val="000000"/>
              </w:rPr>
            </w:pPr>
            <w:ins w:id="648" w:author="Comverse" w:date="2013-08-22T18:38:00Z">
              <w:r w:rsidRPr="00585A29">
                <w:rPr>
                  <w:rFonts w:ascii="Tahoma" w:hAnsi="Tahoma" w:cs="Tahoma"/>
                  <w:color w:val="000000"/>
                </w:rPr>
                <w:t>A1: There is no history for the entered criteria</w:t>
              </w:r>
            </w:ins>
          </w:p>
          <w:p w:rsidR="003B77D6" w:rsidRPr="00585A29" w:rsidRDefault="003B77D6" w:rsidP="00BC6315">
            <w:pPr>
              <w:widowControl w:val="0"/>
              <w:autoSpaceDE w:val="0"/>
              <w:autoSpaceDN w:val="0"/>
              <w:adjustRightInd w:val="0"/>
              <w:spacing w:before="10" w:line="110" w:lineRule="exact"/>
              <w:rPr>
                <w:ins w:id="649" w:author="Comverse" w:date="2013-08-22T18:38:00Z"/>
                <w:rFonts w:ascii="Tahoma" w:hAnsi="Tahoma" w:cs="Tahoma"/>
                <w:color w:val="000000"/>
              </w:rPr>
            </w:pPr>
          </w:p>
          <w:p w:rsidR="003B77D6" w:rsidRPr="00585A29" w:rsidRDefault="003B77D6" w:rsidP="00BC6315">
            <w:pPr>
              <w:widowControl w:val="0"/>
              <w:autoSpaceDE w:val="0"/>
              <w:autoSpaceDN w:val="0"/>
              <w:adjustRightInd w:val="0"/>
              <w:spacing w:line="240" w:lineRule="exact"/>
              <w:ind w:left="314" w:right="392" w:hanging="280"/>
              <w:rPr>
                <w:ins w:id="650" w:author="Comverse" w:date="2013-08-22T18:38:00Z"/>
                <w:rFonts w:ascii="Tahoma" w:hAnsi="Tahoma" w:cs="Tahoma"/>
                <w:color w:val="000000"/>
              </w:rPr>
            </w:pPr>
            <w:ins w:id="651" w:author="Comverse" w:date="2013-08-22T18:38:00Z">
              <w:r w:rsidRPr="00585A29">
                <w:rPr>
                  <w:rFonts w:ascii="Tahoma" w:hAnsi="Tahoma" w:cs="Tahoma"/>
                  <w:color w:val="000000"/>
                </w:rPr>
                <w:t>1.  Application displays a message specifying no history has been found</w:t>
              </w:r>
            </w:ins>
          </w:p>
          <w:p w:rsidR="003B77D6" w:rsidRPr="00585A29" w:rsidRDefault="003B77D6" w:rsidP="00BC6315">
            <w:pPr>
              <w:widowControl w:val="0"/>
              <w:autoSpaceDE w:val="0"/>
              <w:autoSpaceDN w:val="0"/>
              <w:adjustRightInd w:val="0"/>
              <w:spacing w:before="15" w:line="240" w:lineRule="exact"/>
              <w:ind w:right="186"/>
              <w:rPr>
                <w:ins w:id="652" w:author="Comverse" w:date="2013-08-22T18:38:00Z"/>
                <w:rFonts w:ascii="Tahoma" w:hAnsi="Tahoma" w:cs="Tahoma"/>
                <w:color w:val="000000"/>
              </w:rPr>
            </w:pPr>
            <w:ins w:id="653" w:author="Comverse" w:date="2013-08-22T18:38:00Z">
              <w:r w:rsidRPr="00585A29">
                <w:rPr>
                  <w:rFonts w:ascii="Tahoma" w:hAnsi="Tahoma" w:cs="Tahoma"/>
                  <w:color w:val="000000"/>
                </w:rPr>
                <w:t>A2: There are more returned history matching criteria than maximum number allowed</w:t>
              </w:r>
            </w:ins>
          </w:p>
          <w:p w:rsidR="003B77D6" w:rsidRDefault="003B77D6" w:rsidP="00BC6315">
            <w:pPr>
              <w:numPr>
                <w:ilvl w:val="0"/>
                <w:numId w:val="279"/>
              </w:numPr>
              <w:autoSpaceDE w:val="0"/>
              <w:autoSpaceDN w:val="0"/>
              <w:adjustRightInd w:val="0"/>
              <w:spacing w:after="120"/>
              <w:rPr>
                <w:ins w:id="654" w:author="Comverse" w:date="2013-08-22T18:38:00Z"/>
                <w:rFonts w:ascii="Tahoma" w:hAnsi="Tahoma" w:cs="Tahoma"/>
                <w:color w:val="000000"/>
              </w:rPr>
            </w:pPr>
            <w:ins w:id="655" w:author="Comverse" w:date="2013-08-22T18:38:00Z">
              <w:r w:rsidRPr="00585A29">
                <w:rPr>
                  <w:rFonts w:ascii="Tahoma" w:hAnsi="Tahoma" w:cs="Tahoma"/>
                  <w:color w:val="000000"/>
                </w:rPr>
                <w:t>Application displays a message to inform user that more than X history have been found and he should refine his search criteria</w:t>
              </w:r>
            </w:ins>
          </w:p>
          <w:p w:rsidR="003B77D6" w:rsidRDefault="003B77D6" w:rsidP="00BC6315">
            <w:pPr>
              <w:numPr>
                <w:ilvl w:val="0"/>
                <w:numId w:val="279"/>
              </w:numPr>
              <w:autoSpaceDE w:val="0"/>
              <w:autoSpaceDN w:val="0"/>
              <w:adjustRightInd w:val="0"/>
              <w:spacing w:after="120"/>
              <w:rPr>
                <w:ins w:id="656" w:author="Comverse" w:date="2013-08-22T18:38:00Z"/>
                <w:rFonts w:ascii="Tahoma" w:hAnsi="Tahoma" w:cs="Tahoma"/>
                <w:color w:val="000000"/>
              </w:rPr>
            </w:pPr>
            <w:ins w:id="657" w:author="Comverse" w:date="2013-08-22T18:38:00Z">
              <w:r>
                <w:rPr>
                  <w:rFonts w:ascii="Tahoma" w:hAnsi="Tahoma" w:cs="Tahoma"/>
                  <w:color w:val="000000"/>
                </w:rPr>
                <w:t>A</w:t>
              </w:r>
              <w:r w:rsidRPr="005436E6">
                <w:rPr>
                  <w:rFonts w:ascii="Tahoma" w:hAnsi="Tahoma" w:cs="Tahoma"/>
                  <w:color w:val="000000"/>
                </w:rPr>
                <w:t>pplication displays the maximum number of histories allowed</w:t>
              </w:r>
              <w:r>
                <w:rPr>
                  <w:rFonts w:ascii="Tahoma" w:hAnsi="Tahoma" w:cs="Tahoma"/>
                  <w:color w:val="000000"/>
                </w:rPr>
                <w:t xml:space="preserve"> (limited to X)</w:t>
              </w:r>
            </w:ins>
          </w:p>
          <w:p w:rsidR="003B77D6" w:rsidRPr="005436E6" w:rsidRDefault="003B77D6" w:rsidP="00BC6315">
            <w:pPr>
              <w:numPr>
                <w:ilvl w:val="0"/>
                <w:numId w:val="279"/>
              </w:numPr>
              <w:autoSpaceDE w:val="0"/>
              <w:autoSpaceDN w:val="0"/>
              <w:adjustRightInd w:val="0"/>
              <w:spacing w:after="120"/>
              <w:rPr>
                <w:ins w:id="658" w:author="Comverse" w:date="2013-08-22T18:38:00Z"/>
                <w:rFonts w:ascii="Tahoma" w:hAnsi="Tahoma" w:cs="Tahoma"/>
                <w:color w:val="000000"/>
              </w:rPr>
            </w:pPr>
            <w:ins w:id="659" w:author="Comverse" w:date="2013-08-22T18:38:00Z">
              <w:r w:rsidRPr="005436E6">
                <w:rPr>
                  <w:rFonts w:ascii="Tahoma" w:hAnsi="Tahoma" w:cs="Tahoma"/>
                  <w:color w:val="000000"/>
                </w:rPr>
                <w:t xml:space="preserve">Redirect the user to step </w:t>
              </w:r>
              <w:r>
                <w:rPr>
                  <w:rFonts w:ascii="Tahoma" w:hAnsi="Tahoma" w:cs="Tahoma"/>
                  <w:color w:val="000000"/>
                </w:rPr>
                <w:t>1</w:t>
              </w:r>
            </w:ins>
          </w:p>
        </w:tc>
      </w:tr>
    </w:tbl>
    <w:p w:rsidR="00000000" w:rsidRDefault="00B01B65">
      <w:pPr>
        <w:pStyle w:val="BodyText"/>
        <w:rPr>
          <w:ins w:id="660" w:author="Comverse" w:date="2013-08-22T09:48:00Z"/>
        </w:rPr>
        <w:pPrChange w:id="661" w:author="Comverse" w:date="2013-08-22T18:38:00Z">
          <w:pPr>
            <w:pStyle w:val="Heading4"/>
          </w:pPr>
        </w:pPrChange>
      </w:pPr>
    </w:p>
    <w:p w:rsidR="005436E6" w:rsidRDefault="005436E6" w:rsidP="00BC6315">
      <w:pPr>
        <w:pStyle w:val="Heading4"/>
        <w:rPr>
          <w:ins w:id="662" w:author="Comverse" w:date="2013-08-22T09:48:00Z"/>
        </w:rPr>
      </w:pPr>
      <w:bookmarkStart w:id="663" w:name="_Toc357431434"/>
      <w:bookmarkStart w:id="664" w:name="_Toc364961278"/>
      <w:ins w:id="665" w:author="Comverse" w:date="2013-08-22T09:48:00Z">
        <w:r>
          <w:t xml:space="preserve">ACA0210 View </w:t>
        </w:r>
      </w:ins>
      <w:r w:rsidR="00BC6315">
        <w:t>phonebook record</w:t>
      </w:r>
      <w:ins w:id="666" w:author="Comverse" w:date="2013-08-22T09:48:00Z">
        <w:r>
          <w:t xml:space="preserve"> details</w:t>
        </w:r>
        <w:bookmarkEnd w:id="663"/>
        <w:bookmarkEnd w:id="664"/>
      </w:ins>
    </w:p>
    <w:p w:rsidR="00980032" w:rsidDel="003B77D6" w:rsidRDefault="00980032" w:rsidP="00980032">
      <w:pPr>
        <w:pStyle w:val="Body"/>
        <w:ind w:left="0"/>
        <w:rPr>
          <w:del w:id="667" w:author="Comverse" w:date="2013-08-22T18:37:00Z"/>
        </w:rPr>
      </w:pPr>
    </w:p>
    <w:tbl>
      <w:tblPr>
        <w:tblW w:w="0" w:type="auto"/>
        <w:tblInd w:w="288" w:type="dxa"/>
        <w:tblBorders>
          <w:top w:val="single" w:sz="4" w:space="0" w:color="auto"/>
          <w:left w:val="single" w:sz="4" w:space="0" w:color="auto"/>
          <w:bottom w:val="single" w:sz="4" w:space="0" w:color="auto"/>
          <w:right w:val="single" w:sz="4" w:space="0" w:color="auto"/>
        </w:tblBorders>
        <w:tblLayout w:type="fixed"/>
        <w:tblLook w:val="0000"/>
      </w:tblPr>
      <w:tblGrid>
        <w:gridCol w:w="2268"/>
        <w:gridCol w:w="3312"/>
        <w:gridCol w:w="3596"/>
      </w:tblGrid>
      <w:tr w:rsidR="003B77D6" w:rsidTr="00BC6315">
        <w:trPr>
          <w:trHeight w:val="360"/>
          <w:ins w:id="668" w:author="Comverse" w:date="2013-08-22T18:33:00Z"/>
        </w:trPr>
        <w:tc>
          <w:tcPr>
            <w:tcW w:w="5580" w:type="dxa"/>
            <w:gridSpan w:val="2"/>
            <w:tcBorders>
              <w:top w:val="single" w:sz="4" w:space="0" w:color="auto"/>
              <w:bottom w:val="single" w:sz="4" w:space="0" w:color="auto"/>
              <w:right w:val="single" w:sz="4" w:space="0" w:color="auto"/>
            </w:tcBorders>
            <w:shd w:val="clear" w:color="auto" w:fill="E6E6E6"/>
          </w:tcPr>
          <w:p w:rsidR="00000000" w:rsidRDefault="003B77D6">
            <w:pPr>
              <w:keepNext/>
              <w:keepLines/>
              <w:autoSpaceDE w:val="0"/>
              <w:autoSpaceDN w:val="0"/>
              <w:adjustRightInd w:val="0"/>
              <w:rPr>
                <w:ins w:id="669" w:author="Comverse" w:date="2013-08-22T18:33:00Z"/>
                <w:rFonts w:ascii="Tahoma" w:hAnsi="Tahoma" w:cs="Tahoma"/>
                <w:b/>
                <w:bCs/>
                <w:color w:val="000000"/>
                <w:lang w:val="en-AU"/>
              </w:rPr>
            </w:pPr>
            <w:ins w:id="670" w:author="Comverse" w:date="2013-08-22T18:33:00Z">
              <w:r w:rsidRPr="00585A29">
                <w:rPr>
                  <w:rFonts w:ascii="Tahoma" w:hAnsi="Tahoma" w:cs="Tahoma"/>
                  <w:b/>
                  <w:bCs/>
                  <w:color w:val="000000"/>
                  <w:lang w:val="en-AU"/>
                </w:rPr>
                <w:t xml:space="preserve">View </w:t>
              </w:r>
              <w:r>
                <w:rPr>
                  <w:rFonts w:ascii="Tahoma" w:hAnsi="Tahoma" w:cs="Tahoma"/>
                  <w:b/>
                  <w:bCs/>
                  <w:color w:val="000000"/>
                  <w:lang w:val="en-AU"/>
                </w:rPr>
                <w:t xml:space="preserve">phonebook record </w:t>
              </w:r>
              <w:r w:rsidRPr="00585A29">
                <w:rPr>
                  <w:rFonts w:ascii="Tahoma" w:hAnsi="Tahoma" w:cs="Tahoma"/>
                  <w:b/>
                  <w:bCs/>
                  <w:color w:val="000000"/>
                  <w:lang w:val="en-AU"/>
                </w:rPr>
                <w:t>details</w:t>
              </w:r>
            </w:ins>
          </w:p>
        </w:tc>
        <w:tc>
          <w:tcPr>
            <w:tcW w:w="3596" w:type="dxa"/>
            <w:tcBorders>
              <w:top w:val="single" w:sz="4" w:space="0" w:color="auto"/>
              <w:left w:val="single" w:sz="4" w:space="0" w:color="auto"/>
              <w:bottom w:val="single" w:sz="4" w:space="0" w:color="auto"/>
            </w:tcBorders>
            <w:shd w:val="clear" w:color="auto" w:fill="E6E6E6"/>
          </w:tcPr>
          <w:p w:rsidR="003B77D6" w:rsidRPr="00585A29" w:rsidRDefault="003B77D6" w:rsidP="00BC6315">
            <w:pPr>
              <w:keepNext/>
              <w:keepLines/>
              <w:autoSpaceDE w:val="0"/>
              <w:autoSpaceDN w:val="0"/>
              <w:adjustRightInd w:val="0"/>
              <w:rPr>
                <w:ins w:id="671" w:author="Comverse" w:date="2013-08-22T18:33:00Z"/>
                <w:rFonts w:ascii="Tahoma" w:hAnsi="Tahoma" w:cs="Tahoma"/>
                <w:b/>
                <w:bCs/>
                <w:color w:val="000000"/>
                <w:lang w:val="en-AU"/>
              </w:rPr>
            </w:pPr>
            <w:ins w:id="672" w:author="Comverse" w:date="2013-08-22T18:33:00Z">
              <w:r w:rsidRPr="00585A29">
                <w:rPr>
                  <w:rFonts w:ascii="Tahoma" w:hAnsi="Tahoma" w:cs="Tahoma"/>
                  <w:b/>
                  <w:bCs/>
                  <w:color w:val="000000"/>
                  <w:lang w:val="en-AU"/>
                </w:rPr>
                <w:t xml:space="preserve">ACA0210 </w:t>
              </w:r>
            </w:ins>
          </w:p>
        </w:tc>
      </w:tr>
      <w:tr w:rsidR="003B77D6" w:rsidTr="00BC6315">
        <w:trPr>
          <w:ins w:id="673" w:author="Comverse" w:date="2013-08-22T18:33:00Z"/>
        </w:trPr>
        <w:tc>
          <w:tcPr>
            <w:tcW w:w="2268" w:type="dxa"/>
            <w:tcBorders>
              <w:top w:val="single" w:sz="4" w:space="0" w:color="auto"/>
              <w:bottom w:val="single" w:sz="4" w:space="0" w:color="auto"/>
              <w:right w:val="single" w:sz="4" w:space="0" w:color="auto"/>
            </w:tcBorders>
          </w:tcPr>
          <w:p w:rsidR="003B77D6" w:rsidRPr="00585A29" w:rsidRDefault="003B77D6" w:rsidP="00BC6315">
            <w:pPr>
              <w:autoSpaceDE w:val="0"/>
              <w:autoSpaceDN w:val="0"/>
              <w:adjustRightInd w:val="0"/>
              <w:rPr>
                <w:ins w:id="674" w:author="Comverse" w:date="2013-08-22T18:33:00Z"/>
                <w:rFonts w:ascii="Tahoma" w:hAnsi="Tahoma" w:cs="Tahoma"/>
                <w:color w:val="000000"/>
              </w:rPr>
            </w:pPr>
            <w:ins w:id="675" w:author="Comverse" w:date="2013-08-22T18:33:00Z">
              <w:r w:rsidRPr="00585A29">
                <w:rPr>
                  <w:rFonts w:ascii="Tahoma" w:hAnsi="Tahoma" w:cs="Tahoma"/>
                  <w:color w:val="000000"/>
                </w:rPr>
                <w:t>Primary actors</w:t>
              </w:r>
            </w:ins>
          </w:p>
        </w:tc>
        <w:tc>
          <w:tcPr>
            <w:tcW w:w="6908" w:type="dxa"/>
            <w:gridSpan w:val="2"/>
            <w:tcBorders>
              <w:top w:val="single" w:sz="4" w:space="0" w:color="auto"/>
              <w:left w:val="single" w:sz="4" w:space="0" w:color="auto"/>
              <w:bottom w:val="single" w:sz="4" w:space="0" w:color="auto"/>
            </w:tcBorders>
          </w:tcPr>
          <w:p w:rsidR="00000000" w:rsidRDefault="003B77D6">
            <w:pPr>
              <w:autoSpaceDE w:val="0"/>
              <w:autoSpaceDN w:val="0"/>
              <w:adjustRightInd w:val="0"/>
              <w:spacing w:after="120"/>
              <w:rPr>
                <w:ins w:id="676" w:author="Comverse" w:date="2013-08-22T18:33:00Z"/>
                <w:rFonts w:ascii="Tahoma" w:hAnsi="Tahoma" w:cs="Tahoma"/>
                <w:color w:val="000000"/>
              </w:rPr>
            </w:pPr>
            <w:ins w:id="677" w:author="Comverse" w:date="2013-08-22T18:33:00Z">
              <w:r w:rsidRPr="00585A29">
                <w:rPr>
                  <w:rFonts w:ascii="Tahoma" w:hAnsi="Tahoma" w:cs="Tahoma"/>
                  <w:color w:val="000000"/>
                </w:rPr>
                <w:t>CSR user</w:t>
              </w:r>
            </w:ins>
          </w:p>
          <w:p w:rsidR="00000000" w:rsidRDefault="003B77D6">
            <w:pPr>
              <w:autoSpaceDE w:val="0"/>
              <w:autoSpaceDN w:val="0"/>
              <w:adjustRightInd w:val="0"/>
              <w:spacing w:after="120"/>
              <w:rPr>
                <w:ins w:id="678" w:author="Comverse" w:date="2013-08-22T18:33:00Z"/>
                <w:rFonts w:ascii="Tahoma" w:hAnsi="Tahoma" w:cs="Tahoma"/>
                <w:color w:val="000000"/>
              </w:rPr>
            </w:pPr>
            <w:ins w:id="679" w:author="Comverse" w:date="2013-08-22T18:33:00Z">
              <w:r>
                <w:rPr>
                  <w:rFonts w:ascii="Tahoma" w:hAnsi="Tahoma" w:cs="Tahoma"/>
                  <w:color w:val="000000"/>
                </w:rPr>
                <w:t>Dealer user</w:t>
              </w:r>
            </w:ins>
          </w:p>
        </w:tc>
      </w:tr>
      <w:tr w:rsidR="003B77D6" w:rsidTr="00BC6315">
        <w:trPr>
          <w:ins w:id="680" w:author="Comverse" w:date="2013-08-22T18:33:00Z"/>
        </w:trPr>
        <w:tc>
          <w:tcPr>
            <w:tcW w:w="2268" w:type="dxa"/>
            <w:tcBorders>
              <w:top w:val="single" w:sz="4" w:space="0" w:color="auto"/>
              <w:bottom w:val="single" w:sz="4" w:space="0" w:color="auto"/>
              <w:right w:val="single" w:sz="4" w:space="0" w:color="auto"/>
            </w:tcBorders>
          </w:tcPr>
          <w:p w:rsidR="003B77D6" w:rsidRPr="00585A29" w:rsidRDefault="003B77D6" w:rsidP="00BC6315">
            <w:pPr>
              <w:autoSpaceDE w:val="0"/>
              <w:autoSpaceDN w:val="0"/>
              <w:adjustRightInd w:val="0"/>
              <w:rPr>
                <w:ins w:id="681" w:author="Comverse" w:date="2013-08-22T18:33:00Z"/>
                <w:rFonts w:ascii="Tahoma" w:hAnsi="Tahoma" w:cs="Tahoma"/>
                <w:color w:val="000000"/>
              </w:rPr>
            </w:pPr>
            <w:ins w:id="682" w:author="Comverse" w:date="2013-08-22T18:33:00Z">
              <w:r w:rsidRPr="00585A29">
                <w:rPr>
                  <w:rFonts w:ascii="Tahoma" w:hAnsi="Tahoma" w:cs="Tahoma"/>
                  <w:color w:val="000000"/>
                </w:rPr>
                <w:t>Summary Goal</w:t>
              </w:r>
            </w:ins>
          </w:p>
        </w:tc>
        <w:tc>
          <w:tcPr>
            <w:tcW w:w="6908" w:type="dxa"/>
            <w:gridSpan w:val="2"/>
            <w:tcBorders>
              <w:top w:val="single" w:sz="4" w:space="0" w:color="auto"/>
              <w:left w:val="single" w:sz="4" w:space="0" w:color="auto"/>
              <w:bottom w:val="single" w:sz="4" w:space="0" w:color="auto"/>
            </w:tcBorders>
          </w:tcPr>
          <w:p w:rsidR="00000000" w:rsidRDefault="003B77D6">
            <w:pPr>
              <w:autoSpaceDE w:val="0"/>
              <w:autoSpaceDN w:val="0"/>
              <w:adjustRightInd w:val="0"/>
              <w:spacing w:after="120"/>
              <w:rPr>
                <w:ins w:id="683" w:author="Comverse" w:date="2013-08-22T18:33:00Z"/>
                <w:rFonts w:ascii="Tahoma" w:hAnsi="Tahoma" w:cs="Tahoma"/>
                <w:color w:val="000000"/>
              </w:rPr>
            </w:pPr>
            <w:ins w:id="684" w:author="Comverse" w:date="2013-08-22T18:33:00Z">
              <w:r w:rsidRPr="00585A29">
                <w:rPr>
                  <w:rFonts w:ascii="Tahoma" w:hAnsi="Tahoma" w:cs="Tahoma"/>
                  <w:color w:val="000000"/>
                </w:rPr>
                <w:t xml:space="preserve">This use case displays the details of a </w:t>
              </w:r>
              <w:r>
                <w:rPr>
                  <w:rFonts w:ascii="Tahoma" w:hAnsi="Tahoma" w:cs="Tahoma"/>
                  <w:color w:val="000000"/>
                </w:rPr>
                <w:t>phonebook</w:t>
              </w:r>
              <w:r w:rsidRPr="00585A29">
                <w:rPr>
                  <w:rFonts w:ascii="Tahoma" w:hAnsi="Tahoma" w:cs="Tahoma"/>
                  <w:color w:val="000000"/>
                </w:rPr>
                <w:t xml:space="preserve"> record.</w:t>
              </w:r>
            </w:ins>
          </w:p>
        </w:tc>
      </w:tr>
      <w:tr w:rsidR="003B77D6" w:rsidTr="00BC6315">
        <w:trPr>
          <w:trHeight w:val="176"/>
          <w:ins w:id="685" w:author="Comverse" w:date="2013-08-22T18:33:00Z"/>
        </w:trPr>
        <w:tc>
          <w:tcPr>
            <w:tcW w:w="2268" w:type="dxa"/>
            <w:tcBorders>
              <w:top w:val="single" w:sz="4" w:space="0" w:color="auto"/>
              <w:bottom w:val="single" w:sz="4" w:space="0" w:color="auto"/>
              <w:right w:val="single" w:sz="4" w:space="0" w:color="auto"/>
            </w:tcBorders>
          </w:tcPr>
          <w:p w:rsidR="003B77D6" w:rsidRPr="00585A29" w:rsidRDefault="003B77D6" w:rsidP="00BC6315">
            <w:pPr>
              <w:autoSpaceDE w:val="0"/>
              <w:autoSpaceDN w:val="0"/>
              <w:adjustRightInd w:val="0"/>
              <w:rPr>
                <w:ins w:id="686" w:author="Comverse" w:date="2013-08-22T18:33:00Z"/>
                <w:rFonts w:ascii="Tahoma" w:hAnsi="Tahoma" w:cs="Tahoma"/>
                <w:color w:val="000000"/>
              </w:rPr>
            </w:pPr>
            <w:ins w:id="687" w:author="Comverse" w:date="2013-08-22T18:33:00Z">
              <w:r w:rsidRPr="00585A29">
                <w:rPr>
                  <w:rFonts w:ascii="Tahoma" w:hAnsi="Tahoma" w:cs="Tahoma"/>
                  <w:color w:val="000000"/>
                </w:rPr>
                <w:t>Pre-conditions</w:t>
              </w:r>
            </w:ins>
          </w:p>
        </w:tc>
        <w:tc>
          <w:tcPr>
            <w:tcW w:w="6908" w:type="dxa"/>
            <w:gridSpan w:val="2"/>
            <w:tcBorders>
              <w:top w:val="single" w:sz="4" w:space="0" w:color="auto"/>
              <w:left w:val="single" w:sz="4" w:space="0" w:color="auto"/>
              <w:bottom w:val="single" w:sz="4" w:space="0" w:color="auto"/>
            </w:tcBorders>
          </w:tcPr>
          <w:p w:rsidR="00000000" w:rsidRDefault="003B77D6">
            <w:pPr>
              <w:autoSpaceDE w:val="0"/>
              <w:autoSpaceDN w:val="0"/>
              <w:adjustRightInd w:val="0"/>
              <w:spacing w:after="120"/>
              <w:ind w:left="-4"/>
              <w:rPr>
                <w:ins w:id="688" w:author="Comverse" w:date="2013-08-22T18:33:00Z"/>
                <w:rFonts w:ascii="Tahoma" w:hAnsi="Tahoma" w:cs="Tahoma"/>
                <w:color w:val="000000"/>
              </w:rPr>
            </w:pPr>
            <w:ins w:id="689" w:author="Comverse" w:date="2013-08-22T18:33:00Z">
              <w:r w:rsidRPr="00585A29">
                <w:rPr>
                  <w:rFonts w:ascii="Tahoma" w:hAnsi="Tahoma" w:cs="Tahoma"/>
                  <w:color w:val="000000"/>
                </w:rPr>
                <w:t xml:space="preserve">User is in the context of a </w:t>
              </w:r>
            </w:ins>
            <w:ins w:id="690" w:author="Comverse" w:date="2013-08-22T18:34:00Z">
              <w:r>
                <w:rPr>
                  <w:rFonts w:ascii="Tahoma" w:hAnsi="Tahoma" w:cs="Tahoma"/>
                  <w:color w:val="000000"/>
                </w:rPr>
                <w:t>phonebook</w:t>
              </w:r>
            </w:ins>
            <w:ins w:id="691" w:author="Comverse" w:date="2013-08-22T18:33:00Z">
              <w:r w:rsidRPr="00585A29">
                <w:rPr>
                  <w:rFonts w:ascii="Tahoma" w:hAnsi="Tahoma" w:cs="Tahoma"/>
                  <w:color w:val="000000"/>
                </w:rPr>
                <w:t xml:space="preserve"> record</w:t>
              </w:r>
            </w:ins>
          </w:p>
        </w:tc>
      </w:tr>
      <w:tr w:rsidR="003B77D6" w:rsidTr="00BC6315">
        <w:trPr>
          <w:trHeight w:val="176"/>
          <w:ins w:id="692" w:author="Comverse" w:date="2013-08-22T18:33:00Z"/>
        </w:trPr>
        <w:tc>
          <w:tcPr>
            <w:tcW w:w="2268" w:type="dxa"/>
            <w:tcBorders>
              <w:top w:val="single" w:sz="4" w:space="0" w:color="auto"/>
              <w:bottom w:val="single" w:sz="4" w:space="0" w:color="auto"/>
              <w:right w:val="single" w:sz="4" w:space="0" w:color="auto"/>
            </w:tcBorders>
          </w:tcPr>
          <w:p w:rsidR="003B77D6" w:rsidRPr="00585A29" w:rsidRDefault="003B77D6" w:rsidP="00BC6315">
            <w:pPr>
              <w:autoSpaceDE w:val="0"/>
              <w:autoSpaceDN w:val="0"/>
              <w:adjustRightInd w:val="0"/>
              <w:rPr>
                <w:ins w:id="693" w:author="Comverse" w:date="2013-08-22T18:33:00Z"/>
                <w:rFonts w:ascii="Tahoma" w:hAnsi="Tahoma" w:cs="Tahoma"/>
                <w:color w:val="000000"/>
              </w:rPr>
            </w:pPr>
            <w:ins w:id="694" w:author="Comverse" w:date="2013-08-22T18:33:00Z">
              <w:r w:rsidRPr="00585A29">
                <w:rPr>
                  <w:rFonts w:ascii="Tahoma" w:hAnsi="Tahoma" w:cs="Tahoma"/>
                  <w:color w:val="000000"/>
                </w:rPr>
                <w:t>Trigger</w:t>
              </w:r>
            </w:ins>
          </w:p>
        </w:tc>
        <w:tc>
          <w:tcPr>
            <w:tcW w:w="6908" w:type="dxa"/>
            <w:gridSpan w:val="2"/>
            <w:tcBorders>
              <w:top w:val="single" w:sz="4" w:space="0" w:color="auto"/>
              <w:left w:val="single" w:sz="4" w:space="0" w:color="auto"/>
              <w:bottom w:val="single" w:sz="4" w:space="0" w:color="auto"/>
            </w:tcBorders>
          </w:tcPr>
          <w:p w:rsidR="00000000" w:rsidRDefault="003B77D6">
            <w:pPr>
              <w:autoSpaceDE w:val="0"/>
              <w:autoSpaceDN w:val="0"/>
              <w:adjustRightInd w:val="0"/>
              <w:spacing w:after="120"/>
              <w:rPr>
                <w:ins w:id="695" w:author="Comverse" w:date="2013-08-22T18:33:00Z"/>
                <w:rFonts w:ascii="Tahoma" w:hAnsi="Tahoma" w:cs="Tahoma"/>
                <w:color w:val="000000"/>
              </w:rPr>
            </w:pPr>
            <w:ins w:id="696" w:author="Comverse" w:date="2013-08-22T18:33:00Z">
              <w:r w:rsidRPr="00585A29">
                <w:rPr>
                  <w:rFonts w:ascii="Tahoma" w:hAnsi="Tahoma" w:cs="Tahoma"/>
                  <w:color w:val="000000"/>
                </w:rPr>
                <w:t xml:space="preserve">User has selected the option to view details of a </w:t>
              </w:r>
            </w:ins>
            <w:ins w:id="697" w:author="Comverse" w:date="2013-08-22T18:34:00Z">
              <w:r>
                <w:rPr>
                  <w:rFonts w:ascii="Tahoma" w:hAnsi="Tahoma" w:cs="Tahoma"/>
                  <w:color w:val="000000"/>
                </w:rPr>
                <w:t>phonebook</w:t>
              </w:r>
            </w:ins>
            <w:ins w:id="698" w:author="Comverse" w:date="2013-08-22T18:33:00Z">
              <w:r w:rsidRPr="00585A29">
                <w:rPr>
                  <w:rFonts w:ascii="Tahoma" w:hAnsi="Tahoma" w:cs="Tahoma"/>
                  <w:color w:val="000000"/>
                </w:rPr>
                <w:t xml:space="preserve"> record</w:t>
              </w:r>
            </w:ins>
          </w:p>
        </w:tc>
      </w:tr>
      <w:tr w:rsidR="003B77D6" w:rsidTr="00BC6315">
        <w:trPr>
          <w:trHeight w:val="176"/>
          <w:ins w:id="699" w:author="Comverse" w:date="2013-08-22T18:33:00Z"/>
        </w:trPr>
        <w:tc>
          <w:tcPr>
            <w:tcW w:w="2268" w:type="dxa"/>
            <w:tcBorders>
              <w:top w:val="single" w:sz="4" w:space="0" w:color="auto"/>
              <w:bottom w:val="single" w:sz="4" w:space="0" w:color="auto"/>
              <w:right w:val="single" w:sz="4" w:space="0" w:color="auto"/>
            </w:tcBorders>
          </w:tcPr>
          <w:p w:rsidR="003B77D6" w:rsidRPr="00585A29" w:rsidRDefault="003B77D6" w:rsidP="00BC6315">
            <w:pPr>
              <w:autoSpaceDE w:val="0"/>
              <w:autoSpaceDN w:val="0"/>
              <w:adjustRightInd w:val="0"/>
              <w:rPr>
                <w:ins w:id="700" w:author="Comverse" w:date="2013-08-22T18:33:00Z"/>
                <w:rFonts w:ascii="Tahoma" w:hAnsi="Tahoma" w:cs="Tahoma"/>
                <w:color w:val="000000"/>
              </w:rPr>
            </w:pPr>
            <w:ins w:id="701" w:author="Comverse" w:date="2013-08-22T18:33:00Z">
              <w:r w:rsidRPr="00585A29">
                <w:rPr>
                  <w:rFonts w:ascii="Tahoma" w:hAnsi="Tahoma" w:cs="Tahoma"/>
                  <w:color w:val="000000"/>
                </w:rPr>
                <w:t>Minimum guarantees</w:t>
              </w:r>
            </w:ins>
          </w:p>
        </w:tc>
        <w:tc>
          <w:tcPr>
            <w:tcW w:w="6908" w:type="dxa"/>
            <w:gridSpan w:val="2"/>
            <w:tcBorders>
              <w:top w:val="single" w:sz="4" w:space="0" w:color="auto"/>
              <w:left w:val="single" w:sz="4" w:space="0" w:color="auto"/>
              <w:bottom w:val="single" w:sz="4" w:space="0" w:color="auto"/>
            </w:tcBorders>
          </w:tcPr>
          <w:p w:rsidR="00000000" w:rsidRDefault="003B77D6">
            <w:pPr>
              <w:numPr>
                <w:ilvl w:val="0"/>
                <w:numId w:val="274"/>
              </w:numPr>
              <w:autoSpaceDE w:val="0"/>
              <w:autoSpaceDN w:val="0"/>
              <w:adjustRightInd w:val="0"/>
              <w:spacing w:after="120"/>
              <w:rPr>
                <w:ins w:id="702" w:author="Comverse" w:date="2013-08-22T18:33:00Z"/>
                <w:rFonts w:ascii="Tahoma" w:hAnsi="Tahoma" w:cs="Tahoma"/>
                <w:color w:val="000000"/>
              </w:rPr>
            </w:pPr>
            <w:ins w:id="703" w:author="Comverse" w:date="2013-08-22T18:33:00Z">
              <w:r w:rsidRPr="00585A29">
                <w:rPr>
                  <w:rFonts w:ascii="Tahoma" w:hAnsi="Tahoma" w:cs="Tahoma"/>
                  <w:color w:val="000000"/>
                </w:rPr>
                <w:t xml:space="preserve">In case of action in </w:t>
              </w:r>
            </w:ins>
            <w:ins w:id="704" w:author="Comverse" w:date="2013-08-22T18:34:00Z">
              <w:r>
                <w:rPr>
                  <w:rFonts w:ascii="Tahoma" w:hAnsi="Tahoma" w:cs="Tahoma"/>
                  <w:color w:val="000000"/>
                </w:rPr>
                <w:t>the application</w:t>
              </w:r>
            </w:ins>
            <w:ins w:id="705" w:author="Comverse" w:date="2013-08-22T18:33:00Z">
              <w:r w:rsidRPr="00585A29">
                <w:rPr>
                  <w:rFonts w:ascii="Tahoma" w:hAnsi="Tahoma" w:cs="Tahoma"/>
                  <w:color w:val="000000"/>
                </w:rPr>
                <w:t>, that would have an impact on home location record details, application shall ensure they will be automatically refreshed</w:t>
              </w:r>
            </w:ins>
          </w:p>
        </w:tc>
      </w:tr>
      <w:tr w:rsidR="003B77D6" w:rsidTr="00BC6315">
        <w:trPr>
          <w:trHeight w:val="176"/>
          <w:ins w:id="706" w:author="Comverse" w:date="2013-08-22T18:33:00Z"/>
        </w:trPr>
        <w:tc>
          <w:tcPr>
            <w:tcW w:w="2268" w:type="dxa"/>
            <w:tcBorders>
              <w:top w:val="single" w:sz="4" w:space="0" w:color="auto"/>
              <w:bottom w:val="single" w:sz="4" w:space="0" w:color="auto"/>
              <w:right w:val="single" w:sz="4" w:space="0" w:color="auto"/>
            </w:tcBorders>
          </w:tcPr>
          <w:p w:rsidR="003B77D6" w:rsidRPr="00585A29" w:rsidRDefault="003B77D6" w:rsidP="00BC6315">
            <w:pPr>
              <w:autoSpaceDE w:val="0"/>
              <w:autoSpaceDN w:val="0"/>
              <w:adjustRightInd w:val="0"/>
              <w:rPr>
                <w:ins w:id="707" w:author="Comverse" w:date="2013-08-22T18:33:00Z"/>
                <w:rFonts w:ascii="Tahoma" w:hAnsi="Tahoma" w:cs="Tahoma"/>
                <w:color w:val="000000"/>
              </w:rPr>
            </w:pPr>
            <w:ins w:id="708" w:author="Comverse" w:date="2013-08-22T18:33:00Z">
              <w:r w:rsidRPr="00585A29">
                <w:rPr>
                  <w:rFonts w:ascii="Tahoma" w:hAnsi="Tahoma" w:cs="Tahoma"/>
                  <w:color w:val="000000"/>
                </w:rPr>
                <w:t>Success guarantees:</w:t>
              </w:r>
            </w:ins>
          </w:p>
        </w:tc>
        <w:tc>
          <w:tcPr>
            <w:tcW w:w="6908" w:type="dxa"/>
            <w:gridSpan w:val="2"/>
            <w:tcBorders>
              <w:top w:val="single" w:sz="4" w:space="0" w:color="auto"/>
              <w:left w:val="single" w:sz="4" w:space="0" w:color="auto"/>
              <w:bottom w:val="single" w:sz="4" w:space="0" w:color="auto"/>
            </w:tcBorders>
          </w:tcPr>
          <w:p w:rsidR="00000000" w:rsidRDefault="003B77D6">
            <w:pPr>
              <w:autoSpaceDE w:val="0"/>
              <w:autoSpaceDN w:val="0"/>
              <w:adjustRightInd w:val="0"/>
              <w:spacing w:after="120"/>
              <w:rPr>
                <w:ins w:id="709" w:author="Comverse" w:date="2013-08-22T18:33:00Z"/>
                <w:rFonts w:ascii="Tahoma" w:hAnsi="Tahoma" w:cs="Tahoma"/>
                <w:color w:val="000000"/>
              </w:rPr>
            </w:pPr>
            <w:ins w:id="710" w:author="Comverse" w:date="2013-08-22T18:33:00Z">
              <w:r w:rsidRPr="00585A29">
                <w:rPr>
                  <w:rFonts w:ascii="Tahoma" w:hAnsi="Tahoma" w:cs="Tahoma"/>
                  <w:color w:val="000000"/>
                  <w:spacing w:val="1"/>
                  <w:position w:val="1"/>
                </w:rPr>
                <w:t xml:space="preserve">System displays </w:t>
              </w:r>
            </w:ins>
            <w:ins w:id="711" w:author="Comverse" w:date="2013-08-22T18:34:00Z">
              <w:r>
                <w:rPr>
                  <w:rFonts w:ascii="Tahoma" w:hAnsi="Tahoma" w:cs="Tahoma"/>
                  <w:color w:val="000000"/>
                  <w:spacing w:val="1"/>
                  <w:position w:val="1"/>
                </w:rPr>
                <w:t xml:space="preserve">phonebook </w:t>
              </w:r>
            </w:ins>
            <w:ins w:id="712" w:author="Comverse" w:date="2013-08-22T18:33:00Z">
              <w:r w:rsidRPr="00585A29">
                <w:rPr>
                  <w:rFonts w:ascii="Tahoma" w:hAnsi="Tahoma" w:cs="Tahoma"/>
                  <w:color w:val="000000"/>
                  <w:spacing w:val="1"/>
                  <w:position w:val="1"/>
                </w:rPr>
                <w:t>record details.</w:t>
              </w:r>
            </w:ins>
          </w:p>
        </w:tc>
      </w:tr>
      <w:tr w:rsidR="003B77D6" w:rsidTr="00BC6315">
        <w:trPr>
          <w:trHeight w:val="176"/>
          <w:ins w:id="713" w:author="Comverse" w:date="2013-08-22T18:33:00Z"/>
        </w:trPr>
        <w:tc>
          <w:tcPr>
            <w:tcW w:w="2268" w:type="dxa"/>
            <w:tcBorders>
              <w:top w:val="single" w:sz="4" w:space="0" w:color="auto"/>
              <w:bottom w:val="single" w:sz="4" w:space="0" w:color="auto"/>
              <w:right w:val="single" w:sz="4" w:space="0" w:color="auto"/>
            </w:tcBorders>
          </w:tcPr>
          <w:p w:rsidR="003B77D6" w:rsidRPr="00585A29" w:rsidRDefault="003B77D6" w:rsidP="00BC6315">
            <w:pPr>
              <w:autoSpaceDE w:val="0"/>
              <w:autoSpaceDN w:val="0"/>
              <w:adjustRightInd w:val="0"/>
              <w:rPr>
                <w:ins w:id="714" w:author="Comverse" w:date="2013-08-22T18:33:00Z"/>
                <w:rFonts w:ascii="Tahoma" w:hAnsi="Tahoma" w:cs="Tahoma"/>
                <w:color w:val="000000"/>
              </w:rPr>
            </w:pPr>
            <w:ins w:id="715" w:author="Comverse" w:date="2013-08-22T18:33:00Z">
              <w:r w:rsidRPr="00585A29">
                <w:rPr>
                  <w:rFonts w:ascii="Tahoma" w:hAnsi="Tahoma" w:cs="Tahoma"/>
                  <w:color w:val="000000"/>
                </w:rPr>
                <w:t>Normal Flow:</w:t>
              </w:r>
            </w:ins>
          </w:p>
        </w:tc>
        <w:tc>
          <w:tcPr>
            <w:tcW w:w="6908" w:type="dxa"/>
            <w:gridSpan w:val="2"/>
            <w:tcBorders>
              <w:top w:val="single" w:sz="4" w:space="0" w:color="auto"/>
              <w:left w:val="single" w:sz="4" w:space="0" w:color="auto"/>
              <w:bottom w:val="single" w:sz="4" w:space="0" w:color="auto"/>
            </w:tcBorders>
          </w:tcPr>
          <w:p w:rsidR="00000000" w:rsidRDefault="003B77D6">
            <w:pPr>
              <w:widowControl w:val="0"/>
              <w:numPr>
                <w:ilvl w:val="0"/>
                <w:numId w:val="282"/>
              </w:numPr>
              <w:autoSpaceDE w:val="0"/>
              <w:autoSpaceDN w:val="0"/>
              <w:adjustRightInd w:val="0"/>
              <w:spacing w:before="15" w:line="240" w:lineRule="exact"/>
              <w:ind w:right="65"/>
              <w:rPr>
                <w:ins w:id="716" w:author="Comverse" w:date="2013-08-22T18:33:00Z"/>
                <w:rFonts w:ascii="Tahoma" w:hAnsi="Tahoma" w:cs="Tahoma"/>
                <w:color w:val="000000"/>
              </w:rPr>
              <w:pPrChange w:id="717" w:author="Comverse" w:date="2013-08-22T18:36:00Z">
                <w:pPr>
                  <w:widowControl w:val="0"/>
                  <w:numPr>
                    <w:numId w:val="277"/>
                  </w:numPr>
                  <w:autoSpaceDE w:val="0"/>
                  <w:autoSpaceDN w:val="0"/>
                  <w:adjustRightInd w:val="0"/>
                  <w:spacing w:before="15" w:line="240" w:lineRule="exact"/>
                  <w:ind w:left="360" w:right="65" w:hanging="360"/>
                </w:pPr>
              </w:pPrChange>
            </w:pPr>
            <w:ins w:id="718" w:author="Comverse" w:date="2013-08-22T18:33:00Z">
              <w:r w:rsidRPr="00585A29">
                <w:rPr>
                  <w:rFonts w:ascii="Tahoma" w:hAnsi="Tahoma" w:cs="Tahoma"/>
                  <w:color w:val="000000"/>
                </w:rPr>
                <w:t xml:space="preserve">User selects the option to view details of </w:t>
              </w:r>
            </w:ins>
            <w:ins w:id="719" w:author="Comverse" w:date="2013-08-22T18:36:00Z">
              <w:r>
                <w:rPr>
                  <w:rFonts w:ascii="Tahoma" w:hAnsi="Tahoma" w:cs="Tahoma"/>
                  <w:color w:val="000000"/>
                </w:rPr>
                <w:t>a phonebook record</w:t>
              </w:r>
            </w:ins>
          </w:p>
          <w:p w:rsidR="00000000" w:rsidRDefault="003B77D6">
            <w:pPr>
              <w:widowControl w:val="0"/>
              <w:numPr>
                <w:ilvl w:val="0"/>
                <w:numId w:val="282"/>
              </w:numPr>
              <w:autoSpaceDE w:val="0"/>
              <w:autoSpaceDN w:val="0"/>
              <w:adjustRightInd w:val="0"/>
              <w:spacing w:before="60" w:line="240" w:lineRule="exact"/>
              <w:ind w:right="167"/>
              <w:rPr>
                <w:ins w:id="720" w:author="Comverse" w:date="2013-08-22T18:33:00Z"/>
                <w:rFonts w:ascii="Tahoma" w:hAnsi="Tahoma" w:cs="Tahoma"/>
                <w:color w:val="000000"/>
              </w:rPr>
              <w:pPrChange w:id="721" w:author="Comverse" w:date="2013-08-22T18:36:00Z">
                <w:pPr>
                  <w:widowControl w:val="0"/>
                  <w:numPr>
                    <w:numId w:val="277"/>
                  </w:numPr>
                  <w:autoSpaceDE w:val="0"/>
                  <w:autoSpaceDN w:val="0"/>
                  <w:adjustRightInd w:val="0"/>
                  <w:spacing w:before="60" w:line="240" w:lineRule="exact"/>
                  <w:ind w:left="360" w:right="167" w:hanging="360"/>
                </w:pPr>
              </w:pPrChange>
            </w:pPr>
            <w:ins w:id="722" w:author="Comverse" w:date="2013-08-22T18:33:00Z">
              <w:r w:rsidRPr="00585A29">
                <w:rPr>
                  <w:rFonts w:ascii="Tahoma" w:hAnsi="Tahoma" w:cs="Tahoma"/>
                  <w:color w:val="000000"/>
                </w:rPr>
                <w:t>Application displays details, i.e. the following information</w:t>
              </w:r>
            </w:ins>
          </w:p>
          <w:p w:rsidR="00000000" w:rsidRDefault="003B77D6">
            <w:pPr>
              <w:widowControl w:val="0"/>
              <w:numPr>
                <w:ilvl w:val="1"/>
                <w:numId w:val="282"/>
              </w:numPr>
              <w:autoSpaceDE w:val="0"/>
              <w:autoSpaceDN w:val="0"/>
              <w:adjustRightInd w:val="0"/>
              <w:spacing w:before="60" w:line="240" w:lineRule="exact"/>
              <w:ind w:right="167"/>
              <w:rPr>
                <w:ins w:id="723" w:author="Comverse" w:date="2013-08-22T18:33:00Z"/>
                <w:rFonts w:ascii="Tahoma" w:hAnsi="Tahoma" w:cs="Tahoma"/>
                <w:color w:val="000000"/>
              </w:rPr>
              <w:pPrChange w:id="724" w:author="Comverse" w:date="2013-08-22T18:36:00Z">
                <w:pPr>
                  <w:widowControl w:val="0"/>
                  <w:numPr>
                    <w:ilvl w:val="1"/>
                    <w:numId w:val="277"/>
                  </w:numPr>
                  <w:autoSpaceDE w:val="0"/>
                  <w:autoSpaceDN w:val="0"/>
                  <w:adjustRightInd w:val="0"/>
                  <w:spacing w:before="60" w:line="240" w:lineRule="exact"/>
                  <w:ind w:left="1080" w:right="167" w:hanging="360"/>
                </w:pPr>
              </w:pPrChange>
            </w:pPr>
            <w:ins w:id="725" w:author="Comverse" w:date="2013-08-22T18:33:00Z">
              <w:r w:rsidRPr="00585A29">
                <w:rPr>
                  <w:rFonts w:ascii="Tahoma" w:hAnsi="Tahoma" w:cs="Tahoma"/>
                  <w:color w:val="000000"/>
                </w:rPr>
                <w:t>Account category</w:t>
              </w:r>
            </w:ins>
          </w:p>
          <w:p w:rsidR="00000000" w:rsidRDefault="003B77D6">
            <w:pPr>
              <w:widowControl w:val="0"/>
              <w:numPr>
                <w:ilvl w:val="1"/>
                <w:numId w:val="282"/>
              </w:numPr>
              <w:autoSpaceDE w:val="0"/>
              <w:autoSpaceDN w:val="0"/>
              <w:adjustRightInd w:val="0"/>
              <w:spacing w:before="60" w:line="240" w:lineRule="exact"/>
              <w:ind w:right="167"/>
              <w:rPr>
                <w:ins w:id="726" w:author="Comverse" w:date="2013-08-22T18:33:00Z"/>
                <w:rFonts w:ascii="Tahoma" w:hAnsi="Tahoma" w:cs="Tahoma"/>
                <w:color w:val="000000"/>
              </w:rPr>
              <w:pPrChange w:id="727" w:author="Comverse" w:date="2013-08-22T18:36:00Z">
                <w:pPr>
                  <w:widowControl w:val="0"/>
                  <w:numPr>
                    <w:ilvl w:val="1"/>
                    <w:numId w:val="277"/>
                  </w:numPr>
                  <w:autoSpaceDE w:val="0"/>
                  <w:autoSpaceDN w:val="0"/>
                  <w:adjustRightInd w:val="0"/>
                  <w:spacing w:before="60" w:line="240" w:lineRule="exact"/>
                  <w:ind w:left="1080" w:right="167" w:hanging="360"/>
                </w:pPr>
              </w:pPrChange>
            </w:pPr>
            <w:ins w:id="728" w:author="Comverse" w:date="2013-08-22T18:33:00Z">
              <w:r w:rsidRPr="00585A29">
                <w:rPr>
                  <w:rFonts w:ascii="Tahoma" w:hAnsi="Tahoma" w:cs="Tahoma"/>
                  <w:color w:val="000000"/>
                </w:rPr>
                <w:t>Active Date</w:t>
              </w:r>
            </w:ins>
          </w:p>
          <w:p w:rsidR="00000000" w:rsidRDefault="003B77D6">
            <w:pPr>
              <w:widowControl w:val="0"/>
              <w:numPr>
                <w:ilvl w:val="1"/>
                <w:numId w:val="282"/>
              </w:numPr>
              <w:autoSpaceDE w:val="0"/>
              <w:autoSpaceDN w:val="0"/>
              <w:adjustRightInd w:val="0"/>
              <w:spacing w:before="60" w:line="240" w:lineRule="exact"/>
              <w:ind w:right="167"/>
              <w:rPr>
                <w:ins w:id="729" w:author="Comverse" w:date="2013-08-22T18:33:00Z"/>
                <w:rFonts w:ascii="Tahoma" w:hAnsi="Tahoma" w:cs="Tahoma"/>
                <w:color w:val="000000"/>
              </w:rPr>
              <w:pPrChange w:id="730" w:author="Comverse" w:date="2013-08-22T18:36:00Z">
                <w:pPr>
                  <w:widowControl w:val="0"/>
                  <w:numPr>
                    <w:ilvl w:val="1"/>
                    <w:numId w:val="277"/>
                  </w:numPr>
                  <w:autoSpaceDE w:val="0"/>
                  <w:autoSpaceDN w:val="0"/>
                  <w:adjustRightInd w:val="0"/>
                  <w:spacing w:before="60" w:line="240" w:lineRule="exact"/>
                  <w:ind w:left="1080" w:right="167" w:hanging="360"/>
                </w:pPr>
              </w:pPrChange>
            </w:pPr>
            <w:ins w:id="731" w:author="Comverse" w:date="2013-08-22T18:33:00Z">
              <w:r w:rsidRPr="00585A29">
                <w:rPr>
                  <w:rFonts w:ascii="Tahoma" w:hAnsi="Tahoma" w:cs="Tahoma"/>
                  <w:color w:val="000000"/>
                </w:rPr>
                <w:t>Creation Date</w:t>
              </w:r>
            </w:ins>
          </w:p>
          <w:p w:rsidR="00000000" w:rsidRDefault="003B77D6">
            <w:pPr>
              <w:widowControl w:val="0"/>
              <w:numPr>
                <w:ilvl w:val="1"/>
                <w:numId w:val="282"/>
              </w:numPr>
              <w:autoSpaceDE w:val="0"/>
              <w:autoSpaceDN w:val="0"/>
              <w:adjustRightInd w:val="0"/>
              <w:spacing w:before="60" w:line="240" w:lineRule="exact"/>
              <w:ind w:right="167"/>
              <w:rPr>
                <w:ins w:id="732" w:author="Comverse" w:date="2013-08-22T18:33:00Z"/>
                <w:rFonts w:ascii="Tahoma" w:hAnsi="Tahoma" w:cs="Tahoma"/>
                <w:color w:val="000000"/>
              </w:rPr>
              <w:pPrChange w:id="733" w:author="Comverse" w:date="2013-08-22T18:36:00Z">
                <w:pPr>
                  <w:widowControl w:val="0"/>
                  <w:numPr>
                    <w:ilvl w:val="1"/>
                    <w:numId w:val="277"/>
                  </w:numPr>
                  <w:autoSpaceDE w:val="0"/>
                  <w:autoSpaceDN w:val="0"/>
                  <w:adjustRightInd w:val="0"/>
                  <w:spacing w:before="60" w:line="240" w:lineRule="exact"/>
                  <w:ind w:left="1080" w:right="167" w:hanging="360"/>
                </w:pPr>
              </w:pPrChange>
            </w:pPr>
            <w:ins w:id="734" w:author="Comverse" w:date="2013-08-22T18:33:00Z">
              <w:r w:rsidRPr="00585A29">
                <w:rPr>
                  <w:rFonts w:ascii="Tahoma" w:hAnsi="Tahoma" w:cs="Tahoma"/>
                  <w:color w:val="000000"/>
                </w:rPr>
                <w:t>Currency Code</w:t>
              </w:r>
            </w:ins>
          </w:p>
          <w:p w:rsidR="00000000" w:rsidRDefault="003B77D6">
            <w:pPr>
              <w:widowControl w:val="0"/>
              <w:numPr>
                <w:ilvl w:val="1"/>
                <w:numId w:val="282"/>
              </w:numPr>
              <w:autoSpaceDE w:val="0"/>
              <w:autoSpaceDN w:val="0"/>
              <w:adjustRightInd w:val="0"/>
              <w:spacing w:before="60" w:line="240" w:lineRule="exact"/>
              <w:ind w:right="167"/>
              <w:rPr>
                <w:ins w:id="735" w:author="Comverse" w:date="2013-08-22T18:33:00Z"/>
                <w:rFonts w:ascii="Tahoma" w:hAnsi="Tahoma" w:cs="Tahoma"/>
                <w:color w:val="000000"/>
              </w:rPr>
              <w:pPrChange w:id="736" w:author="Comverse" w:date="2013-08-22T18:36:00Z">
                <w:pPr>
                  <w:widowControl w:val="0"/>
                  <w:numPr>
                    <w:ilvl w:val="1"/>
                    <w:numId w:val="277"/>
                  </w:numPr>
                  <w:autoSpaceDE w:val="0"/>
                  <w:autoSpaceDN w:val="0"/>
                  <w:adjustRightInd w:val="0"/>
                  <w:spacing w:before="60" w:line="240" w:lineRule="exact"/>
                  <w:ind w:left="1080" w:right="167" w:hanging="360"/>
                </w:pPr>
              </w:pPrChange>
            </w:pPr>
            <w:ins w:id="737" w:author="Comverse" w:date="2013-08-22T18:33:00Z">
              <w:r w:rsidRPr="00585A29">
                <w:rPr>
                  <w:rFonts w:ascii="Tahoma" w:hAnsi="Tahoma" w:cs="Tahoma"/>
                  <w:color w:val="000000"/>
                </w:rPr>
                <w:t>Current State</w:t>
              </w:r>
            </w:ins>
          </w:p>
          <w:p w:rsidR="00000000" w:rsidRDefault="003B77D6">
            <w:pPr>
              <w:widowControl w:val="0"/>
              <w:numPr>
                <w:ilvl w:val="1"/>
                <w:numId w:val="282"/>
              </w:numPr>
              <w:autoSpaceDE w:val="0"/>
              <w:autoSpaceDN w:val="0"/>
              <w:adjustRightInd w:val="0"/>
              <w:spacing w:before="60" w:line="240" w:lineRule="exact"/>
              <w:ind w:right="167"/>
              <w:rPr>
                <w:ins w:id="738" w:author="Comverse" w:date="2013-08-22T18:33:00Z"/>
                <w:rFonts w:ascii="Tahoma" w:hAnsi="Tahoma" w:cs="Tahoma"/>
                <w:color w:val="000000"/>
              </w:rPr>
              <w:pPrChange w:id="739" w:author="Comverse" w:date="2013-08-22T18:36:00Z">
                <w:pPr>
                  <w:widowControl w:val="0"/>
                  <w:numPr>
                    <w:ilvl w:val="1"/>
                    <w:numId w:val="277"/>
                  </w:numPr>
                  <w:autoSpaceDE w:val="0"/>
                  <w:autoSpaceDN w:val="0"/>
                  <w:adjustRightInd w:val="0"/>
                  <w:spacing w:before="60" w:line="240" w:lineRule="exact"/>
                  <w:ind w:left="1080" w:right="167" w:hanging="360"/>
                </w:pPr>
              </w:pPrChange>
            </w:pPr>
            <w:ins w:id="740" w:author="Comverse" w:date="2013-08-22T18:33:00Z">
              <w:r w:rsidRPr="00585A29">
                <w:rPr>
                  <w:rFonts w:ascii="Tahoma" w:hAnsi="Tahoma" w:cs="Tahoma"/>
                  <w:color w:val="000000"/>
                </w:rPr>
                <w:t>Date Enter Active</w:t>
              </w:r>
            </w:ins>
          </w:p>
          <w:p w:rsidR="00000000" w:rsidRDefault="003B77D6">
            <w:pPr>
              <w:widowControl w:val="0"/>
              <w:numPr>
                <w:ilvl w:val="1"/>
                <w:numId w:val="282"/>
              </w:numPr>
              <w:autoSpaceDE w:val="0"/>
              <w:autoSpaceDN w:val="0"/>
              <w:adjustRightInd w:val="0"/>
              <w:spacing w:before="60" w:line="240" w:lineRule="exact"/>
              <w:ind w:right="167"/>
              <w:rPr>
                <w:ins w:id="741" w:author="Comverse" w:date="2013-08-22T18:36:00Z"/>
                <w:rFonts w:ascii="Tahoma" w:hAnsi="Tahoma" w:cs="Tahoma"/>
                <w:color w:val="000000"/>
              </w:rPr>
              <w:pPrChange w:id="742" w:author="Comverse" w:date="2013-08-22T18:36:00Z">
                <w:pPr>
                  <w:widowControl w:val="0"/>
                  <w:numPr>
                    <w:ilvl w:val="1"/>
                    <w:numId w:val="277"/>
                  </w:numPr>
                  <w:autoSpaceDE w:val="0"/>
                  <w:autoSpaceDN w:val="0"/>
                  <w:adjustRightInd w:val="0"/>
                  <w:spacing w:before="60" w:line="240" w:lineRule="exact"/>
                  <w:ind w:left="1080" w:right="167" w:hanging="360"/>
                </w:pPr>
              </w:pPrChange>
            </w:pPr>
            <w:ins w:id="743" w:author="Comverse" w:date="2013-08-22T18:36:00Z">
              <w:r>
                <w:rPr>
                  <w:rFonts w:ascii="Tahoma" w:hAnsi="Tahoma" w:cs="Tahoma"/>
                  <w:color w:val="000000"/>
                </w:rPr>
                <w:t>Destination number 1 to 10</w:t>
              </w:r>
            </w:ins>
          </w:p>
          <w:p w:rsidR="00000000" w:rsidRDefault="003B77D6">
            <w:pPr>
              <w:widowControl w:val="0"/>
              <w:numPr>
                <w:ilvl w:val="1"/>
                <w:numId w:val="282"/>
              </w:numPr>
              <w:autoSpaceDE w:val="0"/>
              <w:autoSpaceDN w:val="0"/>
              <w:adjustRightInd w:val="0"/>
              <w:spacing w:before="60" w:line="240" w:lineRule="exact"/>
              <w:ind w:right="167"/>
              <w:rPr>
                <w:ins w:id="744" w:author="Comverse" w:date="2013-08-22T18:33:00Z"/>
                <w:rFonts w:ascii="Tahoma" w:hAnsi="Tahoma" w:cs="Tahoma"/>
                <w:color w:val="000000"/>
              </w:rPr>
              <w:pPrChange w:id="745" w:author="Comverse" w:date="2013-08-22T18:36:00Z">
                <w:pPr>
                  <w:widowControl w:val="0"/>
                  <w:numPr>
                    <w:ilvl w:val="1"/>
                    <w:numId w:val="277"/>
                  </w:numPr>
                  <w:autoSpaceDE w:val="0"/>
                  <w:autoSpaceDN w:val="0"/>
                  <w:adjustRightInd w:val="0"/>
                  <w:spacing w:before="60" w:line="240" w:lineRule="exact"/>
                  <w:ind w:left="1080" w:right="167" w:hanging="360"/>
                </w:pPr>
              </w:pPrChange>
            </w:pPr>
            <w:ins w:id="746" w:author="Comverse" w:date="2013-08-22T18:33:00Z">
              <w:r w:rsidRPr="00585A29">
                <w:rPr>
                  <w:rFonts w:ascii="Tahoma" w:hAnsi="Tahoma" w:cs="Tahoma"/>
                  <w:color w:val="000000"/>
                </w:rPr>
                <w:t>Home location 1</w:t>
              </w:r>
            </w:ins>
            <w:ins w:id="747" w:author="Comverse" w:date="2013-08-22T18:36:00Z">
              <w:r>
                <w:rPr>
                  <w:rFonts w:ascii="Tahoma" w:hAnsi="Tahoma" w:cs="Tahoma"/>
                  <w:color w:val="000000"/>
                </w:rPr>
                <w:t xml:space="preserve"> to 4</w:t>
              </w:r>
            </w:ins>
          </w:p>
          <w:p w:rsidR="00000000" w:rsidRDefault="003B77D6">
            <w:pPr>
              <w:widowControl w:val="0"/>
              <w:numPr>
                <w:ilvl w:val="1"/>
                <w:numId w:val="282"/>
              </w:numPr>
              <w:autoSpaceDE w:val="0"/>
              <w:autoSpaceDN w:val="0"/>
              <w:adjustRightInd w:val="0"/>
              <w:spacing w:before="60" w:line="240" w:lineRule="exact"/>
              <w:ind w:right="167"/>
              <w:rPr>
                <w:ins w:id="748" w:author="Comverse" w:date="2013-08-22T18:33:00Z"/>
                <w:rFonts w:ascii="Tahoma" w:hAnsi="Tahoma" w:cs="Tahoma"/>
                <w:color w:val="000000"/>
              </w:rPr>
              <w:pPrChange w:id="749" w:author="Comverse" w:date="2013-08-22T18:36:00Z">
                <w:pPr>
                  <w:widowControl w:val="0"/>
                  <w:numPr>
                    <w:ilvl w:val="1"/>
                    <w:numId w:val="277"/>
                  </w:numPr>
                  <w:autoSpaceDE w:val="0"/>
                  <w:autoSpaceDN w:val="0"/>
                  <w:adjustRightInd w:val="0"/>
                  <w:spacing w:before="60" w:line="240" w:lineRule="exact"/>
                  <w:ind w:left="1080" w:right="167" w:hanging="360"/>
                </w:pPr>
              </w:pPrChange>
            </w:pPr>
            <w:ins w:id="750" w:author="Comverse" w:date="2013-08-22T18:33:00Z">
              <w:r w:rsidRPr="00585A29">
                <w:rPr>
                  <w:rFonts w:ascii="Tahoma" w:hAnsi="Tahoma" w:cs="Tahoma"/>
                  <w:color w:val="000000"/>
                </w:rPr>
                <w:t>Inactive Expire Date</w:t>
              </w:r>
            </w:ins>
          </w:p>
          <w:p w:rsidR="00000000" w:rsidRDefault="003B77D6">
            <w:pPr>
              <w:widowControl w:val="0"/>
              <w:numPr>
                <w:ilvl w:val="1"/>
                <w:numId w:val="282"/>
              </w:numPr>
              <w:autoSpaceDE w:val="0"/>
              <w:autoSpaceDN w:val="0"/>
              <w:adjustRightInd w:val="0"/>
              <w:spacing w:before="60" w:line="240" w:lineRule="exact"/>
              <w:ind w:right="167"/>
              <w:rPr>
                <w:ins w:id="751" w:author="Comverse" w:date="2013-08-22T18:33:00Z"/>
                <w:rFonts w:ascii="Tahoma" w:hAnsi="Tahoma" w:cs="Tahoma"/>
                <w:color w:val="000000"/>
              </w:rPr>
              <w:pPrChange w:id="752" w:author="Comverse" w:date="2013-08-22T18:36:00Z">
                <w:pPr>
                  <w:widowControl w:val="0"/>
                  <w:numPr>
                    <w:ilvl w:val="1"/>
                    <w:numId w:val="277"/>
                  </w:numPr>
                  <w:autoSpaceDE w:val="0"/>
                  <w:autoSpaceDN w:val="0"/>
                  <w:adjustRightInd w:val="0"/>
                  <w:spacing w:before="60" w:line="240" w:lineRule="exact"/>
                  <w:ind w:left="1080" w:right="167" w:hanging="360"/>
                </w:pPr>
              </w:pPrChange>
            </w:pPr>
            <w:ins w:id="753" w:author="Comverse" w:date="2013-08-22T18:33:00Z">
              <w:r w:rsidRPr="00585A29">
                <w:rPr>
                  <w:rFonts w:ascii="Tahoma" w:hAnsi="Tahoma" w:cs="Tahoma"/>
                  <w:color w:val="000000"/>
                </w:rPr>
                <w:t>Inactive Date</w:t>
              </w:r>
            </w:ins>
          </w:p>
          <w:p w:rsidR="00000000" w:rsidRDefault="003B77D6">
            <w:pPr>
              <w:widowControl w:val="0"/>
              <w:numPr>
                <w:ilvl w:val="1"/>
                <w:numId w:val="282"/>
              </w:numPr>
              <w:autoSpaceDE w:val="0"/>
              <w:autoSpaceDN w:val="0"/>
              <w:adjustRightInd w:val="0"/>
              <w:spacing w:before="60" w:line="240" w:lineRule="exact"/>
              <w:ind w:right="167"/>
              <w:rPr>
                <w:ins w:id="754" w:author="Comverse" w:date="2013-08-22T18:33:00Z"/>
                <w:rFonts w:ascii="Tahoma" w:hAnsi="Tahoma" w:cs="Tahoma"/>
                <w:color w:val="000000"/>
              </w:rPr>
              <w:pPrChange w:id="755" w:author="Comverse" w:date="2013-08-22T18:36:00Z">
                <w:pPr>
                  <w:widowControl w:val="0"/>
                  <w:numPr>
                    <w:ilvl w:val="1"/>
                    <w:numId w:val="277"/>
                  </w:numPr>
                  <w:autoSpaceDE w:val="0"/>
                  <w:autoSpaceDN w:val="0"/>
                  <w:adjustRightInd w:val="0"/>
                  <w:spacing w:before="60" w:line="240" w:lineRule="exact"/>
                  <w:ind w:left="1080" w:right="167" w:hanging="360"/>
                </w:pPr>
              </w:pPrChange>
            </w:pPr>
            <w:ins w:id="756" w:author="Comverse" w:date="2013-08-22T18:33:00Z">
              <w:r w:rsidRPr="00585A29">
                <w:rPr>
                  <w:rFonts w:ascii="Tahoma" w:hAnsi="Tahoma" w:cs="Tahoma"/>
                  <w:color w:val="000000"/>
                </w:rPr>
                <w:t>Previous State</w:t>
              </w:r>
            </w:ins>
          </w:p>
        </w:tc>
      </w:tr>
      <w:tr w:rsidR="003B77D6" w:rsidTr="00BC6315">
        <w:trPr>
          <w:trHeight w:val="176"/>
          <w:ins w:id="757" w:author="Comverse" w:date="2013-08-22T18:33:00Z"/>
        </w:trPr>
        <w:tc>
          <w:tcPr>
            <w:tcW w:w="2268" w:type="dxa"/>
            <w:tcBorders>
              <w:top w:val="single" w:sz="4" w:space="0" w:color="auto"/>
              <w:bottom w:val="single" w:sz="4" w:space="0" w:color="auto"/>
              <w:right w:val="single" w:sz="4" w:space="0" w:color="auto"/>
            </w:tcBorders>
          </w:tcPr>
          <w:p w:rsidR="003B77D6" w:rsidRPr="00585A29" w:rsidRDefault="003B77D6" w:rsidP="00BC6315">
            <w:pPr>
              <w:autoSpaceDE w:val="0"/>
              <w:autoSpaceDN w:val="0"/>
              <w:adjustRightInd w:val="0"/>
              <w:rPr>
                <w:ins w:id="758" w:author="Comverse" w:date="2013-08-22T18:33:00Z"/>
                <w:rFonts w:ascii="Tahoma" w:hAnsi="Tahoma" w:cs="Tahoma"/>
                <w:color w:val="000000"/>
              </w:rPr>
            </w:pPr>
            <w:ins w:id="759" w:author="Comverse" w:date="2013-08-22T18:33:00Z">
              <w:r w:rsidRPr="00585A29">
                <w:rPr>
                  <w:rFonts w:ascii="Tahoma" w:hAnsi="Tahoma" w:cs="Tahoma"/>
                  <w:color w:val="000000"/>
                </w:rPr>
                <w:t>Alternative Flows:</w:t>
              </w:r>
            </w:ins>
          </w:p>
        </w:tc>
        <w:tc>
          <w:tcPr>
            <w:tcW w:w="6908" w:type="dxa"/>
            <w:gridSpan w:val="2"/>
            <w:tcBorders>
              <w:top w:val="single" w:sz="4" w:space="0" w:color="auto"/>
              <w:left w:val="single" w:sz="4" w:space="0" w:color="auto"/>
              <w:bottom w:val="single" w:sz="4" w:space="0" w:color="auto"/>
            </w:tcBorders>
          </w:tcPr>
          <w:p w:rsidR="003B77D6" w:rsidRPr="00585A29" w:rsidRDefault="003B77D6" w:rsidP="00BC6315">
            <w:pPr>
              <w:widowControl w:val="0"/>
              <w:autoSpaceDE w:val="0"/>
              <w:autoSpaceDN w:val="0"/>
              <w:adjustRightInd w:val="0"/>
              <w:spacing w:before="60" w:line="240" w:lineRule="exact"/>
              <w:ind w:right="167"/>
              <w:rPr>
                <w:ins w:id="760" w:author="Comverse" w:date="2013-08-22T18:33:00Z"/>
                <w:rFonts w:ascii="Tahoma" w:hAnsi="Tahoma" w:cs="Tahoma"/>
                <w:color w:val="000000"/>
              </w:rPr>
            </w:pPr>
          </w:p>
        </w:tc>
      </w:tr>
    </w:tbl>
    <w:p w:rsidR="003B77D6" w:rsidRDefault="003B77D6" w:rsidP="00980032">
      <w:pPr>
        <w:pStyle w:val="Body"/>
        <w:ind w:left="0"/>
      </w:pPr>
    </w:p>
    <w:p w:rsidR="00980032" w:rsidRPr="00B87A36" w:rsidRDefault="00980032" w:rsidP="00980032">
      <w:pPr>
        <w:pStyle w:val="Body"/>
        <w:ind w:left="0"/>
      </w:pPr>
    </w:p>
    <w:p w:rsidR="00980032" w:rsidRDefault="00980032" w:rsidP="00980032">
      <w:pPr>
        <w:pStyle w:val="Heading1"/>
      </w:pPr>
      <w:bookmarkStart w:id="761" w:name="_Toc200771462"/>
      <w:bookmarkStart w:id="762" w:name="_Toc364961279"/>
      <w:r>
        <w:t>Requirements - Non-functional</w:t>
      </w:r>
      <w:bookmarkEnd w:id="761"/>
      <w:bookmarkEnd w:id="762"/>
    </w:p>
    <w:p w:rsidR="00980032" w:rsidRPr="00E7349D" w:rsidRDefault="00980032" w:rsidP="00980032">
      <w:pPr>
        <w:pStyle w:val="BodyText"/>
      </w:pPr>
    </w:p>
    <w:p w:rsidR="00980032" w:rsidRDefault="00980032" w:rsidP="00980032">
      <w:pPr>
        <w:pStyle w:val="Capability"/>
      </w:pPr>
      <w:bookmarkStart w:id="763" w:name="_Toc201635154"/>
      <w:bookmarkStart w:id="764" w:name="_Toc201635310"/>
      <w:bookmarkStart w:id="765" w:name="_Toc201635385"/>
      <w:bookmarkStart w:id="766" w:name="_Toc203185813"/>
      <w:bookmarkStart w:id="767" w:name="_Toc203380008"/>
      <w:bookmarkStart w:id="768" w:name="_Toc206396495"/>
      <w:bookmarkStart w:id="769" w:name="_Toc201635155"/>
      <w:bookmarkStart w:id="770" w:name="_Toc201635311"/>
      <w:bookmarkStart w:id="771" w:name="_Toc201635386"/>
      <w:bookmarkStart w:id="772" w:name="_Toc203185814"/>
      <w:bookmarkStart w:id="773" w:name="_Toc203380009"/>
      <w:bookmarkStart w:id="774" w:name="_Toc206396496"/>
      <w:bookmarkStart w:id="775" w:name="_Toc201635167"/>
      <w:bookmarkStart w:id="776" w:name="_Toc201635323"/>
      <w:bookmarkStart w:id="777" w:name="_Toc201635398"/>
      <w:bookmarkStart w:id="778" w:name="_Toc203185826"/>
      <w:bookmarkStart w:id="779" w:name="_Toc203380021"/>
      <w:bookmarkStart w:id="780" w:name="_Toc206396508"/>
      <w:bookmarkStart w:id="781" w:name="_Toc201635168"/>
      <w:bookmarkStart w:id="782" w:name="_Toc201635324"/>
      <w:bookmarkStart w:id="783" w:name="_Toc201635399"/>
      <w:bookmarkStart w:id="784" w:name="_Toc203185827"/>
      <w:bookmarkStart w:id="785" w:name="_Toc203380022"/>
      <w:bookmarkStart w:id="786" w:name="_Toc206396509"/>
      <w:bookmarkStart w:id="787" w:name="_Toc201635169"/>
      <w:bookmarkStart w:id="788" w:name="_Toc201635325"/>
      <w:bookmarkStart w:id="789" w:name="_Toc201635400"/>
      <w:bookmarkStart w:id="790" w:name="_Toc203185828"/>
      <w:bookmarkStart w:id="791" w:name="_Toc203380023"/>
      <w:bookmarkStart w:id="792" w:name="_Toc206396510"/>
      <w:bookmarkStart w:id="793" w:name="_Toc338768194"/>
      <w:bookmarkStart w:id="794" w:name="_Toc364961280"/>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r>
        <w:t>Reliability, Availability, and Maintainability Requirements</w:t>
      </w:r>
      <w:bookmarkEnd w:id="793"/>
      <w:bookmarkEnd w:id="794"/>
    </w:p>
    <w:p w:rsidR="00980032" w:rsidRDefault="00980032" w:rsidP="00980032">
      <w:pPr>
        <w:pStyle w:val="Instructions"/>
      </w:pPr>
      <w:r w:rsidRPr="00226832">
        <w:t>For systems, and in particular real time systems used in critical areas telecommunication control, RAM requirements need to be stated.</w:t>
      </w:r>
      <w:r>
        <w:t xml:space="preserve">  </w:t>
      </w:r>
    </w:p>
    <w:p w:rsidR="00980032" w:rsidRDefault="00980032" w:rsidP="00980032">
      <w:pPr>
        <w:pStyle w:val="Instructions"/>
      </w:pPr>
      <w:r>
        <w:t>Availability:  The ability of a system to be in a state to perform a required function under given conditions at a given instant of time or during a given time interval.  At its simplest level,. Availability = Uptime / (Downtime + Uptime).  From the design area of concern this equation translates to Availability(Intrinsic) A</w:t>
      </w:r>
      <w:r>
        <w:rPr>
          <w:vertAlign w:val="subscript"/>
        </w:rPr>
        <w:t>i</w:t>
      </w:r>
      <w:r>
        <w:t xml:space="preserve"> = MTBF / (MTBF + MTTR) where MTBF = Mean time between failures and MTTR = Mean time to repair / Mean time to replace.  The time units are generally hours and the time base is 1 year. Availabilities range from 0 to 1 corresponding from no availability to 100% availability.  Where this feature is critical to the customer’s business objective, availability requirement must be stated.</w:t>
      </w:r>
    </w:p>
    <w:p w:rsidR="00980032" w:rsidRPr="00226832" w:rsidRDefault="00980032" w:rsidP="00980032">
      <w:pPr>
        <w:pStyle w:val="Instructions"/>
        <w:rPr>
          <w:rFonts w:eastAsia="MS Mincho"/>
          <w:lang w:eastAsia="ja-JP" w:bidi="he-IL"/>
        </w:rPr>
      </w:pPr>
      <w:r w:rsidRPr="00654072">
        <w:rPr>
          <w:rFonts w:eastAsia="MS Mincho"/>
          <w:bCs/>
          <w:lang w:eastAsia="ja-JP" w:bidi="he-IL"/>
        </w:rPr>
        <w:t>Reliability</w:t>
      </w:r>
      <w:r>
        <w:rPr>
          <w:rFonts w:eastAsia="MS Mincho"/>
          <w:bCs/>
          <w:lang w:eastAsia="ja-JP" w:bidi="he-IL"/>
        </w:rPr>
        <w:t xml:space="preserve">:  </w:t>
      </w:r>
      <w:r w:rsidRPr="00226832">
        <w:rPr>
          <w:rFonts w:eastAsia="MS Mincho"/>
          <w:lang w:eastAsia="ja-JP" w:bidi="he-IL"/>
        </w:rPr>
        <w:t xml:space="preserve">The ability of </w:t>
      </w:r>
      <w:r>
        <w:rPr>
          <w:rFonts w:eastAsia="MS Mincho"/>
          <w:lang w:eastAsia="ja-JP" w:bidi="he-IL"/>
        </w:rPr>
        <w:t>a system</w:t>
      </w:r>
      <w:r w:rsidRPr="00226832">
        <w:rPr>
          <w:rFonts w:eastAsia="MS Mincho"/>
          <w:lang w:eastAsia="ja-JP" w:bidi="he-IL"/>
        </w:rPr>
        <w:t xml:space="preserve"> to perform a required function under given conditions for a given time interval.</w:t>
      </w:r>
      <w:r>
        <w:rPr>
          <w:rFonts w:eastAsia="MS Mincho"/>
          <w:lang w:eastAsia="ja-JP" w:bidi="he-IL"/>
        </w:rPr>
        <w:t xml:space="preserve"> T</w:t>
      </w:r>
      <w:r w:rsidRPr="00226832">
        <w:rPr>
          <w:rFonts w:eastAsia="MS Mincho"/>
          <w:lang w:eastAsia="ja-JP" w:bidi="he-IL"/>
        </w:rPr>
        <w:t>he reliability is expressed as a probability (0-1 or 0 to 100%).</w:t>
      </w:r>
      <w:r>
        <w:rPr>
          <w:rFonts w:eastAsia="MS Mincho"/>
          <w:lang w:eastAsia="ja-JP" w:bidi="he-IL"/>
        </w:rPr>
        <w:t xml:space="preserve"> </w:t>
      </w:r>
      <w:r w:rsidRPr="00226832">
        <w:rPr>
          <w:rFonts w:eastAsia="MS Mincho"/>
          <w:lang w:eastAsia="ja-JP" w:bidi="he-IL"/>
        </w:rPr>
        <w:t xml:space="preserve"> The reliability is essentially an indication of probability that the item will not fail in the given time period.</w:t>
      </w:r>
      <w:r>
        <w:rPr>
          <w:rFonts w:eastAsia="MS Mincho"/>
          <w:lang w:eastAsia="ja-JP" w:bidi="he-IL"/>
        </w:rPr>
        <w:t xml:space="preserve"> </w:t>
      </w:r>
      <w:r w:rsidRPr="00226832">
        <w:rPr>
          <w:rFonts w:eastAsia="MS Mincho"/>
          <w:lang w:eastAsia="ja-JP" w:bidi="he-IL"/>
        </w:rPr>
        <w:t xml:space="preserve">Where this feature is critical to the customer’s business objective, availability requirement </w:t>
      </w:r>
      <w:r>
        <w:rPr>
          <w:rFonts w:eastAsia="MS Mincho"/>
          <w:lang w:eastAsia="ja-JP" w:bidi="he-IL"/>
        </w:rPr>
        <w:t>must</w:t>
      </w:r>
      <w:r w:rsidRPr="00226832">
        <w:rPr>
          <w:rFonts w:eastAsia="MS Mincho"/>
          <w:lang w:eastAsia="ja-JP" w:bidi="he-IL"/>
        </w:rPr>
        <w:t xml:space="preserve"> be stated.</w:t>
      </w:r>
      <w:r>
        <w:rPr>
          <w:rFonts w:eastAsia="MS Mincho"/>
          <w:lang w:eastAsia="ja-JP" w:bidi="he-IL"/>
        </w:rPr>
        <w:t xml:space="preserve"> </w:t>
      </w:r>
    </w:p>
    <w:p w:rsidR="00980032" w:rsidRDefault="00980032" w:rsidP="00980032">
      <w:pPr>
        <w:pStyle w:val="Instructions"/>
      </w:pPr>
      <w:r w:rsidRPr="00654072">
        <w:rPr>
          <w:rFonts w:eastAsia="MS Mincho"/>
          <w:bCs/>
          <w:lang w:eastAsia="ja-JP" w:bidi="he-IL"/>
        </w:rPr>
        <w:t>Maintainability</w:t>
      </w:r>
      <w:r>
        <w:rPr>
          <w:rFonts w:eastAsia="MS Mincho"/>
          <w:bCs/>
          <w:lang w:eastAsia="ja-JP" w:bidi="he-IL"/>
        </w:rPr>
        <w:t xml:space="preserve">:  </w:t>
      </w:r>
      <w:r w:rsidRPr="00226832">
        <w:rPr>
          <w:rFonts w:eastAsia="MS Mincho"/>
          <w:lang w:eastAsia="ja-JP" w:bidi="he-IL"/>
        </w:rPr>
        <w:t xml:space="preserve">The ability of </w:t>
      </w:r>
      <w:r>
        <w:rPr>
          <w:rFonts w:eastAsia="MS Mincho"/>
          <w:lang w:eastAsia="ja-JP" w:bidi="he-IL"/>
        </w:rPr>
        <w:t>a system</w:t>
      </w:r>
      <w:r w:rsidRPr="00226832">
        <w:rPr>
          <w:rFonts w:eastAsia="MS Mincho"/>
          <w:lang w:eastAsia="ja-JP" w:bidi="he-IL"/>
        </w:rPr>
        <w:t xml:space="preserve"> under given conditions of use, to be retained in, or restored to, a state in which it can perform a required function, when maintenance is performed under given conditions and using stated procedures and resources. </w:t>
      </w:r>
      <w:r>
        <w:rPr>
          <w:rFonts w:eastAsia="MS Mincho"/>
          <w:lang w:eastAsia="ja-JP" w:bidi="he-IL"/>
        </w:rPr>
        <w:t xml:space="preserve"> </w:t>
      </w:r>
      <w:r w:rsidRPr="00226832">
        <w:rPr>
          <w:rFonts w:eastAsia="MS Mincho"/>
          <w:lang w:eastAsia="ja-JP" w:bidi="he-IL"/>
        </w:rPr>
        <w:t>Where this feature is critical to the customer’s business objective</w:t>
      </w:r>
      <w:r>
        <w:rPr>
          <w:rFonts w:eastAsia="MS Mincho"/>
          <w:lang w:eastAsia="ja-JP" w:bidi="he-IL"/>
        </w:rPr>
        <w:t>, Maintainability requirements must be specified.</w:t>
      </w:r>
    </w:p>
    <w:p w:rsidR="00980032" w:rsidRDefault="00980032" w:rsidP="00980032">
      <w:pPr>
        <w:pStyle w:val="BodyText"/>
      </w:pPr>
      <w:bookmarkStart w:id="795" w:name="_Toc159825064"/>
      <w:bookmarkStart w:id="796" w:name="_Toc160525642"/>
    </w:p>
    <w:p w:rsidR="00980032" w:rsidRDefault="00980032" w:rsidP="00980032">
      <w:pPr>
        <w:pStyle w:val="Requirements"/>
      </w:pPr>
      <w:bookmarkStart w:id="797" w:name="_Toc338768195"/>
      <w:r>
        <w:t>No new requirements.</w:t>
      </w:r>
      <w:bookmarkEnd w:id="797"/>
    </w:p>
    <w:bookmarkEnd w:id="795"/>
    <w:bookmarkEnd w:id="796"/>
    <w:p w:rsidR="00980032" w:rsidRDefault="00980032" w:rsidP="00980032">
      <w:pPr>
        <w:pStyle w:val="BodyText"/>
      </w:pPr>
    </w:p>
    <w:p w:rsidR="00980032" w:rsidRDefault="00980032" w:rsidP="00980032">
      <w:pPr>
        <w:pStyle w:val="Capability"/>
        <w:rPr>
          <w:rFonts w:eastAsia="MS Mincho"/>
          <w:lang w:eastAsia="ja-JP" w:bidi="he-IL"/>
        </w:rPr>
      </w:pPr>
      <w:bookmarkStart w:id="798" w:name="_Toc338768196"/>
      <w:bookmarkStart w:id="799" w:name="_Toc364961281"/>
      <w:r>
        <w:rPr>
          <w:rFonts w:eastAsia="MS Mincho"/>
          <w:lang w:eastAsia="ja-JP" w:bidi="he-IL"/>
        </w:rPr>
        <w:t>Encryption Requirements</w:t>
      </w:r>
      <w:bookmarkEnd w:id="798"/>
      <w:bookmarkEnd w:id="799"/>
      <w:r>
        <w:rPr>
          <w:rFonts w:eastAsia="MS Mincho"/>
          <w:lang w:eastAsia="ja-JP" w:bidi="he-IL"/>
        </w:rPr>
        <w:t xml:space="preserve"> </w:t>
      </w:r>
    </w:p>
    <w:p w:rsidR="00980032" w:rsidRPr="00E366C8" w:rsidRDefault="00980032" w:rsidP="00980032">
      <w:pPr>
        <w:pStyle w:val="Body"/>
        <w:rPr>
          <w:rFonts w:eastAsia="MS Mincho"/>
          <w:lang w:eastAsia="ja-JP" w:bidi="he-IL"/>
        </w:rPr>
      </w:pPr>
    </w:p>
    <w:p w:rsidR="00980032" w:rsidRDefault="00980032" w:rsidP="00980032">
      <w:pPr>
        <w:pStyle w:val="Requirements"/>
      </w:pPr>
      <w:bookmarkStart w:id="800" w:name="_Toc338768197"/>
      <w:r>
        <w:t>No new requirements.</w:t>
      </w:r>
      <w:bookmarkEnd w:id="800"/>
    </w:p>
    <w:p w:rsidR="00980032" w:rsidRDefault="00980032" w:rsidP="00980032">
      <w:pPr>
        <w:pStyle w:val="BodyText"/>
      </w:pPr>
    </w:p>
    <w:p w:rsidR="00980032" w:rsidRDefault="00980032" w:rsidP="00980032">
      <w:pPr>
        <w:pStyle w:val="Capability"/>
        <w:rPr>
          <w:rFonts w:eastAsia="MS Mincho"/>
        </w:rPr>
      </w:pPr>
      <w:bookmarkStart w:id="801" w:name="_Toc338768198"/>
      <w:bookmarkStart w:id="802" w:name="_Toc364961282"/>
      <w:r>
        <w:rPr>
          <w:rFonts w:eastAsia="MS Mincho"/>
        </w:rPr>
        <w:t>Cost of Goods Sold Considerations</w:t>
      </w:r>
      <w:bookmarkEnd w:id="801"/>
      <w:bookmarkEnd w:id="802"/>
    </w:p>
    <w:p w:rsidR="00980032" w:rsidRDefault="00980032" w:rsidP="00980032">
      <w:pPr>
        <w:pStyle w:val="Instructions"/>
      </w:pPr>
      <w:r>
        <w:rPr>
          <w:rFonts w:eastAsia="MS Mincho"/>
        </w:rPr>
        <w:t>Describe the monetary cost impact of the feature on the overall system.  It must  also address  3PP software license costs as well as changes in platform hardware that will alter the hardware cost elements of a system.</w:t>
      </w:r>
    </w:p>
    <w:p w:rsidR="00980032" w:rsidRDefault="00980032" w:rsidP="00980032">
      <w:pPr>
        <w:pStyle w:val="BodyText"/>
      </w:pPr>
    </w:p>
    <w:p w:rsidR="00980032" w:rsidRDefault="00980032" w:rsidP="00980032">
      <w:pPr>
        <w:pStyle w:val="Requirements"/>
      </w:pPr>
      <w:bookmarkStart w:id="803" w:name="_Toc338768199"/>
      <w:r>
        <w:t>No new requirements.</w:t>
      </w:r>
      <w:bookmarkEnd w:id="803"/>
    </w:p>
    <w:p w:rsidR="00980032" w:rsidRDefault="00980032" w:rsidP="00980032">
      <w:pPr>
        <w:pStyle w:val="Capability"/>
        <w:rPr>
          <w:rFonts w:eastAsia="MS Mincho"/>
        </w:rPr>
      </w:pPr>
      <w:bookmarkStart w:id="804" w:name="_Toc338768200"/>
      <w:bookmarkStart w:id="805" w:name="_Toc364961283"/>
      <w:r>
        <w:rPr>
          <w:rFonts w:eastAsia="MS Mincho"/>
        </w:rPr>
        <w:t>Performance Considerations</w:t>
      </w:r>
      <w:bookmarkEnd w:id="804"/>
      <w:bookmarkEnd w:id="805"/>
    </w:p>
    <w:p w:rsidR="00980032" w:rsidRDefault="00980032" w:rsidP="00980032">
      <w:pPr>
        <w:pStyle w:val="BodyText"/>
        <w:rPr>
          <w:rFonts w:eastAsia="MS Mincho"/>
        </w:rPr>
      </w:pPr>
    </w:p>
    <w:p w:rsidR="00980032" w:rsidRDefault="00980032" w:rsidP="00980032">
      <w:pPr>
        <w:pStyle w:val="Requirements"/>
      </w:pPr>
      <w:bookmarkStart w:id="806" w:name="_Toc338768201"/>
      <w:r>
        <w:t>No new requirements.</w:t>
      </w:r>
      <w:bookmarkEnd w:id="806"/>
    </w:p>
    <w:p w:rsidR="00980032" w:rsidRDefault="00980032" w:rsidP="00980032">
      <w:pPr>
        <w:pStyle w:val="Capability"/>
      </w:pPr>
      <w:bookmarkStart w:id="807" w:name="_Toc338768202"/>
      <w:bookmarkStart w:id="808" w:name="_Toc364961284"/>
      <w:r>
        <w:t>Documentation Considerations</w:t>
      </w:r>
      <w:bookmarkEnd w:id="807"/>
      <w:bookmarkEnd w:id="808"/>
    </w:p>
    <w:p w:rsidR="00980032" w:rsidRPr="0018725F" w:rsidRDefault="00980032" w:rsidP="00980032">
      <w:pPr>
        <w:rPr>
          <w:rFonts w:ascii="Helvetica" w:eastAsia="MS Mincho" w:hAnsi="Helvetica"/>
          <w:i/>
          <w:vanish/>
          <w:color w:val="333399"/>
        </w:rPr>
      </w:pPr>
      <w:r w:rsidRPr="0018725F">
        <w:rPr>
          <w:rFonts w:ascii="Helvetica" w:eastAsia="MS Mincho" w:hAnsi="Helvetica"/>
          <w:i/>
          <w:vanish/>
          <w:color w:val="333399"/>
        </w:rPr>
        <w:t>This section is not intended to be a cut-and-paste of the manual, but rather a list of key topics to be addressed in the manual, and key considerations from this feature.</w:t>
      </w:r>
    </w:p>
    <w:p w:rsidR="00980032" w:rsidRDefault="00980032" w:rsidP="00980032">
      <w:pPr>
        <w:pStyle w:val="BodyText"/>
      </w:pPr>
    </w:p>
    <w:p w:rsidR="00980032" w:rsidRDefault="00980032" w:rsidP="00980032">
      <w:pPr>
        <w:pStyle w:val="Requirements"/>
      </w:pPr>
      <w:bookmarkStart w:id="809" w:name="_Toc338768203"/>
      <w:r>
        <w:t>No new requirements.</w:t>
      </w:r>
      <w:bookmarkEnd w:id="809"/>
    </w:p>
    <w:p w:rsidR="00980032" w:rsidRDefault="00980032" w:rsidP="00980032">
      <w:pPr>
        <w:pStyle w:val="Capability"/>
      </w:pPr>
      <w:bookmarkStart w:id="810" w:name="_Toc338768204"/>
      <w:bookmarkStart w:id="811" w:name="_Toc364961285"/>
      <w:r>
        <w:t>Out of the Box/Quick Start</w:t>
      </w:r>
      <w:bookmarkEnd w:id="810"/>
      <w:bookmarkEnd w:id="811"/>
    </w:p>
    <w:p w:rsidR="00980032" w:rsidRDefault="00980032" w:rsidP="00980032">
      <w:pPr>
        <w:pStyle w:val="BodyText"/>
      </w:pPr>
    </w:p>
    <w:p w:rsidR="00980032" w:rsidRDefault="00980032" w:rsidP="00980032">
      <w:pPr>
        <w:pStyle w:val="Requirements"/>
      </w:pPr>
      <w:bookmarkStart w:id="812" w:name="_Toc338768205"/>
      <w:r>
        <w:t>No new requirements.</w:t>
      </w:r>
      <w:bookmarkEnd w:id="812"/>
    </w:p>
    <w:p w:rsidR="00980032" w:rsidRDefault="00980032" w:rsidP="00980032">
      <w:pPr>
        <w:pStyle w:val="Instructions"/>
      </w:pPr>
      <w:r>
        <w:t>This section should contain requirements for the Quick Start configuration for this feature.  This includes static, business and example data.  There is a specific DR for each release for OOTB/Quick Start and this information should be reflected in that document as well.</w:t>
      </w:r>
    </w:p>
    <w:p w:rsidR="00980032" w:rsidRPr="004C4EF9" w:rsidRDefault="00980032" w:rsidP="00980032">
      <w:pPr>
        <w:rPr>
          <w:rFonts w:ascii="Helvetica" w:hAnsi="Helvetica"/>
          <w:i/>
          <w:vanish/>
          <w:color w:val="333399"/>
        </w:rPr>
      </w:pPr>
      <w:r w:rsidRPr="004C4EF9">
        <w:rPr>
          <w:rFonts w:ascii="Helvetica" w:hAnsi="Helvetica"/>
          <w:i/>
          <w:vanish/>
          <w:color w:val="333399"/>
        </w:rPr>
        <w:t>Use your best judgment as to whether you think your feature would be applicable to an update of the static, business or example data.</w:t>
      </w:r>
    </w:p>
    <w:p w:rsidR="00980032" w:rsidRDefault="00980032" w:rsidP="00980032">
      <w:pPr>
        <w:pStyle w:val="Heading2"/>
      </w:pPr>
      <w:bookmarkStart w:id="813" w:name="_Toc364961286"/>
      <w:r>
        <w:t>Migration</w:t>
      </w:r>
      <w:bookmarkEnd w:id="813"/>
    </w:p>
    <w:p w:rsidR="00980032" w:rsidRDefault="00980032" w:rsidP="00980032">
      <w:pPr>
        <w:pStyle w:val="Instructions"/>
      </w:pPr>
      <w:r>
        <w:t>This section should contain any considerations for data migration.  Discuss whether this feature implements a business model that may be existing in another system (and thus require migration), or whether all accounts are set to some initial state for this feature upon migration.  Discuss any dependencies between databases or account models (i.e. multi-play accounts) that would need to be addressed during a migration.</w:t>
      </w:r>
    </w:p>
    <w:p w:rsidR="00980032" w:rsidRPr="004C4EF9" w:rsidRDefault="00980032" w:rsidP="00980032">
      <w:pPr>
        <w:pStyle w:val="Body"/>
      </w:pPr>
    </w:p>
    <w:p w:rsidR="00980032" w:rsidRDefault="00980032" w:rsidP="00980032">
      <w:pPr>
        <w:pStyle w:val="Requirements"/>
      </w:pPr>
      <w:bookmarkStart w:id="814" w:name="_Toc338768206"/>
      <w:r>
        <w:t>No new requirements.</w:t>
      </w:r>
      <w:bookmarkEnd w:id="814"/>
    </w:p>
    <w:p w:rsidR="00980032" w:rsidRDefault="00980032" w:rsidP="00980032">
      <w:pPr>
        <w:pStyle w:val="Heading2"/>
      </w:pPr>
      <w:bookmarkStart w:id="815" w:name="_Toc364961287"/>
      <w:r>
        <w:t>Installation</w:t>
      </w:r>
      <w:bookmarkEnd w:id="815"/>
    </w:p>
    <w:p w:rsidR="00980032" w:rsidRDefault="00980032" w:rsidP="00980032">
      <w:pPr>
        <w:pStyle w:val="Instructions"/>
      </w:pPr>
      <w:r>
        <w:t>This section should discuss any initial configuration needs that should be part of installation.  For each component affected or introduced by this feature, discuss whether the component is new or existing (and as result can use existing or new installers), and any dependencies which would influence the order of installation of the components.</w:t>
      </w:r>
    </w:p>
    <w:p w:rsidR="00980032" w:rsidRDefault="00980032" w:rsidP="00980032">
      <w:pPr>
        <w:pStyle w:val="Body"/>
      </w:pPr>
    </w:p>
    <w:p w:rsidR="00980032" w:rsidRDefault="00980032" w:rsidP="00980032">
      <w:pPr>
        <w:pStyle w:val="Requirements"/>
      </w:pPr>
      <w:bookmarkStart w:id="816" w:name="_Toc338768207"/>
      <w:r>
        <w:t>No new requirements.</w:t>
      </w:r>
      <w:bookmarkEnd w:id="816"/>
    </w:p>
    <w:p w:rsidR="00980032" w:rsidRPr="0018725F" w:rsidRDefault="00980032" w:rsidP="00980032">
      <w:pPr>
        <w:pStyle w:val="Body"/>
      </w:pPr>
    </w:p>
    <w:p w:rsidR="00980032" w:rsidRDefault="00980032" w:rsidP="00980032">
      <w:pPr>
        <w:pStyle w:val="Heading2"/>
      </w:pPr>
      <w:bookmarkStart w:id="817" w:name="_Toc364961288"/>
      <w:r>
        <w:t>Upgrade</w:t>
      </w:r>
      <w:bookmarkEnd w:id="817"/>
    </w:p>
    <w:p w:rsidR="00980032" w:rsidRDefault="00980032" w:rsidP="00980032">
      <w:pPr>
        <w:rPr>
          <w:rFonts w:ascii="Helvetica" w:hAnsi="Helvetica"/>
          <w:i/>
          <w:color w:val="333399"/>
        </w:rPr>
      </w:pPr>
    </w:p>
    <w:p w:rsidR="00980032" w:rsidRDefault="00980032" w:rsidP="00980032">
      <w:pPr>
        <w:rPr>
          <w:rFonts w:ascii="Helvetica" w:hAnsi="Helvetica"/>
          <w:i/>
          <w:vanish/>
          <w:color w:val="333399"/>
        </w:rPr>
      </w:pPr>
      <w:r w:rsidRPr="0018725F">
        <w:rPr>
          <w:rFonts w:ascii="Helvetica" w:hAnsi="Helvetica"/>
          <w:i/>
          <w:vanish/>
          <w:color w:val="333399"/>
        </w:rPr>
        <w:t>This section should discuss any configuration changes that should be part of an upgrade.  For each component affected or introduced by this feature, discuss whether the component is new or existing (and as result can use existing or new upgrade utilities), and any dependencies which would influence the order of upgrade of the components.</w:t>
      </w:r>
    </w:p>
    <w:p w:rsidR="00980032" w:rsidRPr="0018725F" w:rsidRDefault="00980032" w:rsidP="00980032">
      <w:pPr>
        <w:rPr>
          <w:rFonts w:ascii="Helvetica" w:hAnsi="Helvetica"/>
          <w:i/>
          <w:vanish/>
          <w:color w:val="333399"/>
        </w:rPr>
      </w:pPr>
    </w:p>
    <w:p w:rsidR="00980032" w:rsidRDefault="00980032" w:rsidP="00980032">
      <w:pPr>
        <w:pStyle w:val="Requirements"/>
      </w:pPr>
      <w:bookmarkStart w:id="818" w:name="_Toc338768208"/>
      <w:r>
        <w:t>No new requirements.</w:t>
      </w:r>
      <w:bookmarkEnd w:id="818"/>
    </w:p>
    <w:p w:rsidR="00980032" w:rsidRPr="0018725F" w:rsidRDefault="00980032" w:rsidP="00980032">
      <w:pPr>
        <w:pStyle w:val="Body"/>
      </w:pPr>
    </w:p>
    <w:p w:rsidR="00980032" w:rsidRDefault="00980032" w:rsidP="00980032">
      <w:pPr>
        <w:pStyle w:val="Heading2"/>
      </w:pPr>
      <w:bookmarkStart w:id="819" w:name="_Toc364961289"/>
      <w:r>
        <w:t>Archiving</w:t>
      </w:r>
      <w:bookmarkEnd w:id="819"/>
    </w:p>
    <w:p w:rsidR="00980032" w:rsidRDefault="00980032" w:rsidP="00980032">
      <w:pPr>
        <w:rPr>
          <w:rFonts w:ascii="Helvetica" w:hAnsi="Helvetica"/>
          <w:i/>
          <w:color w:val="333399"/>
        </w:rPr>
      </w:pPr>
    </w:p>
    <w:p w:rsidR="00980032" w:rsidRDefault="00980032" w:rsidP="00980032">
      <w:pPr>
        <w:rPr>
          <w:rFonts w:ascii="Helvetica" w:hAnsi="Helvetica"/>
          <w:i/>
          <w:vanish/>
          <w:color w:val="333399"/>
        </w:rPr>
      </w:pPr>
      <w:r w:rsidRPr="0018725F">
        <w:rPr>
          <w:rFonts w:ascii="Helvetica" w:hAnsi="Helvetica"/>
          <w:i/>
          <w:vanish/>
          <w:color w:val="333399"/>
        </w:rPr>
        <w:t>This section should discuss any considerations for archiving.  This includes any storage requirements for historic data (i.e. number of days), and any dependencies among the data that would influence archiving (so as not to create incomplete data by only archiving a portion).</w:t>
      </w:r>
    </w:p>
    <w:p w:rsidR="00980032" w:rsidRDefault="00980032" w:rsidP="00980032">
      <w:pPr>
        <w:rPr>
          <w:rFonts w:ascii="Helvetica" w:hAnsi="Helvetica"/>
          <w:i/>
          <w:vanish/>
          <w:color w:val="333399"/>
        </w:rPr>
      </w:pPr>
    </w:p>
    <w:p w:rsidR="00980032" w:rsidRDefault="00980032" w:rsidP="00980032">
      <w:pPr>
        <w:pStyle w:val="Requirements"/>
      </w:pPr>
      <w:bookmarkStart w:id="820" w:name="_Toc338768209"/>
      <w:r>
        <w:t>No new requirements.</w:t>
      </w:r>
      <w:bookmarkEnd w:id="820"/>
    </w:p>
    <w:p w:rsidR="00980032" w:rsidRDefault="00980032" w:rsidP="00980032">
      <w:pPr>
        <w:pStyle w:val="Heading2"/>
      </w:pPr>
      <w:bookmarkStart w:id="821" w:name="_Toc364961290"/>
      <w:r>
        <w:t>Disaster Recovery</w:t>
      </w:r>
      <w:bookmarkEnd w:id="821"/>
    </w:p>
    <w:p w:rsidR="00980032" w:rsidRDefault="00980032" w:rsidP="00980032">
      <w:pPr>
        <w:rPr>
          <w:rFonts w:ascii="Helvetica" w:hAnsi="Helvetica"/>
          <w:i/>
          <w:color w:val="333399"/>
        </w:rPr>
      </w:pPr>
    </w:p>
    <w:p w:rsidR="00980032" w:rsidRDefault="00980032" w:rsidP="00980032">
      <w:pPr>
        <w:rPr>
          <w:rFonts w:ascii="Helvetica" w:hAnsi="Helvetica"/>
          <w:i/>
          <w:vanish/>
          <w:color w:val="333399"/>
        </w:rPr>
      </w:pPr>
      <w:r w:rsidRPr="0018725F">
        <w:rPr>
          <w:rFonts w:ascii="Helvetica" w:hAnsi="Helvetica"/>
          <w:i/>
          <w:vanish/>
          <w:color w:val="333399"/>
        </w:rPr>
        <w:t>This section should discuss how the data model and physical distribution of the feature affect the DR solution.   In particular, what should users of this feature experience during or after a switchover?  What data must be synchronized before normal activities can resume, vs. data that can be rolled back or overwritten?</w:t>
      </w:r>
    </w:p>
    <w:p w:rsidR="00980032" w:rsidRDefault="00980032" w:rsidP="00980032">
      <w:pPr>
        <w:rPr>
          <w:rFonts w:ascii="Helvetica" w:hAnsi="Helvetica"/>
          <w:i/>
          <w:vanish/>
          <w:color w:val="333399"/>
        </w:rPr>
      </w:pPr>
    </w:p>
    <w:p w:rsidR="00980032" w:rsidRPr="0018725F" w:rsidRDefault="00980032" w:rsidP="00980032">
      <w:pPr>
        <w:rPr>
          <w:rFonts w:ascii="Helvetica" w:hAnsi="Helvetica"/>
          <w:i/>
          <w:vanish/>
          <w:color w:val="333399"/>
        </w:rPr>
      </w:pPr>
    </w:p>
    <w:p w:rsidR="00980032" w:rsidRDefault="00980032" w:rsidP="00980032">
      <w:pPr>
        <w:pStyle w:val="Requirements"/>
      </w:pPr>
      <w:bookmarkStart w:id="822" w:name="_Toc338768210"/>
      <w:r>
        <w:t>No new requirements.</w:t>
      </w:r>
      <w:bookmarkEnd w:id="822"/>
    </w:p>
    <w:p w:rsidR="00980032" w:rsidRPr="0018725F" w:rsidRDefault="00980032" w:rsidP="00980032">
      <w:pPr>
        <w:pStyle w:val="Body"/>
      </w:pPr>
    </w:p>
    <w:p w:rsidR="00980032" w:rsidRDefault="00980032" w:rsidP="00980032">
      <w:pPr>
        <w:pStyle w:val="Heading2"/>
      </w:pPr>
      <w:bookmarkStart w:id="823" w:name="_Toc364961291"/>
      <w:r>
        <w:t>Operations Manual</w:t>
      </w:r>
      <w:bookmarkEnd w:id="823"/>
    </w:p>
    <w:p w:rsidR="00980032" w:rsidRDefault="00980032" w:rsidP="00980032">
      <w:pPr>
        <w:rPr>
          <w:rFonts w:ascii="Helvetica" w:hAnsi="Helvetica"/>
          <w:i/>
          <w:color w:val="333399"/>
        </w:rPr>
      </w:pPr>
    </w:p>
    <w:p w:rsidR="00980032" w:rsidRDefault="00980032" w:rsidP="00980032">
      <w:pPr>
        <w:rPr>
          <w:rFonts w:ascii="Helvetica" w:hAnsi="Helvetica"/>
          <w:i/>
          <w:vanish/>
          <w:color w:val="333399"/>
        </w:rPr>
      </w:pPr>
      <w:r w:rsidRPr="0042712E">
        <w:rPr>
          <w:rFonts w:ascii="Helvetica" w:hAnsi="Helvetica"/>
          <w:i/>
          <w:vanish/>
          <w:color w:val="333399"/>
        </w:rPr>
        <w:t>Any operational considerations (startup, shutdown, troubleshooting, monitoring, regular administrative activities, etc.) should be documented here.  This section is not intended to be a cut-and-paste of the manual, but rather a list of key topics to be addressed in the manual, and key considerations from this feature.</w:t>
      </w:r>
    </w:p>
    <w:p w:rsidR="00980032" w:rsidRPr="0042712E" w:rsidRDefault="00980032" w:rsidP="00980032">
      <w:pPr>
        <w:rPr>
          <w:rFonts w:ascii="Helvetica" w:hAnsi="Helvetica"/>
          <w:i/>
          <w:vanish/>
          <w:color w:val="333399"/>
        </w:rPr>
      </w:pPr>
    </w:p>
    <w:p w:rsidR="00980032" w:rsidRDefault="00980032" w:rsidP="00980032">
      <w:pPr>
        <w:pStyle w:val="Requirements"/>
      </w:pPr>
      <w:bookmarkStart w:id="824" w:name="_Toc338768211"/>
      <w:r>
        <w:t>No new requirements.</w:t>
      </w:r>
      <w:bookmarkEnd w:id="824"/>
    </w:p>
    <w:p w:rsidR="00980032" w:rsidRDefault="00980032" w:rsidP="00980032">
      <w:pPr>
        <w:pStyle w:val="Capability"/>
        <w:rPr>
          <w:rFonts w:eastAsia="MS Mincho"/>
          <w:lang w:eastAsia="ja-JP" w:bidi="he-IL"/>
        </w:rPr>
      </w:pPr>
      <w:bookmarkStart w:id="825" w:name="_Toc338768212"/>
      <w:bookmarkStart w:id="826" w:name="_Toc364961292"/>
      <w:r>
        <w:rPr>
          <w:rFonts w:eastAsia="MS Mincho"/>
          <w:lang w:eastAsia="ja-JP" w:bidi="he-IL"/>
        </w:rPr>
        <w:t>Acceptance Test Plan Considerations</w:t>
      </w:r>
      <w:bookmarkEnd w:id="825"/>
      <w:bookmarkEnd w:id="826"/>
    </w:p>
    <w:p w:rsidR="00980032" w:rsidRDefault="00980032" w:rsidP="00980032"/>
    <w:p w:rsidR="00980032" w:rsidRDefault="00980032" w:rsidP="00980032">
      <w:r>
        <w:t>No new requirements.</w:t>
      </w:r>
    </w:p>
    <w:p w:rsidR="00980032" w:rsidRDefault="00980032" w:rsidP="00980032">
      <w:r>
        <w:t>.</w:t>
      </w:r>
    </w:p>
    <w:p w:rsidR="00980032" w:rsidRPr="004C4EF9" w:rsidRDefault="00980032" w:rsidP="00980032">
      <w:pPr>
        <w:pStyle w:val="Body"/>
        <w:sectPr w:rsidR="00980032" w:rsidRPr="004C4EF9" w:rsidSect="00F93ABA">
          <w:footerReference w:type="default" r:id="rId26"/>
          <w:pgSz w:w="12240" w:h="15840" w:code="1"/>
          <w:pgMar w:top="1440" w:right="1440" w:bottom="1440" w:left="1440" w:header="720" w:footer="720" w:gutter="0"/>
          <w:cols w:space="720"/>
        </w:sectPr>
      </w:pPr>
    </w:p>
    <w:p w:rsidR="00980032" w:rsidRDefault="00980032" w:rsidP="00980032">
      <w:pPr>
        <w:pStyle w:val="Heading1"/>
      </w:pPr>
      <w:bookmarkStart w:id="827" w:name="_Toc200771465"/>
      <w:bookmarkStart w:id="828" w:name="_Toc200771635"/>
      <w:bookmarkStart w:id="829" w:name="_Toc201565643"/>
      <w:bookmarkStart w:id="830" w:name="_Toc200771466"/>
      <w:bookmarkStart w:id="831" w:name="_Toc200771636"/>
      <w:bookmarkStart w:id="832" w:name="_Toc201565644"/>
      <w:bookmarkStart w:id="833" w:name="_Toc200771467"/>
      <w:bookmarkStart w:id="834" w:name="_Toc200771637"/>
      <w:bookmarkStart w:id="835" w:name="_Toc201565645"/>
      <w:bookmarkStart w:id="836" w:name="_Toc200771469"/>
      <w:bookmarkStart w:id="837" w:name="_Toc200771639"/>
      <w:bookmarkStart w:id="838" w:name="_Toc201565647"/>
      <w:bookmarkStart w:id="839" w:name="_Toc200771470"/>
      <w:bookmarkStart w:id="840" w:name="_Toc200771640"/>
      <w:bookmarkStart w:id="841" w:name="_Toc201565648"/>
      <w:bookmarkStart w:id="842" w:name="_Toc200771472"/>
      <w:bookmarkStart w:id="843" w:name="_Toc200771642"/>
      <w:bookmarkStart w:id="844" w:name="_Toc201565650"/>
      <w:bookmarkStart w:id="845" w:name="_Toc200771473"/>
      <w:bookmarkStart w:id="846" w:name="_Toc200771643"/>
      <w:bookmarkStart w:id="847" w:name="_Toc201565651"/>
      <w:bookmarkStart w:id="848" w:name="_Toc200771475"/>
      <w:bookmarkStart w:id="849" w:name="_Toc200771645"/>
      <w:bookmarkStart w:id="850" w:name="_Toc201565653"/>
      <w:bookmarkStart w:id="851" w:name="_Toc200771476"/>
      <w:bookmarkStart w:id="852" w:name="_Toc200771646"/>
      <w:bookmarkStart w:id="853" w:name="_Toc201565654"/>
      <w:bookmarkStart w:id="854" w:name="_Toc200771477"/>
      <w:bookmarkStart w:id="855" w:name="_Toc364961293"/>
      <w:bookmarkStart w:id="856" w:name="_Toc526902324"/>
      <w:bookmarkEnd w:id="42"/>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r>
        <w:t>Requirements Summary</w:t>
      </w:r>
      <w:bookmarkEnd w:id="854"/>
      <w:bookmarkEnd w:id="855"/>
    </w:p>
    <w:p w:rsidR="00980032" w:rsidRDefault="00980032" w:rsidP="00980032">
      <w:pPr>
        <w:pStyle w:val="Instructions"/>
      </w:pPr>
      <w:r>
        <w:t>This section will attempt to do some degree of requirements management.  A word template and document mostly manually this section attempts to capture requirements data that is input to or output from scoping and prioritization activities.</w:t>
      </w:r>
    </w:p>
    <w:p w:rsidR="00980032" w:rsidRDefault="00980032" w:rsidP="00980032">
      <w:pPr>
        <w:pStyle w:val="BodyText"/>
      </w:pPr>
    </w:p>
    <w:p w:rsidR="00980032" w:rsidRDefault="00980032" w:rsidP="00980032">
      <w:pPr>
        <w:pStyle w:val="Heading2"/>
      </w:pPr>
      <w:bookmarkStart w:id="857" w:name="_Toc200771478"/>
      <w:bookmarkStart w:id="858" w:name="_Toc364961294"/>
      <w:r>
        <w:t>Requirements List Grouped by “Capability</w:t>
      </w:r>
      <w:bookmarkEnd w:id="857"/>
      <w:r>
        <w:t>”</w:t>
      </w:r>
      <w:bookmarkEnd w:id="858"/>
    </w:p>
    <w:p w:rsidR="00980032" w:rsidRDefault="00980032" w:rsidP="00980032">
      <w:pPr>
        <w:pStyle w:val="Instructions"/>
      </w:pPr>
      <w:r>
        <w:t>This is a table of contents that should be updated as requirements are added or “removed”.  To update, right click in the table, choose Update Field.</w:t>
      </w:r>
    </w:p>
    <w:p w:rsidR="00980032" w:rsidRPr="00115305" w:rsidRDefault="00980032" w:rsidP="00980032">
      <w:pPr>
        <w:pStyle w:val="BodyText"/>
      </w:pPr>
    </w:p>
    <w:bookmarkEnd w:id="856"/>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r w:rsidRPr="005A525E">
        <w:rPr>
          <w:b w:val="0"/>
          <w:bCs w:val="0"/>
          <w:caps w:val="0"/>
          <w:sz w:val="24"/>
        </w:rPr>
        <w:fldChar w:fldCharType="begin"/>
      </w:r>
      <w:r w:rsidR="00980032">
        <w:rPr>
          <w:b w:val="0"/>
          <w:bCs w:val="0"/>
          <w:caps w:val="0"/>
          <w:sz w:val="24"/>
        </w:rPr>
        <w:instrText xml:space="preserve"> TOC \h \z \t "Capability,1,Heading 3 for Module Requirements,2,Requirements,3" </w:instrText>
      </w:r>
      <w:r w:rsidRPr="005A525E">
        <w:rPr>
          <w:b w:val="0"/>
          <w:bCs w:val="0"/>
          <w:caps w:val="0"/>
          <w:sz w:val="24"/>
        </w:rPr>
        <w:fldChar w:fldCharType="separate"/>
      </w:r>
      <w:hyperlink w:anchor="_Toc338768185" w:history="1">
        <w:r w:rsidR="00980032" w:rsidRPr="006E1B07">
          <w:rPr>
            <w:rStyle w:val="Hyperlink"/>
            <w:noProof/>
          </w:rPr>
          <w:t>3.1</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noProof/>
          </w:rPr>
          <w:t>General Requirements</w:t>
        </w:r>
        <w:r w:rsidR="00980032">
          <w:rPr>
            <w:noProof/>
            <w:webHidden/>
          </w:rPr>
          <w:tab/>
        </w:r>
        <w:r>
          <w:rPr>
            <w:noProof/>
            <w:webHidden/>
          </w:rPr>
          <w:fldChar w:fldCharType="begin"/>
        </w:r>
        <w:r w:rsidR="00980032">
          <w:rPr>
            <w:noProof/>
            <w:webHidden/>
          </w:rPr>
          <w:instrText xml:space="preserve"> PAGEREF _Toc338768185 \h </w:instrText>
        </w:r>
        <w:r>
          <w:rPr>
            <w:noProof/>
            <w:webHidden/>
          </w:rPr>
        </w:r>
        <w:r>
          <w:rPr>
            <w:noProof/>
            <w:webHidden/>
          </w:rPr>
          <w:fldChar w:fldCharType="separate"/>
        </w:r>
        <w:r w:rsidR="00980032">
          <w:rPr>
            <w:noProof/>
            <w:webHidden/>
          </w:rPr>
          <w:t>7</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186" w:history="1">
        <w:r w:rsidR="00980032" w:rsidRPr="006E1B07">
          <w:rPr>
            <w:rStyle w:val="Hyperlink"/>
            <w:noProof/>
          </w:rPr>
          <w:t>PEM-3.1.10 – Sample</w:t>
        </w:r>
        <w:r w:rsidR="00980032">
          <w:rPr>
            <w:noProof/>
            <w:webHidden/>
          </w:rPr>
          <w:tab/>
        </w:r>
        <w:r>
          <w:rPr>
            <w:noProof/>
            <w:webHidden/>
          </w:rPr>
          <w:fldChar w:fldCharType="begin"/>
        </w:r>
        <w:r w:rsidR="00980032">
          <w:rPr>
            <w:noProof/>
            <w:webHidden/>
          </w:rPr>
          <w:instrText xml:space="preserve"> PAGEREF _Toc338768186 \h </w:instrText>
        </w:r>
        <w:r>
          <w:rPr>
            <w:noProof/>
            <w:webHidden/>
          </w:rPr>
        </w:r>
        <w:r>
          <w:rPr>
            <w:noProof/>
            <w:webHidden/>
          </w:rPr>
          <w:fldChar w:fldCharType="separate"/>
        </w:r>
        <w:r w:rsidR="00980032">
          <w:rPr>
            <w:noProof/>
            <w:webHidden/>
          </w:rPr>
          <w:t>7</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187" w:history="1">
        <w:r w:rsidR="00980032" w:rsidRPr="006E1B07">
          <w:rPr>
            <w:rStyle w:val="Hyperlink"/>
            <w:noProof/>
          </w:rPr>
          <w:t>3.2</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noProof/>
          </w:rPr>
          <w:t>Capability 1. Person Creation</w:t>
        </w:r>
        <w:r w:rsidR="00980032">
          <w:rPr>
            <w:noProof/>
            <w:webHidden/>
          </w:rPr>
          <w:tab/>
        </w:r>
        <w:r>
          <w:rPr>
            <w:noProof/>
            <w:webHidden/>
          </w:rPr>
          <w:fldChar w:fldCharType="begin"/>
        </w:r>
        <w:r w:rsidR="00980032">
          <w:rPr>
            <w:noProof/>
            <w:webHidden/>
          </w:rPr>
          <w:instrText xml:space="preserve"> PAGEREF _Toc338768187 \h </w:instrText>
        </w:r>
        <w:r>
          <w:rPr>
            <w:noProof/>
            <w:webHidden/>
          </w:rPr>
        </w:r>
        <w:r>
          <w:rPr>
            <w:noProof/>
            <w:webHidden/>
          </w:rPr>
          <w:fldChar w:fldCharType="separate"/>
        </w:r>
        <w:r w:rsidR="00980032">
          <w:rPr>
            <w:noProof/>
            <w:webHidden/>
          </w:rPr>
          <w:t>7</w:t>
        </w:r>
        <w:r>
          <w:rPr>
            <w:noProof/>
            <w:webHidden/>
          </w:rPr>
          <w:fldChar w:fldCharType="end"/>
        </w:r>
      </w:hyperlink>
    </w:p>
    <w:p w:rsidR="00980032" w:rsidRDefault="005A525E" w:rsidP="00980032">
      <w:pPr>
        <w:pStyle w:val="TOC2"/>
        <w:tabs>
          <w:tab w:val="left" w:pos="1000"/>
          <w:tab w:val="right" w:leader="dot" w:pos="12950"/>
        </w:tabs>
        <w:rPr>
          <w:rFonts w:asciiTheme="minorHAnsi" w:eastAsiaTheme="minorEastAsia" w:hAnsiTheme="minorHAnsi" w:cstheme="minorBidi"/>
          <w:smallCaps w:val="0"/>
          <w:noProof/>
          <w:sz w:val="22"/>
          <w:szCs w:val="22"/>
          <w:lang w:val="fr-FR" w:eastAsia="fr-FR"/>
        </w:rPr>
      </w:pPr>
      <w:hyperlink w:anchor="_Toc338768188" w:history="1">
        <w:r w:rsidR="00980032" w:rsidRPr="006E1B07">
          <w:rPr>
            <w:rStyle w:val="Hyperlink"/>
            <w:noProof/>
          </w:rPr>
          <w:t>3.2.4</w:t>
        </w:r>
        <w:r w:rsidR="00980032">
          <w:rPr>
            <w:rFonts w:asciiTheme="minorHAnsi" w:eastAsiaTheme="minorEastAsia" w:hAnsiTheme="minorHAnsi" w:cstheme="minorBidi"/>
            <w:smallCaps w:val="0"/>
            <w:noProof/>
            <w:sz w:val="22"/>
            <w:szCs w:val="22"/>
            <w:lang w:val="fr-FR" w:eastAsia="fr-FR"/>
          </w:rPr>
          <w:tab/>
        </w:r>
        <w:r w:rsidR="00980032" w:rsidRPr="006E1B07">
          <w:rPr>
            <w:rStyle w:val="Hyperlink"/>
            <w:noProof/>
          </w:rPr>
          <w:t>Application requirements</w:t>
        </w:r>
        <w:r w:rsidR="00980032">
          <w:rPr>
            <w:noProof/>
            <w:webHidden/>
          </w:rPr>
          <w:tab/>
        </w:r>
        <w:r>
          <w:rPr>
            <w:noProof/>
            <w:webHidden/>
          </w:rPr>
          <w:fldChar w:fldCharType="begin"/>
        </w:r>
        <w:r w:rsidR="00980032">
          <w:rPr>
            <w:noProof/>
            <w:webHidden/>
          </w:rPr>
          <w:instrText xml:space="preserve"> PAGEREF _Toc338768188 \h </w:instrText>
        </w:r>
        <w:r>
          <w:rPr>
            <w:noProof/>
            <w:webHidden/>
          </w:rPr>
        </w:r>
        <w:r>
          <w:rPr>
            <w:noProof/>
            <w:webHidden/>
          </w:rPr>
          <w:fldChar w:fldCharType="separate"/>
        </w:r>
        <w:r w:rsidR="00980032">
          <w:rPr>
            <w:noProof/>
            <w:webHidden/>
          </w:rPr>
          <w:t>9</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189" w:history="1">
        <w:r w:rsidR="00980032" w:rsidRPr="006E1B07">
          <w:rPr>
            <w:rStyle w:val="Hyperlink"/>
            <w:noProof/>
          </w:rPr>
          <w:t>3.3</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noProof/>
          </w:rPr>
          <w:t>Capability 2. Person Management</w:t>
        </w:r>
        <w:r w:rsidR="00980032">
          <w:rPr>
            <w:noProof/>
            <w:webHidden/>
          </w:rPr>
          <w:tab/>
        </w:r>
        <w:r>
          <w:rPr>
            <w:noProof/>
            <w:webHidden/>
          </w:rPr>
          <w:fldChar w:fldCharType="begin"/>
        </w:r>
        <w:r w:rsidR="00980032">
          <w:rPr>
            <w:noProof/>
            <w:webHidden/>
          </w:rPr>
          <w:instrText xml:space="preserve"> PAGEREF _Toc338768189 \h </w:instrText>
        </w:r>
        <w:r>
          <w:rPr>
            <w:noProof/>
            <w:webHidden/>
          </w:rPr>
        </w:r>
        <w:r>
          <w:rPr>
            <w:noProof/>
            <w:webHidden/>
          </w:rPr>
          <w:fldChar w:fldCharType="separate"/>
        </w:r>
        <w:r w:rsidR="00980032">
          <w:rPr>
            <w:noProof/>
            <w:webHidden/>
          </w:rPr>
          <w:t>9</w:t>
        </w:r>
        <w:r>
          <w:rPr>
            <w:noProof/>
            <w:webHidden/>
          </w:rPr>
          <w:fldChar w:fldCharType="end"/>
        </w:r>
      </w:hyperlink>
    </w:p>
    <w:p w:rsidR="00980032" w:rsidRDefault="005A525E" w:rsidP="00980032">
      <w:pPr>
        <w:pStyle w:val="TOC2"/>
        <w:tabs>
          <w:tab w:val="left" w:pos="1000"/>
          <w:tab w:val="right" w:leader="dot" w:pos="12950"/>
        </w:tabs>
        <w:rPr>
          <w:rFonts w:asciiTheme="minorHAnsi" w:eastAsiaTheme="minorEastAsia" w:hAnsiTheme="minorHAnsi" w:cstheme="minorBidi"/>
          <w:smallCaps w:val="0"/>
          <w:noProof/>
          <w:sz w:val="22"/>
          <w:szCs w:val="22"/>
          <w:lang w:val="fr-FR" w:eastAsia="fr-FR"/>
        </w:rPr>
      </w:pPr>
      <w:hyperlink w:anchor="_Toc338768190" w:history="1">
        <w:r w:rsidR="00980032" w:rsidRPr="006E1B07">
          <w:rPr>
            <w:rStyle w:val="Hyperlink"/>
            <w:noProof/>
          </w:rPr>
          <w:t>3.3.4</w:t>
        </w:r>
        <w:r w:rsidR="00980032">
          <w:rPr>
            <w:rFonts w:asciiTheme="minorHAnsi" w:eastAsiaTheme="minorEastAsia" w:hAnsiTheme="minorHAnsi" w:cstheme="minorBidi"/>
            <w:smallCaps w:val="0"/>
            <w:noProof/>
            <w:sz w:val="22"/>
            <w:szCs w:val="22"/>
            <w:lang w:val="fr-FR" w:eastAsia="fr-FR"/>
          </w:rPr>
          <w:tab/>
        </w:r>
        <w:r w:rsidR="00980032" w:rsidRPr="006E1B07">
          <w:rPr>
            <w:rStyle w:val="Hyperlink"/>
            <w:noProof/>
          </w:rPr>
          <w:t>Application requirements</w:t>
        </w:r>
        <w:r w:rsidR="00980032">
          <w:rPr>
            <w:noProof/>
            <w:webHidden/>
          </w:rPr>
          <w:tab/>
        </w:r>
        <w:r>
          <w:rPr>
            <w:noProof/>
            <w:webHidden/>
          </w:rPr>
          <w:fldChar w:fldCharType="begin"/>
        </w:r>
        <w:r w:rsidR="00980032">
          <w:rPr>
            <w:noProof/>
            <w:webHidden/>
          </w:rPr>
          <w:instrText xml:space="preserve"> PAGEREF _Toc338768190 \h </w:instrText>
        </w:r>
        <w:r>
          <w:rPr>
            <w:noProof/>
            <w:webHidden/>
          </w:rPr>
        </w:r>
        <w:r>
          <w:rPr>
            <w:noProof/>
            <w:webHidden/>
          </w:rPr>
          <w:fldChar w:fldCharType="separate"/>
        </w:r>
        <w:r w:rsidR="00980032">
          <w:rPr>
            <w:noProof/>
            <w:webHidden/>
          </w:rPr>
          <w:t>15</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191" w:history="1">
        <w:r w:rsidR="00980032" w:rsidRPr="006E1B07">
          <w:rPr>
            <w:rStyle w:val="Hyperlink"/>
            <w:noProof/>
          </w:rPr>
          <w:t>3.4</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noProof/>
          </w:rPr>
          <w:t>Capability 3. Person Search</w:t>
        </w:r>
        <w:r w:rsidR="00980032">
          <w:rPr>
            <w:noProof/>
            <w:webHidden/>
          </w:rPr>
          <w:tab/>
        </w:r>
        <w:r>
          <w:rPr>
            <w:noProof/>
            <w:webHidden/>
          </w:rPr>
          <w:fldChar w:fldCharType="begin"/>
        </w:r>
        <w:r w:rsidR="00980032">
          <w:rPr>
            <w:noProof/>
            <w:webHidden/>
          </w:rPr>
          <w:instrText xml:space="preserve"> PAGEREF _Toc338768191 \h </w:instrText>
        </w:r>
        <w:r>
          <w:rPr>
            <w:noProof/>
            <w:webHidden/>
          </w:rPr>
        </w:r>
        <w:r>
          <w:rPr>
            <w:noProof/>
            <w:webHidden/>
          </w:rPr>
          <w:fldChar w:fldCharType="separate"/>
        </w:r>
        <w:r w:rsidR="00980032">
          <w:rPr>
            <w:noProof/>
            <w:webHidden/>
          </w:rPr>
          <w:t>15</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192" w:history="1">
        <w:r w:rsidR="00980032" w:rsidRPr="006E1B07">
          <w:rPr>
            <w:rStyle w:val="Hyperlink"/>
            <w:noProof/>
          </w:rPr>
          <w:t>3.5</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noProof/>
          </w:rPr>
          <w:t>Capability 4. Person Creation</w:t>
        </w:r>
        <w:r w:rsidR="00980032">
          <w:rPr>
            <w:noProof/>
            <w:webHidden/>
          </w:rPr>
          <w:tab/>
        </w:r>
        <w:r>
          <w:rPr>
            <w:noProof/>
            <w:webHidden/>
          </w:rPr>
          <w:fldChar w:fldCharType="begin"/>
        </w:r>
        <w:r w:rsidR="00980032">
          <w:rPr>
            <w:noProof/>
            <w:webHidden/>
          </w:rPr>
          <w:instrText xml:space="preserve"> PAGEREF _Toc338768192 \h </w:instrText>
        </w:r>
        <w:r>
          <w:rPr>
            <w:noProof/>
            <w:webHidden/>
          </w:rPr>
        </w:r>
        <w:r>
          <w:rPr>
            <w:noProof/>
            <w:webHidden/>
          </w:rPr>
          <w:fldChar w:fldCharType="separate"/>
        </w:r>
        <w:r w:rsidR="00980032">
          <w:rPr>
            <w:noProof/>
            <w:webHidden/>
          </w:rPr>
          <w:t>20</w:t>
        </w:r>
        <w:r>
          <w:rPr>
            <w:noProof/>
            <w:webHidden/>
          </w:rPr>
          <w:fldChar w:fldCharType="end"/>
        </w:r>
      </w:hyperlink>
    </w:p>
    <w:p w:rsidR="00980032" w:rsidRDefault="005A525E" w:rsidP="00980032">
      <w:pPr>
        <w:pStyle w:val="TOC2"/>
        <w:tabs>
          <w:tab w:val="left" w:pos="1000"/>
          <w:tab w:val="right" w:leader="dot" w:pos="12950"/>
        </w:tabs>
        <w:rPr>
          <w:rFonts w:asciiTheme="minorHAnsi" w:eastAsiaTheme="minorEastAsia" w:hAnsiTheme="minorHAnsi" w:cstheme="minorBidi"/>
          <w:smallCaps w:val="0"/>
          <w:noProof/>
          <w:sz w:val="22"/>
          <w:szCs w:val="22"/>
          <w:lang w:val="fr-FR" w:eastAsia="fr-FR"/>
        </w:rPr>
      </w:pPr>
      <w:hyperlink w:anchor="_Toc338768193" w:history="1">
        <w:r w:rsidR="00980032" w:rsidRPr="006E1B07">
          <w:rPr>
            <w:rStyle w:val="Hyperlink"/>
            <w:noProof/>
          </w:rPr>
          <w:t>3.5.4</w:t>
        </w:r>
        <w:r w:rsidR="00980032">
          <w:rPr>
            <w:rFonts w:asciiTheme="minorHAnsi" w:eastAsiaTheme="minorEastAsia" w:hAnsiTheme="minorHAnsi" w:cstheme="minorBidi"/>
            <w:smallCaps w:val="0"/>
            <w:noProof/>
            <w:sz w:val="22"/>
            <w:szCs w:val="22"/>
            <w:lang w:val="fr-FR" w:eastAsia="fr-FR"/>
          </w:rPr>
          <w:tab/>
        </w:r>
        <w:r w:rsidR="00980032" w:rsidRPr="006E1B07">
          <w:rPr>
            <w:rStyle w:val="Hyperlink"/>
            <w:noProof/>
          </w:rPr>
          <w:t>Application requirements</w:t>
        </w:r>
        <w:r w:rsidR="00980032">
          <w:rPr>
            <w:noProof/>
            <w:webHidden/>
          </w:rPr>
          <w:tab/>
        </w:r>
        <w:r>
          <w:rPr>
            <w:noProof/>
            <w:webHidden/>
          </w:rPr>
          <w:fldChar w:fldCharType="begin"/>
        </w:r>
        <w:r w:rsidR="00980032">
          <w:rPr>
            <w:noProof/>
            <w:webHidden/>
          </w:rPr>
          <w:instrText xml:space="preserve"> PAGEREF _Toc338768193 \h </w:instrText>
        </w:r>
        <w:r>
          <w:rPr>
            <w:noProof/>
            <w:webHidden/>
          </w:rPr>
        </w:r>
        <w:r>
          <w:rPr>
            <w:noProof/>
            <w:webHidden/>
          </w:rPr>
          <w:fldChar w:fldCharType="separate"/>
        </w:r>
        <w:r w:rsidR="00980032">
          <w:rPr>
            <w:noProof/>
            <w:webHidden/>
          </w:rPr>
          <w:t>21</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194" w:history="1">
        <w:r w:rsidR="00980032" w:rsidRPr="006E1B07">
          <w:rPr>
            <w:rStyle w:val="Hyperlink"/>
            <w:noProof/>
          </w:rPr>
          <w:t>4.1</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noProof/>
          </w:rPr>
          <w:t>Reliability, Availability, and Maintainability Requirements</w:t>
        </w:r>
        <w:r w:rsidR="00980032">
          <w:rPr>
            <w:noProof/>
            <w:webHidden/>
          </w:rPr>
          <w:tab/>
        </w:r>
        <w:r>
          <w:rPr>
            <w:noProof/>
            <w:webHidden/>
          </w:rPr>
          <w:fldChar w:fldCharType="begin"/>
        </w:r>
        <w:r w:rsidR="00980032">
          <w:rPr>
            <w:noProof/>
            <w:webHidden/>
          </w:rPr>
          <w:instrText xml:space="preserve"> PAGEREF _Toc338768194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195"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_Toc338768195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196" w:history="1">
        <w:r w:rsidR="00980032" w:rsidRPr="006E1B07">
          <w:rPr>
            <w:rStyle w:val="Hyperlink"/>
            <w:rFonts w:eastAsia="MS Mincho"/>
            <w:noProof/>
            <w:lang w:eastAsia="ja-JP" w:bidi="he-IL"/>
          </w:rPr>
          <w:t>4.2</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rFonts w:eastAsia="MS Mincho"/>
            <w:noProof/>
            <w:lang w:eastAsia="ja-JP" w:bidi="he-IL"/>
          </w:rPr>
          <w:t>Encryption Requirements</w:t>
        </w:r>
        <w:r w:rsidR="00980032">
          <w:rPr>
            <w:noProof/>
            <w:webHidden/>
          </w:rPr>
          <w:tab/>
        </w:r>
        <w:r>
          <w:rPr>
            <w:noProof/>
            <w:webHidden/>
          </w:rPr>
          <w:fldChar w:fldCharType="begin"/>
        </w:r>
        <w:r w:rsidR="00980032">
          <w:rPr>
            <w:noProof/>
            <w:webHidden/>
          </w:rPr>
          <w:instrText xml:space="preserve"> PAGEREF _Toc338768196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197"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_Toc338768197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198" w:history="1">
        <w:r w:rsidR="00980032" w:rsidRPr="006E1B07">
          <w:rPr>
            <w:rStyle w:val="Hyperlink"/>
            <w:rFonts w:eastAsia="MS Mincho"/>
            <w:noProof/>
          </w:rPr>
          <w:t>4.3</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rFonts w:eastAsia="MS Mincho"/>
            <w:noProof/>
          </w:rPr>
          <w:t>Cost of Goods Sold Considerations</w:t>
        </w:r>
        <w:r w:rsidR="00980032">
          <w:rPr>
            <w:noProof/>
            <w:webHidden/>
          </w:rPr>
          <w:tab/>
        </w:r>
        <w:r>
          <w:rPr>
            <w:noProof/>
            <w:webHidden/>
          </w:rPr>
          <w:fldChar w:fldCharType="begin"/>
        </w:r>
        <w:r w:rsidR="00980032">
          <w:rPr>
            <w:noProof/>
            <w:webHidden/>
          </w:rPr>
          <w:instrText xml:space="preserve"> PAGEREF _Toc338768198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199"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_Toc338768199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200" w:history="1">
        <w:r w:rsidR="00980032" w:rsidRPr="006E1B07">
          <w:rPr>
            <w:rStyle w:val="Hyperlink"/>
            <w:rFonts w:eastAsia="MS Mincho"/>
            <w:noProof/>
          </w:rPr>
          <w:t>4.4</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rFonts w:eastAsia="MS Mincho"/>
            <w:noProof/>
          </w:rPr>
          <w:t>Performance Considerations</w:t>
        </w:r>
        <w:r w:rsidR="00980032">
          <w:rPr>
            <w:noProof/>
            <w:webHidden/>
          </w:rPr>
          <w:tab/>
        </w:r>
        <w:r>
          <w:rPr>
            <w:noProof/>
            <w:webHidden/>
          </w:rPr>
          <w:fldChar w:fldCharType="begin"/>
        </w:r>
        <w:r w:rsidR="00980032">
          <w:rPr>
            <w:noProof/>
            <w:webHidden/>
          </w:rPr>
          <w:instrText xml:space="preserve"> PAGEREF _Toc338768200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01"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_Toc338768201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202" w:history="1">
        <w:r w:rsidR="00980032" w:rsidRPr="006E1B07">
          <w:rPr>
            <w:rStyle w:val="Hyperlink"/>
            <w:noProof/>
          </w:rPr>
          <w:t>4.5</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noProof/>
          </w:rPr>
          <w:t>Documentation Considerations</w:t>
        </w:r>
        <w:r w:rsidR="00980032">
          <w:rPr>
            <w:noProof/>
            <w:webHidden/>
          </w:rPr>
          <w:tab/>
        </w:r>
        <w:r>
          <w:rPr>
            <w:noProof/>
            <w:webHidden/>
          </w:rPr>
          <w:fldChar w:fldCharType="begin"/>
        </w:r>
        <w:r w:rsidR="00980032">
          <w:rPr>
            <w:noProof/>
            <w:webHidden/>
          </w:rPr>
          <w:instrText xml:space="preserve"> PAGEREF _Toc338768202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03"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_Toc338768203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204" w:history="1">
        <w:r w:rsidR="00980032" w:rsidRPr="006E1B07">
          <w:rPr>
            <w:rStyle w:val="Hyperlink"/>
            <w:noProof/>
          </w:rPr>
          <w:t>4.6</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noProof/>
          </w:rPr>
          <w:t>Out of the Box/Quick Start</w:t>
        </w:r>
        <w:r w:rsidR="00980032">
          <w:rPr>
            <w:noProof/>
            <w:webHidden/>
          </w:rPr>
          <w:tab/>
        </w:r>
        <w:r>
          <w:rPr>
            <w:noProof/>
            <w:webHidden/>
          </w:rPr>
          <w:fldChar w:fldCharType="begin"/>
        </w:r>
        <w:r w:rsidR="00980032">
          <w:rPr>
            <w:noProof/>
            <w:webHidden/>
          </w:rPr>
          <w:instrText xml:space="preserve"> PAGEREF _Toc338768204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05"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_Toc338768205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06"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_Toc338768206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07"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_Toc338768207 \h </w:instrText>
        </w:r>
        <w:r>
          <w:rPr>
            <w:noProof/>
            <w:webHidden/>
          </w:rPr>
        </w:r>
        <w:r>
          <w:rPr>
            <w:noProof/>
            <w:webHidden/>
          </w:rPr>
          <w:fldChar w:fldCharType="separate"/>
        </w:r>
        <w:r w:rsidR="00980032">
          <w:rPr>
            <w:noProof/>
            <w:webHidden/>
          </w:rPr>
          <w:t>22</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08"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_Toc338768208 \h </w:instrText>
        </w:r>
        <w:r>
          <w:rPr>
            <w:noProof/>
            <w:webHidden/>
          </w:rPr>
        </w:r>
        <w:r>
          <w:rPr>
            <w:noProof/>
            <w:webHidden/>
          </w:rPr>
          <w:fldChar w:fldCharType="separate"/>
        </w:r>
        <w:r w:rsidR="00980032">
          <w:rPr>
            <w:noProof/>
            <w:webHidden/>
          </w:rPr>
          <w:t>23</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09"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_Toc338768209 \h </w:instrText>
        </w:r>
        <w:r>
          <w:rPr>
            <w:noProof/>
            <w:webHidden/>
          </w:rPr>
        </w:r>
        <w:r>
          <w:rPr>
            <w:noProof/>
            <w:webHidden/>
          </w:rPr>
          <w:fldChar w:fldCharType="separate"/>
        </w:r>
        <w:r w:rsidR="00980032">
          <w:rPr>
            <w:noProof/>
            <w:webHidden/>
          </w:rPr>
          <w:t>23</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10"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_Toc338768210 \h </w:instrText>
        </w:r>
        <w:r>
          <w:rPr>
            <w:noProof/>
            <w:webHidden/>
          </w:rPr>
        </w:r>
        <w:r>
          <w:rPr>
            <w:noProof/>
            <w:webHidden/>
          </w:rPr>
          <w:fldChar w:fldCharType="separate"/>
        </w:r>
        <w:r w:rsidR="00980032">
          <w:rPr>
            <w:noProof/>
            <w:webHidden/>
          </w:rPr>
          <w:t>23</w:t>
        </w:r>
        <w:r>
          <w:rPr>
            <w:noProof/>
            <w:webHidden/>
          </w:rPr>
          <w:fldChar w:fldCharType="end"/>
        </w:r>
      </w:hyperlink>
    </w:p>
    <w:p w:rsidR="00980032" w:rsidRDefault="005A525E" w:rsidP="00980032">
      <w:pPr>
        <w:pStyle w:val="TOC3"/>
        <w:tabs>
          <w:tab w:val="right" w:leader="dot" w:pos="12950"/>
        </w:tabs>
        <w:rPr>
          <w:rFonts w:asciiTheme="minorHAnsi" w:eastAsiaTheme="minorEastAsia" w:hAnsiTheme="minorHAnsi" w:cstheme="minorBidi"/>
          <w:i w:val="0"/>
          <w:iCs w:val="0"/>
          <w:noProof/>
          <w:sz w:val="22"/>
          <w:szCs w:val="22"/>
          <w:lang w:val="fr-FR" w:eastAsia="fr-FR"/>
        </w:rPr>
      </w:pPr>
      <w:hyperlink w:anchor="_Toc338768211" w:history="1">
        <w:r w:rsidR="00980032" w:rsidRPr="006E1B07">
          <w:rPr>
            <w:rStyle w:val="Hyperlink"/>
            <w:noProof/>
          </w:rPr>
          <w:t>No new requirements.</w:t>
        </w:r>
        <w:r w:rsidR="00980032">
          <w:rPr>
            <w:noProof/>
            <w:webHidden/>
          </w:rPr>
          <w:tab/>
        </w:r>
        <w:r>
          <w:rPr>
            <w:noProof/>
            <w:webHidden/>
          </w:rPr>
          <w:fldChar w:fldCharType="begin"/>
        </w:r>
        <w:r w:rsidR="00980032">
          <w:rPr>
            <w:noProof/>
            <w:webHidden/>
          </w:rPr>
          <w:instrText xml:space="preserve"> PAGEREF _Toc338768211 \h </w:instrText>
        </w:r>
        <w:r>
          <w:rPr>
            <w:noProof/>
            <w:webHidden/>
          </w:rPr>
        </w:r>
        <w:r>
          <w:rPr>
            <w:noProof/>
            <w:webHidden/>
          </w:rPr>
          <w:fldChar w:fldCharType="separate"/>
        </w:r>
        <w:r w:rsidR="00980032">
          <w:rPr>
            <w:noProof/>
            <w:webHidden/>
          </w:rPr>
          <w:t>23</w:t>
        </w:r>
        <w:r>
          <w:rPr>
            <w:noProof/>
            <w:webHidden/>
          </w:rPr>
          <w:fldChar w:fldCharType="end"/>
        </w:r>
      </w:hyperlink>
    </w:p>
    <w:p w:rsidR="00980032" w:rsidRDefault="005A525E" w:rsidP="00980032">
      <w:pPr>
        <w:pStyle w:val="TOC1"/>
        <w:tabs>
          <w:tab w:val="left" w:pos="600"/>
          <w:tab w:val="right" w:leader="dot" w:pos="12950"/>
        </w:tabs>
        <w:rPr>
          <w:rFonts w:asciiTheme="minorHAnsi" w:eastAsiaTheme="minorEastAsia" w:hAnsiTheme="minorHAnsi" w:cstheme="minorBidi"/>
          <w:b w:val="0"/>
          <w:bCs w:val="0"/>
          <w:caps w:val="0"/>
          <w:noProof/>
          <w:sz w:val="22"/>
          <w:szCs w:val="22"/>
          <w:lang w:val="fr-FR" w:eastAsia="fr-FR"/>
        </w:rPr>
      </w:pPr>
      <w:hyperlink w:anchor="_Toc338768212" w:history="1">
        <w:r w:rsidR="00980032" w:rsidRPr="006E1B07">
          <w:rPr>
            <w:rStyle w:val="Hyperlink"/>
            <w:rFonts w:eastAsia="MS Mincho"/>
            <w:noProof/>
            <w:lang w:eastAsia="ja-JP" w:bidi="he-IL"/>
          </w:rPr>
          <w:t>4.13</w:t>
        </w:r>
        <w:r w:rsidR="00980032">
          <w:rPr>
            <w:rFonts w:asciiTheme="minorHAnsi" w:eastAsiaTheme="minorEastAsia" w:hAnsiTheme="minorHAnsi" w:cstheme="minorBidi"/>
            <w:b w:val="0"/>
            <w:bCs w:val="0"/>
            <w:caps w:val="0"/>
            <w:noProof/>
            <w:sz w:val="22"/>
            <w:szCs w:val="22"/>
            <w:lang w:val="fr-FR" w:eastAsia="fr-FR"/>
          </w:rPr>
          <w:tab/>
        </w:r>
        <w:r w:rsidR="00980032" w:rsidRPr="006E1B07">
          <w:rPr>
            <w:rStyle w:val="Hyperlink"/>
            <w:rFonts w:eastAsia="MS Mincho"/>
            <w:noProof/>
            <w:lang w:eastAsia="ja-JP" w:bidi="he-IL"/>
          </w:rPr>
          <w:t>Acceptance Test Plan Considerations</w:t>
        </w:r>
        <w:r w:rsidR="00980032">
          <w:rPr>
            <w:noProof/>
            <w:webHidden/>
          </w:rPr>
          <w:tab/>
        </w:r>
        <w:r>
          <w:rPr>
            <w:noProof/>
            <w:webHidden/>
          </w:rPr>
          <w:fldChar w:fldCharType="begin"/>
        </w:r>
        <w:r w:rsidR="00980032">
          <w:rPr>
            <w:noProof/>
            <w:webHidden/>
          </w:rPr>
          <w:instrText xml:space="preserve"> PAGEREF _Toc338768212 \h </w:instrText>
        </w:r>
        <w:r>
          <w:rPr>
            <w:noProof/>
            <w:webHidden/>
          </w:rPr>
        </w:r>
        <w:r>
          <w:rPr>
            <w:noProof/>
            <w:webHidden/>
          </w:rPr>
          <w:fldChar w:fldCharType="separate"/>
        </w:r>
        <w:r w:rsidR="00980032">
          <w:rPr>
            <w:noProof/>
            <w:webHidden/>
          </w:rPr>
          <w:t>23</w:t>
        </w:r>
        <w:r>
          <w:rPr>
            <w:noProof/>
            <w:webHidden/>
          </w:rPr>
          <w:fldChar w:fldCharType="end"/>
        </w:r>
      </w:hyperlink>
    </w:p>
    <w:p w:rsidR="00980032" w:rsidRDefault="005A525E" w:rsidP="00980032">
      <w:r>
        <w:rPr>
          <w:b/>
          <w:bCs/>
          <w:caps/>
          <w:sz w:val="24"/>
        </w:rPr>
        <w:fldChar w:fldCharType="end"/>
      </w:r>
    </w:p>
    <w:p w:rsidR="00980032" w:rsidRDefault="00980032" w:rsidP="00980032">
      <w:pPr>
        <w:pStyle w:val="BodyText"/>
      </w:pPr>
    </w:p>
    <w:p w:rsidR="00980032" w:rsidRDefault="00980032" w:rsidP="00980032">
      <w:pPr>
        <w:pStyle w:val="Heading2"/>
      </w:pPr>
      <w:bookmarkStart w:id="859" w:name="_Toc200771479"/>
      <w:bookmarkStart w:id="860" w:name="_Toc364961295"/>
      <w:r>
        <w:t>Additional Requirements Information</w:t>
      </w:r>
      <w:bookmarkEnd w:id="859"/>
      <w:bookmarkEnd w:id="860"/>
    </w:p>
    <w:p w:rsidR="00980032" w:rsidRPr="00AD56FE" w:rsidRDefault="00980032" w:rsidP="00980032">
      <w:pPr>
        <w:pStyle w:val="Instructions"/>
      </w:pPr>
      <w:r w:rsidRPr="00AD56FE">
        <w:t xml:space="preserve">This section is maintained manually as there does not appear to be any way to get each individual requirement cross referenced into individual table cells.    </w:t>
      </w:r>
      <w:r>
        <w:t>For Priority the values should be 1=Must Have, 2=Conditional, 3=Nice to Have.  Target phase is either a targeted release or perhaps OOS for out of scope requirements.</w:t>
      </w:r>
    </w:p>
    <w:p w:rsidR="00980032" w:rsidRPr="00115305" w:rsidRDefault="00980032" w:rsidP="009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08"/>
        <w:gridCol w:w="1440"/>
        <w:gridCol w:w="1935"/>
        <w:gridCol w:w="4005"/>
      </w:tblGrid>
      <w:tr w:rsidR="00980032" w:rsidRPr="00840339" w:rsidTr="001A4A0A">
        <w:trPr>
          <w:tblHeader/>
        </w:trPr>
        <w:tc>
          <w:tcPr>
            <w:tcW w:w="5508" w:type="dxa"/>
            <w:shd w:val="solid" w:color="auto" w:fill="auto"/>
          </w:tcPr>
          <w:p w:rsidR="00980032" w:rsidRPr="00840339" w:rsidRDefault="00980032" w:rsidP="001A4A0A">
            <w:pPr>
              <w:spacing w:before="120"/>
              <w:jc w:val="both"/>
              <w:rPr>
                <w:b/>
              </w:rPr>
            </w:pPr>
            <w:r w:rsidRPr="00840339">
              <w:rPr>
                <w:b/>
              </w:rPr>
              <w:t>Requirement</w:t>
            </w:r>
          </w:p>
        </w:tc>
        <w:tc>
          <w:tcPr>
            <w:tcW w:w="1440" w:type="dxa"/>
            <w:shd w:val="solid" w:color="auto" w:fill="auto"/>
          </w:tcPr>
          <w:p w:rsidR="00980032" w:rsidRPr="00840339" w:rsidRDefault="00980032" w:rsidP="001A4A0A">
            <w:pPr>
              <w:spacing w:before="120"/>
              <w:jc w:val="both"/>
              <w:rPr>
                <w:b/>
              </w:rPr>
            </w:pPr>
            <w:r w:rsidRPr="00840339">
              <w:rPr>
                <w:b/>
              </w:rPr>
              <w:t>Priority</w:t>
            </w:r>
          </w:p>
        </w:tc>
        <w:tc>
          <w:tcPr>
            <w:tcW w:w="1935" w:type="dxa"/>
            <w:shd w:val="solid" w:color="auto" w:fill="auto"/>
          </w:tcPr>
          <w:p w:rsidR="00980032" w:rsidRPr="00840339" w:rsidRDefault="00980032" w:rsidP="001A4A0A">
            <w:pPr>
              <w:spacing w:before="120"/>
              <w:jc w:val="both"/>
              <w:rPr>
                <w:b/>
              </w:rPr>
            </w:pPr>
            <w:r w:rsidRPr="00840339">
              <w:rPr>
                <w:b/>
              </w:rPr>
              <w:t>Target Phase</w:t>
            </w:r>
          </w:p>
        </w:tc>
        <w:tc>
          <w:tcPr>
            <w:tcW w:w="4005" w:type="dxa"/>
            <w:shd w:val="solid" w:color="auto" w:fill="auto"/>
          </w:tcPr>
          <w:p w:rsidR="00980032" w:rsidRPr="00840339" w:rsidRDefault="00980032" w:rsidP="001A4A0A">
            <w:pPr>
              <w:spacing w:before="120"/>
              <w:jc w:val="both"/>
              <w:rPr>
                <w:b/>
              </w:rPr>
            </w:pPr>
            <w:r w:rsidRPr="00840339">
              <w:rPr>
                <w:b/>
              </w:rPr>
              <w:t>Comments</w:t>
            </w:r>
          </w:p>
        </w:tc>
      </w:tr>
      <w:tr w:rsidR="00980032" w:rsidTr="001A4A0A">
        <w:tc>
          <w:tcPr>
            <w:tcW w:w="5508" w:type="dxa"/>
          </w:tcPr>
          <w:p w:rsidR="00980032" w:rsidRDefault="00980032" w:rsidP="001A4A0A">
            <w:pPr>
              <w:spacing w:before="120"/>
              <w:jc w:val="both"/>
            </w:pPr>
          </w:p>
        </w:tc>
        <w:tc>
          <w:tcPr>
            <w:tcW w:w="1440" w:type="dxa"/>
          </w:tcPr>
          <w:p w:rsidR="00980032" w:rsidRDefault="00980032" w:rsidP="001A4A0A">
            <w:pPr>
              <w:spacing w:before="120"/>
              <w:jc w:val="both"/>
            </w:pPr>
          </w:p>
        </w:tc>
        <w:tc>
          <w:tcPr>
            <w:tcW w:w="1935" w:type="dxa"/>
          </w:tcPr>
          <w:p w:rsidR="00980032" w:rsidRDefault="00980032" w:rsidP="001A4A0A">
            <w:pPr>
              <w:spacing w:before="120"/>
              <w:jc w:val="both"/>
            </w:pPr>
          </w:p>
        </w:tc>
        <w:tc>
          <w:tcPr>
            <w:tcW w:w="4005" w:type="dxa"/>
          </w:tcPr>
          <w:p w:rsidR="00980032" w:rsidRDefault="00980032" w:rsidP="001A4A0A">
            <w:pPr>
              <w:spacing w:before="120"/>
              <w:jc w:val="both"/>
            </w:pPr>
          </w:p>
        </w:tc>
      </w:tr>
      <w:tr w:rsidR="00980032" w:rsidTr="001A4A0A">
        <w:tc>
          <w:tcPr>
            <w:tcW w:w="5508" w:type="dxa"/>
          </w:tcPr>
          <w:p w:rsidR="00980032" w:rsidRDefault="00980032" w:rsidP="001A4A0A">
            <w:pPr>
              <w:spacing w:before="120"/>
              <w:jc w:val="both"/>
            </w:pPr>
          </w:p>
        </w:tc>
        <w:tc>
          <w:tcPr>
            <w:tcW w:w="1440" w:type="dxa"/>
          </w:tcPr>
          <w:p w:rsidR="00980032" w:rsidRDefault="00980032" w:rsidP="001A4A0A">
            <w:pPr>
              <w:spacing w:before="120"/>
              <w:jc w:val="both"/>
            </w:pPr>
          </w:p>
        </w:tc>
        <w:tc>
          <w:tcPr>
            <w:tcW w:w="1935" w:type="dxa"/>
          </w:tcPr>
          <w:p w:rsidR="00980032" w:rsidRDefault="00980032" w:rsidP="001A4A0A">
            <w:pPr>
              <w:spacing w:before="120"/>
              <w:jc w:val="both"/>
            </w:pPr>
          </w:p>
        </w:tc>
        <w:tc>
          <w:tcPr>
            <w:tcW w:w="4005" w:type="dxa"/>
          </w:tcPr>
          <w:p w:rsidR="00980032" w:rsidRDefault="00980032" w:rsidP="001A4A0A">
            <w:pPr>
              <w:spacing w:before="120"/>
              <w:jc w:val="both"/>
            </w:pPr>
          </w:p>
        </w:tc>
      </w:tr>
      <w:tr w:rsidR="00980032" w:rsidTr="001A4A0A">
        <w:tc>
          <w:tcPr>
            <w:tcW w:w="5508" w:type="dxa"/>
          </w:tcPr>
          <w:p w:rsidR="00980032" w:rsidRDefault="00980032" w:rsidP="001A4A0A">
            <w:pPr>
              <w:spacing w:before="120"/>
              <w:jc w:val="both"/>
            </w:pPr>
            <w:r>
              <w:t>.</w:t>
            </w:r>
          </w:p>
        </w:tc>
        <w:tc>
          <w:tcPr>
            <w:tcW w:w="1440" w:type="dxa"/>
          </w:tcPr>
          <w:p w:rsidR="00980032" w:rsidRDefault="00980032" w:rsidP="001A4A0A">
            <w:pPr>
              <w:spacing w:before="120"/>
              <w:jc w:val="both"/>
            </w:pPr>
          </w:p>
        </w:tc>
        <w:tc>
          <w:tcPr>
            <w:tcW w:w="1935" w:type="dxa"/>
          </w:tcPr>
          <w:p w:rsidR="00980032" w:rsidRDefault="00980032" w:rsidP="001A4A0A">
            <w:pPr>
              <w:spacing w:before="120"/>
              <w:jc w:val="both"/>
            </w:pPr>
          </w:p>
        </w:tc>
        <w:tc>
          <w:tcPr>
            <w:tcW w:w="4005" w:type="dxa"/>
          </w:tcPr>
          <w:p w:rsidR="00980032" w:rsidRDefault="00980032" w:rsidP="001A4A0A">
            <w:pPr>
              <w:spacing w:before="120"/>
              <w:jc w:val="both"/>
            </w:pPr>
          </w:p>
        </w:tc>
      </w:tr>
      <w:tr w:rsidR="00980032" w:rsidTr="001A4A0A">
        <w:tc>
          <w:tcPr>
            <w:tcW w:w="5508" w:type="dxa"/>
          </w:tcPr>
          <w:p w:rsidR="00980032" w:rsidRDefault="00980032" w:rsidP="001A4A0A">
            <w:pPr>
              <w:spacing w:before="120"/>
              <w:jc w:val="both"/>
            </w:pPr>
          </w:p>
        </w:tc>
        <w:tc>
          <w:tcPr>
            <w:tcW w:w="1440" w:type="dxa"/>
          </w:tcPr>
          <w:p w:rsidR="00980032" w:rsidRDefault="00980032" w:rsidP="001A4A0A">
            <w:pPr>
              <w:spacing w:before="120"/>
              <w:jc w:val="both"/>
            </w:pPr>
          </w:p>
        </w:tc>
        <w:tc>
          <w:tcPr>
            <w:tcW w:w="1935" w:type="dxa"/>
          </w:tcPr>
          <w:p w:rsidR="00980032" w:rsidRDefault="00980032" w:rsidP="001A4A0A">
            <w:pPr>
              <w:spacing w:before="120"/>
              <w:jc w:val="both"/>
            </w:pPr>
          </w:p>
        </w:tc>
        <w:tc>
          <w:tcPr>
            <w:tcW w:w="4005" w:type="dxa"/>
          </w:tcPr>
          <w:p w:rsidR="00980032" w:rsidRDefault="00980032" w:rsidP="001A4A0A">
            <w:pPr>
              <w:spacing w:before="120"/>
              <w:jc w:val="both"/>
            </w:pPr>
          </w:p>
        </w:tc>
      </w:tr>
    </w:tbl>
    <w:p w:rsidR="00980032" w:rsidRDefault="00980032" w:rsidP="00980032">
      <w:pPr>
        <w:pStyle w:val="BodyText"/>
      </w:pPr>
    </w:p>
    <w:p w:rsidR="00980032" w:rsidRDefault="00980032" w:rsidP="00980032">
      <w:pPr>
        <w:pStyle w:val="BodyText"/>
      </w:pPr>
    </w:p>
    <w:p w:rsidR="00980032" w:rsidRDefault="00980032" w:rsidP="00980032">
      <w:pPr>
        <w:pStyle w:val="BodyText"/>
      </w:pPr>
    </w:p>
    <w:p w:rsidR="00980032" w:rsidRPr="005B40FB" w:rsidRDefault="00980032" w:rsidP="00980032"/>
    <w:p w:rsidR="005769B6" w:rsidRPr="00980032" w:rsidRDefault="005769B6" w:rsidP="00980032"/>
    <w:sectPr w:rsidR="005769B6" w:rsidRPr="00980032" w:rsidSect="00D57E1F">
      <w:headerReference w:type="default" r:id="rId27"/>
      <w:footerReference w:type="default" r:id="rId28"/>
      <w:pgSz w:w="15840" w:h="12240" w:orient="landscape" w:code="1"/>
      <w:pgMar w:top="1440" w:right="1440" w:bottom="1440" w:left="144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8" w:author="Comverse" w:date="2013-05-23T22:27:00Z" w:initials="C">
    <w:p w:rsidR="00BC6315" w:rsidRDefault="00BC6315" w:rsidP="00980032">
      <w:pPr>
        <w:autoSpaceDE w:val="0"/>
        <w:autoSpaceDN w:val="0"/>
        <w:adjustRightInd w:val="0"/>
        <w:rPr>
          <w:rFonts w:ascii="Palatino-Roman" w:hAnsi="Palatino-Roman" w:cs="Palatino-Roman"/>
          <w:color w:val="FF0000"/>
          <w:lang w:bidi="he-IL"/>
        </w:rPr>
      </w:pPr>
      <w:r>
        <w:rPr>
          <w:rStyle w:val="CommentReference"/>
        </w:rPr>
        <w:annotationRef/>
      </w:r>
      <w:r>
        <w:t xml:space="preserve">In Feature Ref Guide, </w:t>
      </w:r>
      <w:r>
        <w:rPr>
          <w:rFonts w:hint="eastAsia"/>
        </w:rPr>
        <w:t>following</w:t>
      </w:r>
      <w:r>
        <w:t xml:space="preserve"> comment has been added: </w:t>
      </w:r>
      <w:r>
        <w:rPr>
          <w:rFonts w:ascii="Palatino-Roman" w:hAnsi="Palatino-Roman" w:cs="Palatino-Roman"/>
          <w:color w:val="FF0000"/>
          <w:lang w:bidi="he-IL"/>
        </w:rPr>
        <w:t>**per Phil, device/accessory</w:t>
      </w:r>
    </w:p>
    <w:p w:rsidR="00BC6315" w:rsidRDefault="00BC6315" w:rsidP="00980032">
      <w:pPr>
        <w:autoSpaceDE w:val="0"/>
        <w:autoSpaceDN w:val="0"/>
        <w:adjustRightInd w:val="0"/>
        <w:rPr>
          <w:rFonts w:ascii="Palatino-Roman" w:hAnsi="Palatino-Roman" w:cs="Palatino-Roman"/>
          <w:color w:val="FF0000"/>
          <w:lang w:bidi="he-IL"/>
        </w:rPr>
      </w:pPr>
      <w:proofErr w:type="gramStart"/>
      <w:r>
        <w:rPr>
          <w:rFonts w:ascii="Palatino-Roman" w:hAnsi="Palatino-Roman" w:cs="Palatino-Roman"/>
          <w:color w:val="FF0000"/>
          <w:lang w:bidi="he-IL"/>
        </w:rPr>
        <w:t>selection</w:t>
      </w:r>
      <w:proofErr w:type="gramEnd"/>
      <w:r>
        <w:rPr>
          <w:rFonts w:ascii="Palatino-Roman" w:hAnsi="Palatino-Roman" w:cs="Palatino-Roman"/>
          <w:color w:val="FF0000"/>
          <w:lang w:bidi="he-IL"/>
        </w:rPr>
        <w:t xml:space="preserve"> not supported in CHAN**Devices and</w:t>
      </w:r>
    </w:p>
    <w:p w:rsidR="00BC6315" w:rsidRDefault="00BC6315" w:rsidP="00980032">
      <w:pPr>
        <w:pStyle w:val="CommentText"/>
        <w:rPr>
          <w:rFonts w:ascii="Palatino-Roman" w:hAnsi="Palatino-Roman" w:cs="Palatino-Roman"/>
          <w:color w:val="FF0000"/>
          <w:lang w:bidi="he-IL"/>
        </w:rPr>
      </w:pPr>
      <w:r>
        <w:rPr>
          <w:rFonts w:ascii="Palatino-Roman" w:hAnsi="Palatino-Roman" w:cs="Palatino-Roman"/>
          <w:color w:val="FF0000"/>
          <w:lang w:bidi="he-IL"/>
        </w:rPr>
        <w:t>Accessories</w:t>
      </w:r>
    </w:p>
    <w:p w:rsidR="00BC6315" w:rsidRPr="009253B2" w:rsidRDefault="00BC6315" w:rsidP="00980032">
      <w:pPr>
        <w:pStyle w:val="CommentText"/>
        <w:rPr>
          <w:rFonts w:asciiTheme="minorBidi" w:hAnsiTheme="minorBidi" w:cstheme="minorBidi"/>
        </w:rPr>
      </w:pPr>
      <w:r w:rsidRPr="009253B2">
        <w:rPr>
          <w:rFonts w:asciiTheme="minorBidi" w:hAnsiTheme="minorBidi" w:cstheme="minorBidi"/>
          <w:lang w:bidi="he-IL"/>
        </w:rPr>
        <w:t>Need to clarify is this step exist or not in Core version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6315" w:rsidRDefault="00BC6315">
      <w:r>
        <w:separator/>
      </w:r>
    </w:p>
  </w:endnote>
  <w:endnote w:type="continuationSeparator" w:id="0">
    <w:p w:rsidR="00BC6315" w:rsidRDefault="00BC63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CaslonOldFace BT">
    <w:altName w:val="Times New Roman"/>
    <w:charset w:val="00"/>
    <w:family w:val="auto"/>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Palatino-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315" w:rsidRDefault="00BC6315" w:rsidP="00B24EA8">
    <w:pPr>
      <w:pStyle w:val="Footer"/>
      <w:pBdr>
        <w:top w:val="single" w:sz="4" w:space="1" w:color="auto"/>
      </w:pBdr>
      <w:spacing w:before="120"/>
    </w:pPr>
    <w:r>
      <w:rPr>
        <w:sz w:val="16"/>
      </w:rPr>
      <w:tab/>
      <w:t>Comverse – Confidential and Proprietary – Internal Use Only</w:t>
    </w:r>
    <w:r>
      <w:rPr>
        <w:sz w:val="16"/>
      </w:rPr>
      <w:tab/>
    </w:r>
    <w:r w:rsidR="005A525E">
      <w:rPr>
        <w:sz w:val="16"/>
      </w:rPr>
      <w:fldChar w:fldCharType="begin"/>
    </w:r>
    <w:r>
      <w:rPr>
        <w:sz w:val="16"/>
      </w:rPr>
      <w:instrText xml:space="preserve"> SAVEDATE  \@ "d-MMM-yy"  \* MERGEFORMAT </w:instrText>
    </w:r>
    <w:r w:rsidR="005A525E">
      <w:rPr>
        <w:sz w:val="16"/>
      </w:rPr>
      <w:fldChar w:fldCharType="separate"/>
    </w:r>
    <w:r w:rsidR="00624245">
      <w:rPr>
        <w:noProof/>
        <w:sz w:val="16"/>
      </w:rPr>
      <w:t>22-Aug-13</w:t>
    </w:r>
    <w:r w:rsidR="005A525E">
      <w:rPr>
        <w:sz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315" w:rsidRDefault="00BC6315" w:rsidP="008219C6">
    <w:pPr>
      <w:pStyle w:val="Footer"/>
      <w:jc w:val="both"/>
    </w:pPr>
    <w:r>
      <w:rPr>
        <w:rFonts w:ascii="Times New Roman" w:hAnsi="Times New Roman"/>
        <w:sz w:val="16"/>
      </w:rPr>
      <w:t>Some of the materials presented include information regarding Comverse’s product roadmaps and development plans.  The information provided is for discussion purposes only and reflects current development concepts within Comverse.  However, because market demands and customer needs can change, Comverse may choose not to develop its products with the features or functionality discussed in such materials.  Presentation of the materials should not be construed as creating any obligation for Comverse to develop any product, feature or functionality.</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315" w:rsidRDefault="00BC6315">
    <w:pPr>
      <w:widowControl w:val="0"/>
      <w:autoSpaceDE w:val="0"/>
      <w:autoSpaceDN w:val="0"/>
      <w:adjustRightInd w:val="0"/>
      <w:rPr>
        <w:rFonts w:ascii="Times New Roman" w:hAnsi="Times New Roman"/>
        <w:sz w:val="10"/>
        <w:szCs w:val="1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315" w:rsidRDefault="00BC6315" w:rsidP="00E7349D">
    <w:pPr>
      <w:pStyle w:val="Footer"/>
      <w:pBdr>
        <w:top w:val="single" w:sz="4" w:space="1" w:color="auto"/>
      </w:pBdr>
      <w:tabs>
        <w:tab w:val="clear" w:pos="8640"/>
        <w:tab w:val="right" w:pos="9360"/>
      </w:tabs>
      <w:spacing w:before="120"/>
    </w:pPr>
    <w:r>
      <w:rPr>
        <w:sz w:val="16"/>
      </w:rPr>
      <w:tab/>
      <w:t>Comverse – Confidential and Proprietary – Internal Use Only</w:t>
    </w:r>
    <w:r>
      <w:rPr>
        <w:sz w:val="16"/>
      </w:rPr>
      <w:tab/>
    </w:r>
    <w:r w:rsidR="005A525E">
      <w:rPr>
        <w:sz w:val="16"/>
      </w:rPr>
      <w:fldChar w:fldCharType="begin"/>
    </w:r>
    <w:r>
      <w:rPr>
        <w:sz w:val="16"/>
      </w:rPr>
      <w:instrText xml:space="preserve"> SAVEDATE  \@ "d-MMM-yy"  \* MERGEFORMAT </w:instrText>
    </w:r>
    <w:r w:rsidR="005A525E">
      <w:rPr>
        <w:sz w:val="16"/>
      </w:rPr>
      <w:fldChar w:fldCharType="separate"/>
    </w:r>
    <w:r w:rsidR="00624245">
      <w:rPr>
        <w:noProof/>
        <w:sz w:val="16"/>
      </w:rPr>
      <w:t>22-Aug-13</w:t>
    </w:r>
    <w:r w:rsidR="005A525E">
      <w:rPr>
        <w:sz w:val="16"/>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315" w:rsidRDefault="00BC6315" w:rsidP="00E7349D">
    <w:pPr>
      <w:pStyle w:val="Footer"/>
      <w:pBdr>
        <w:top w:val="single" w:sz="4" w:space="1" w:color="auto"/>
      </w:pBdr>
      <w:tabs>
        <w:tab w:val="clear" w:pos="8640"/>
        <w:tab w:val="right" w:pos="9360"/>
      </w:tabs>
      <w:spacing w:before="120"/>
    </w:pPr>
    <w:r>
      <w:rPr>
        <w:sz w:val="16"/>
      </w:rPr>
      <w:tab/>
    </w:r>
    <w:r>
      <w:rPr>
        <w:sz w:val="16"/>
      </w:rPr>
      <w:tab/>
      <w:t>Comverse – Confidential and Proprietary – Internal Use Only</w:t>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sidR="005A525E">
      <w:rPr>
        <w:sz w:val="16"/>
      </w:rPr>
      <w:fldChar w:fldCharType="begin"/>
    </w:r>
    <w:r>
      <w:rPr>
        <w:sz w:val="16"/>
      </w:rPr>
      <w:instrText xml:space="preserve"> SAVEDATE  \@ "d-MMM-yy"  \* MERGEFORMAT </w:instrText>
    </w:r>
    <w:r w:rsidR="005A525E">
      <w:rPr>
        <w:sz w:val="16"/>
      </w:rPr>
      <w:fldChar w:fldCharType="separate"/>
    </w:r>
    <w:r w:rsidR="00624245">
      <w:rPr>
        <w:noProof/>
        <w:sz w:val="16"/>
      </w:rPr>
      <w:t>22-Aug-13</w:t>
    </w:r>
    <w:r w:rsidR="005A525E">
      <w:rPr>
        <w:sz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6315" w:rsidRDefault="00BC6315">
      <w:r>
        <w:separator/>
      </w:r>
    </w:p>
  </w:footnote>
  <w:footnote w:type="continuationSeparator" w:id="0">
    <w:p w:rsidR="00BC6315" w:rsidRDefault="00BC63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315" w:rsidRPr="007F7839" w:rsidRDefault="00BC6315" w:rsidP="00BC10CC">
    <w:pPr>
      <w:pStyle w:val="Header"/>
      <w:pBdr>
        <w:bottom w:val="single" w:sz="4" w:space="1" w:color="auto"/>
      </w:pBdr>
      <w:tabs>
        <w:tab w:val="clear" w:pos="8640"/>
        <w:tab w:val="right" w:pos="9360"/>
      </w:tabs>
      <w:spacing w:after="60"/>
      <w:rPr>
        <w:snapToGrid w:val="0"/>
        <w:sz w:val="16"/>
        <w:lang w:val="fr-FR"/>
      </w:rPr>
    </w:pPr>
    <w:proofErr w:type="gramStart"/>
    <w:r w:rsidRPr="007F7839">
      <w:rPr>
        <w:snapToGrid w:val="0"/>
        <w:sz w:val="16"/>
        <w:lang w:val="fr-FR"/>
      </w:rPr>
      <w:t>doc</w:t>
    </w:r>
    <w:proofErr w:type="gramEnd"/>
    <w:r w:rsidRPr="007F7839">
      <w:rPr>
        <w:snapToGrid w:val="0"/>
        <w:sz w:val="16"/>
        <w:lang w:val="fr-FR"/>
      </w:rPr>
      <w:t xml:space="preserve"> version </w:t>
    </w:r>
    <w:fldSimple w:instr=" DOCPROPERTY &quot;Revision #&quot; \* MERGEFORMAT ">
      <w:r w:rsidRPr="004E54C3">
        <w:rPr>
          <w:bCs/>
          <w:snapToGrid w:val="0"/>
          <w:sz w:val="16"/>
          <w:lang w:val="fr-FR"/>
        </w:rPr>
        <w:t>1.0</w:t>
      </w:r>
    </w:fldSimple>
    <w:r w:rsidRPr="007F7839">
      <w:rPr>
        <w:snapToGrid w:val="0"/>
        <w:sz w:val="16"/>
        <w:lang w:val="fr-FR"/>
      </w:rPr>
      <w:tab/>
    </w:r>
    <w:r w:rsidRPr="007F7839">
      <w:rPr>
        <w:snapToGrid w:val="0"/>
        <w:sz w:val="16"/>
        <w:lang w:val="fr-FR"/>
      </w:rPr>
      <w:tab/>
    </w:r>
  </w:p>
  <w:p w:rsidR="00BC6315" w:rsidRDefault="005A525E" w:rsidP="00BC10CC">
    <w:pPr>
      <w:pStyle w:val="Header"/>
      <w:pBdr>
        <w:bottom w:val="single" w:sz="4" w:space="1" w:color="auto"/>
      </w:pBdr>
      <w:tabs>
        <w:tab w:val="clear" w:pos="8640"/>
        <w:tab w:val="right" w:pos="9360"/>
      </w:tabs>
      <w:spacing w:after="60"/>
    </w:pPr>
    <w:fldSimple w:instr=" DOCPROPERTY &quot;Title&quot;  \* MERGEFORMAT ">
      <w:r w:rsidR="00BC6315" w:rsidRPr="007F4940">
        <w:rPr>
          <w:snapToGrid w:val="0"/>
          <w:sz w:val="16"/>
          <w:lang w:val="fr-FR"/>
        </w:rPr>
        <w:t>RPO support</w:t>
      </w:r>
    </w:fldSimple>
    <w:r w:rsidR="00BC6315" w:rsidRPr="007F7839">
      <w:rPr>
        <w:snapToGrid w:val="0"/>
        <w:sz w:val="16"/>
        <w:lang w:val="fr-FR"/>
      </w:rPr>
      <w:t>-</w:t>
    </w:r>
    <w:fldSimple w:instr=" DOCPROPERTY  &quot;Tracking Number&quot;  \* MERGEFORMAT ">
      <w:r w:rsidR="00BC6315" w:rsidRPr="007F4940">
        <w:rPr>
          <w:snapToGrid w:val="0"/>
          <w:sz w:val="16"/>
          <w:lang w:val="fr-FR"/>
        </w:rPr>
        <w:t>DR-2-012-936</w:t>
      </w:r>
    </w:fldSimple>
    <w:r w:rsidR="00BC6315" w:rsidRPr="007F7839">
      <w:rPr>
        <w:snapToGrid w:val="0"/>
        <w:sz w:val="16"/>
        <w:lang w:val="fr-FR"/>
      </w:rPr>
      <w:tab/>
    </w:r>
    <w:r w:rsidR="00BC6315" w:rsidRPr="007F7839">
      <w:rPr>
        <w:snapToGrid w:val="0"/>
        <w:sz w:val="16"/>
        <w:lang w:val="fr-FR"/>
      </w:rPr>
      <w:tab/>
      <w:t xml:space="preserve">Page </w:t>
    </w:r>
    <w:r>
      <w:rPr>
        <w:snapToGrid w:val="0"/>
        <w:sz w:val="16"/>
      </w:rPr>
      <w:fldChar w:fldCharType="begin"/>
    </w:r>
    <w:r w:rsidR="00BC6315">
      <w:rPr>
        <w:snapToGrid w:val="0"/>
        <w:sz w:val="16"/>
      </w:rPr>
      <w:instrText xml:space="preserve"> PAGE </w:instrText>
    </w:r>
    <w:r>
      <w:rPr>
        <w:snapToGrid w:val="0"/>
        <w:sz w:val="16"/>
      </w:rPr>
      <w:fldChar w:fldCharType="separate"/>
    </w:r>
    <w:r w:rsidR="00B01B65">
      <w:rPr>
        <w:noProof/>
        <w:snapToGrid w:val="0"/>
        <w:sz w:val="16"/>
      </w:rPr>
      <w:t>ii</w:t>
    </w:r>
    <w:r>
      <w:rPr>
        <w:snapToGrid w:val="0"/>
        <w:sz w:val="16"/>
      </w:rPr>
      <w:fldChar w:fldCharType="end"/>
    </w:r>
    <w:r w:rsidR="00BC6315">
      <w:rPr>
        <w:snapToGrid w:val="0"/>
        <w:sz w:val="16"/>
      </w:rPr>
      <w:t xml:space="preserve"> of </w:t>
    </w:r>
    <w:r>
      <w:rPr>
        <w:snapToGrid w:val="0"/>
        <w:sz w:val="16"/>
      </w:rPr>
      <w:fldChar w:fldCharType="begin"/>
    </w:r>
    <w:r w:rsidR="00BC6315">
      <w:rPr>
        <w:snapToGrid w:val="0"/>
        <w:sz w:val="16"/>
      </w:rPr>
      <w:instrText xml:space="preserve"> NUMPAGES </w:instrText>
    </w:r>
    <w:r>
      <w:rPr>
        <w:snapToGrid w:val="0"/>
        <w:sz w:val="16"/>
      </w:rPr>
      <w:fldChar w:fldCharType="separate"/>
    </w:r>
    <w:r w:rsidR="00B01B65">
      <w:rPr>
        <w:noProof/>
        <w:snapToGrid w:val="0"/>
        <w:sz w:val="16"/>
      </w:rPr>
      <w:t>80</w:t>
    </w:r>
    <w:r>
      <w:rPr>
        <w:snapToGrid w:val="0"/>
        <w:sz w:val="16"/>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315" w:rsidRDefault="005A525E">
    <w:pPr>
      <w:widowControl w:val="0"/>
      <w:autoSpaceDE w:val="0"/>
      <w:autoSpaceDN w:val="0"/>
      <w:adjustRightInd w:val="0"/>
      <w:spacing w:line="200" w:lineRule="exact"/>
      <w:rPr>
        <w:rFonts w:ascii="Times New Roman" w:hAnsi="Times New Roman"/>
      </w:rPr>
    </w:pPr>
    <w:r w:rsidRPr="005A525E">
      <w:rPr>
        <w:noProof/>
      </w:rPr>
      <w:pict>
        <v:polyline id="_x0000_s189448" style="position:absolute;z-index:-251656192;mso-position-horizontal-relative:page;mso-position-vertical-relative:page" points="70.2pt,45pt,543.6pt,45pt" coordsize="9468,0" o:allowincell="f" filled="f" strokecolor="#b0b0b0" strokeweight="2.08pt">
          <v:path arrowok="t"/>
          <w10:wrap anchorx="page" anchory="page"/>
        </v:polyline>
      </w:pict>
    </w:r>
    <w:r w:rsidRPr="005A525E">
      <w:rPr>
        <w:noProof/>
      </w:rPr>
      <w:pict>
        <v:shapetype id="_x0000_t202" coordsize="21600,21600" o:spt="202" path="m,l,21600r21600,l21600,xe">
          <v:stroke joinstyle="miter"/>
          <v:path gradientshapeok="t" o:connecttype="rect"/>
        </v:shapetype>
        <v:shape id="_x0000_s189449" type="#_x0000_t202" style="position:absolute;margin-left:71pt;margin-top:33.7pt;width:11.95pt;height:11pt;z-index:-251655168;mso-position-horizontal-relative:page;mso-position-vertical-relative:page" o:allowincell="f" filled="f" stroked="f">
          <v:textbox style="mso-next-textbox:#_x0000_s189449" inset="0,0,0,0">
            <w:txbxContent>
              <w:p w:rsidR="00BC6315" w:rsidRDefault="00BC6315">
                <w:pPr>
                  <w:widowControl w:val="0"/>
                  <w:autoSpaceDE w:val="0"/>
                  <w:autoSpaceDN w:val="0"/>
                  <w:adjustRightInd w:val="0"/>
                  <w:spacing w:line="204" w:lineRule="exact"/>
                  <w:ind w:left="20" w:right="-27"/>
                  <w:rPr>
                    <w:rFonts w:cs="Arial"/>
                    <w:color w:val="000000"/>
                    <w:sz w:val="18"/>
                    <w:szCs w:val="18"/>
                  </w:rPr>
                </w:pPr>
                <w:r>
                  <w:rPr>
                    <w:rFonts w:cs="Arial"/>
                    <w:color w:val="002A3C"/>
                    <w:sz w:val="18"/>
                    <w:szCs w:val="18"/>
                  </w:rPr>
                  <w:t>28</w:t>
                </w:r>
              </w:p>
            </w:txbxContent>
          </v:textbox>
          <w10:wrap anchorx="page" anchory="page"/>
        </v:shape>
      </w:pict>
    </w:r>
    <w:r w:rsidRPr="005A525E">
      <w:rPr>
        <w:noProof/>
      </w:rPr>
      <w:pict>
        <v:shape id="_x0000_s189450" type="#_x0000_t202" style="position:absolute;margin-left:499.5pt;margin-top:33.7pt;width:41.5pt;height:11pt;z-index:-251654144;mso-position-horizontal-relative:page;mso-position-vertical-relative:page" o:allowincell="f" filled="f" stroked="f">
          <v:textbox style="mso-next-textbox:#_x0000_s189450" inset="0,0,0,0">
            <w:txbxContent>
              <w:p w:rsidR="00BC6315" w:rsidRDefault="00BC6315">
                <w:pPr>
                  <w:widowControl w:val="0"/>
                  <w:autoSpaceDE w:val="0"/>
                  <w:autoSpaceDN w:val="0"/>
                  <w:adjustRightInd w:val="0"/>
                  <w:spacing w:line="204" w:lineRule="exact"/>
                  <w:ind w:left="20" w:right="-27"/>
                  <w:rPr>
                    <w:rFonts w:cs="Arial"/>
                    <w:color w:val="000000"/>
                    <w:sz w:val="18"/>
                    <w:szCs w:val="18"/>
                  </w:rPr>
                </w:pPr>
                <w:r>
                  <w:rPr>
                    <w:rFonts w:cs="Arial"/>
                    <w:color w:val="002A3C"/>
                    <w:spacing w:val="1"/>
                    <w:sz w:val="18"/>
                    <w:szCs w:val="18"/>
                  </w:rPr>
                  <w:t>C</w:t>
                </w:r>
                <w:r>
                  <w:rPr>
                    <w:rFonts w:cs="Arial"/>
                    <w:color w:val="002A3C"/>
                    <w:sz w:val="18"/>
                    <w:szCs w:val="18"/>
                  </w:rPr>
                  <w:t>hapter 2</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315" w:rsidRPr="00225356" w:rsidRDefault="00BC6315" w:rsidP="00BC10CC">
    <w:pPr>
      <w:pStyle w:val="Header"/>
      <w:pBdr>
        <w:bottom w:val="single" w:sz="4" w:space="1" w:color="auto"/>
      </w:pBdr>
      <w:tabs>
        <w:tab w:val="clear" w:pos="8640"/>
        <w:tab w:val="right" w:pos="9360"/>
      </w:tabs>
      <w:spacing w:after="60"/>
      <w:rPr>
        <w:snapToGrid w:val="0"/>
        <w:sz w:val="16"/>
        <w:lang w:val="fr-FR"/>
      </w:rPr>
    </w:pPr>
    <w:proofErr w:type="gramStart"/>
    <w:r w:rsidRPr="00225356">
      <w:rPr>
        <w:snapToGrid w:val="0"/>
        <w:sz w:val="16"/>
        <w:lang w:val="fr-FR"/>
      </w:rPr>
      <w:t>doc</w:t>
    </w:r>
    <w:proofErr w:type="gramEnd"/>
    <w:r w:rsidRPr="00225356">
      <w:rPr>
        <w:snapToGrid w:val="0"/>
        <w:sz w:val="16"/>
        <w:lang w:val="fr-FR"/>
      </w:rPr>
      <w:t xml:space="preserve"> version </w:t>
    </w:r>
    <w:fldSimple w:instr=" DOCPROPERTY &quot;Revision #&quot; \* MERGEFORMAT ">
      <w:r w:rsidRPr="00225356">
        <w:rPr>
          <w:bCs/>
          <w:snapToGrid w:val="0"/>
          <w:sz w:val="16"/>
          <w:lang w:val="fr-FR"/>
        </w:rPr>
        <w:t>0.1</w:t>
      </w:r>
    </w:fldSimple>
    <w:r w:rsidRPr="00225356">
      <w:rPr>
        <w:snapToGrid w:val="0"/>
        <w:sz w:val="16"/>
        <w:lang w:val="fr-FR"/>
      </w:rPr>
      <w:tab/>
    </w:r>
  </w:p>
  <w:p w:rsidR="00BC6315" w:rsidRDefault="005A525E" w:rsidP="00BC10CC">
    <w:pPr>
      <w:pStyle w:val="Header"/>
      <w:pBdr>
        <w:bottom w:val="single" w:sz="4" w:space="1" w:color="auto"/>
      </w:pBdr>
      <w:tabs>
        <w:tab w:val="clear" w:pos="8640"/>
        <w:tab w:val="right" w:pos="9360"/>
      </w:tabs>
      <w:spacing w:after="60"/>
    </w:pPr>
    <w:fldSimple w:instr=" DOCPROPERTY &quot;Title&quot;  \* MERGEFORMAT ">
      <w:r w:rsidR="00BC6315" w:rsidRPr="00225356">
        <w:rPr>
          <w:snapToGrid w:val="0"/>
          <w:sz w:val="16"/>
          <w:lang w:val="fr-FR"/>
        </w:rPr>
        <w:t>RPO support</w:t>
      </w:r>
    </w:fldSimple>
    <w:r w:rsidR="00BC6315" w:rsidRPr="00225356">
      <w:rPr>
        <w:snapToGrid w:val="0"/>
        <w:sz w:val="16"/>
        <w:lang w:val="fr-FR"/>
      </w:rPr>
      <w:t>-</w:t>
    </w:r>
    <w:fldSimple w:instr=" DOCPROPERTY  &quot;Tracking Number&quot;  \* MERGEFORMAT ">
      <w:r w:rsidR="00BC6315" w:rsidRPr="00225356">
        <w:rPr>
          <w:snapToGrid w:val="0"/>
          <w:sz w:val="16"/>
          <w:lang w:val="fr-FR"/>
        </w:rPr>
        <w:t>DR-2-012-936</w:t>
      </w:r>
    </w:fldSimple>
    <w:r w:rsidR="00BC6315" w:rsidRPr="00225356">
      <w:rPr>
        <w:snapToGrid w:val="0"/>
        <w:sz w:val="16"/>
        <w:lang w:val="fr-FR"/>
      </w:rPr>
      <w:tab/>
    </w:r>
    <w:r w:rsidR="00BC6315" w:rsidRPr="00225356">
      <w:rPr>
        <w:snapToGrid w:val="0"/>
        <w:sz w:val="16"/>
        <w:lang w:val="fr-FR"/>
      </w:rPr>
      <w:tab/>
    </w:r>
    <w:r w:rsidR="00BC6315" w:rsidRPr="00225356">
      <w:rPr>
        <w:snapToGrid w:val="0"/>
        <w:sz w:val="16"/>
        <w:lang w:val="fr-FR"/>
      </w:rPr>
      <w:tab/>
    </w:r>
    <w:r w:rsidR="00BC6315" w:rsidRPr="00225356">
      <w:rPr>
        <w:snapToGrid w:val="0"/>
        <w:sz w:val="16"/>
        <w:lang w:val="fr-FR"/>
      </w:rPr>
      <w:tab/>
    </w:r>
    <w:r w:rsidR="00BC6315" w:rsidRPr="00225356">
      <w:rPr>
        <w:snapToGrid w:val="0"/>
        <w:sz w:val="16"/>
        <w:lang w:val="fr-FR"/>
      </w:rPr>
      <w:tab/>
    </w:r>
    <w:r w:rsidR="00BC6315" w:rsidRPr="00225356">
      <w:rPr>
        <w:snapToGrid w:val="0"/>
        <w:sz w:val="16"/>
        <w:lang w:val="fr-FR"/>
      </w:rPr>
      <w:tab/>
    </w:r>
    <w:r w:rsidR="00BC6315" w:rsidRPr="00225356">
      <w:rPr>
        <w:snapToGrid w:val="0"/>
        <w:sz w:val="16"/>
        <w:lang w:val="fr-FR"/>
      </w:rPr>
      <w:tab/>
    </w:r>
    <w:r w:rsidR="00BC6315" w:rsidRPr="00225356">
      <w:rPr>
        <w:snapToGrid w:val="0"/>
        <w:sz w:val="16"/>
        <w:lang w:val="fr-FR"/>
      </w:rPr>
      <w:tab/>
    </w:r>
    <w:r w:rsidR="00BC6315" w:rsidRPr="00225356">
      <w:rPr>
        <w:snapToGrid w:val="0"/>
        <w:sz w:val="16"/>
        <w:lang w:val="fr-FR"/>
      </w:rPr>
      <w:tab/>
    </w:r>
    <w:r w:rsidR="00BC6315" w:rsidRPr="00225356">
      <w:rPr>
        <w:snapToGrid w:val="0"/>
        <w:sz w:val="16"/>
        <w:lang w:val="fr-FR"/>
      </w:rPr>
      <w:tab/>
      <w:t xml:space="preserve">Page </w:t>
    </w:r>
    <w:r>
      <w:rPr>
        <w:snapToGrid w:val="0"/>
        <w:sz w:val="16"/>
      </w:rPr>
      <w:fldChar w:fldCharType="begin"/>
    </w:r>
    <w:r w:rsidR="00BC6315">
      <w:rPr>
        <w:snapToGrid w:val="0"/>
        <w:sz w:val="16"/>
      </w:rPr>
      <w:instrText xml:space="preserve"> PAGE </w:instrText>
    </w:r>
    <w:r>
      <w:rPr>
        <w:snapToGrid w:val="0"/>
        <w:sz w:val="16"/>
      </w:rPr>
      <w:fldChar w:fldCharType="separate"/>
    </w:r>
    <w:r w:rsidR="00624245">
      <w:rPr>
        <w:noProof/>
        <w:snapToGrid w:val="0"/>
        <w:sz w:val="16"/>
      </w:rPr>
      <w:t>80</w:t>
    </w:r>
    <w:r>
      <w:rPr>
        <w:snapToGrid w:val="0"/>
        <w:sz w:val="16"/>
      </w:rPr>
      <w:fldChar w:fldCharType="end"/>
    </w:r>
    <w:r w:rsidR="00BC6315">
      <w:rPr>
        <w:snapToGrid w:val="0"/>
        <w:sz w:val="16"/>
      </w:rPr>
      <w:t xml:space="preserve"> of </w:t>
    </w:r>
    <w:r>
      <w:rPr>
        <w:snapToGrid w:val="0"/>
        <w:sz w:val="16"/>
      </w:rPr>
      <w:fldChar w:fldCharType="begin"/>
    </w:r>
    <w:r w:rsidR="00BC6315">
      <w:rPr>
        <w:snapToGrid w:val="0"/>
        <w:sz w:val="16"/>
      </w:rPr>
      <w:instrText xml:space="preserve"> NUMPAGES </w:instrText>
    </w:r>
    <w:r>
      <w:rPr>
        <w:snapToGrid w:val="0"/>
        <w:sz w:val="16"/>
      </w:rPr>
      <w:fldChar w:fldCharType="separate"/>
    </w:r>
    <w:r w:rsidR="00624245">
      <w:rPr>
        <w:noProof/>
        <w:snapToGrid w:val="0"/>
        <w:sz w:val="16"/>
      </w:rPr>
      <w:t>80</w:t>
    </w:r>
    <w:r>
      <w:rPr>
        <w:snapToGrid w:val="0"/>
        <w:sz w:val="16"/>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9FDADDB6"/>
    <w:lvl w:ilvl="0">
      <w:start w:val="1"/>
      <w:numFmt w:val="bullet"/>
      <w:pStyle w:val="ListBullet4"/>
      <w:lvlText w:val=""/>
      <w:lvlJc w:val="left"/>
      <w:pPr>
        <w:tabs>
          <w:tab w:val="num" w:pos="1209"/>
        </w:tabs>
        <w:ind w:left="1209" w:hanging="360"/>
      </w:pPr>
      <w:rPr>
        <w:rFonts w:ascii="Symbol" w:hAnsi="Symbol" w:hint="default"/>
      </w:rPr>
    </w:lvl>
  </w:abstractNum>
  <w:abstractNum w:abstractNumId="1">
    <w:nsid w:val="FFFFFF89"/>
    <w:multiLevelType w:val="singleLevel"/>
    <w:tmpl w:val="052A9BC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65513C"/>
    <w:multiLevelType w:val="hybridMultilevel"/>
    <w:tmpl w:val="F976DA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07540F5"/>
    <w:multiLevelType w:val="hybridMultilevel"/>
    <w:tmpl w:val="00D0A8BA"/>
    <w:name w:val="business req322222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1082DEA"/>
    <w:multiLevelType w:val="hybridMultilevel"/>
    <w:tmpl w:val="9E5835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1264111"/>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016F4016"/>
    <w:multiLevelType w:val="hybridMultilevel"/>
    <w:tmpl w:val="4EDE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1861147"/>
    <w:multiLevelType w:val="hybridMultilevel"/>
    <w:tmpl w:val="F6325E70"/>
    <w:lvl w:ilvl="0" w:tplc="6CB0008A">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01B40B98"/>
    <w:multiLevelType w:val="hybridMultilevel"/>
    <w:tmpl w:val="689A583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01C472D0"/>
    <w:multiLevelType w:val="hybridMultilevel"/>
    <w:tmpl w:val="07767658"/>
    <w:lvl w:ilvl="0" w:tplc="F3A4946E">
      <w:start w:val="1"/>
      <w:numFmt w:val="decimal"/>
      <w:lvlText w:val="%1."/>
      <w:lvlJc w:val="left"/>
      <w:pPr>
        <w:tabs>
          <w:tab w:val="num" w:pos="706"/>
        </w:tabs>
        <w:ind w:left="706" w:hanging="418"/>
      </w:pPr>
      <w:rPr>
        <w:rFonts w:hint="default"/>
      </w:rPr>
    </w:lvl>
    <w:lvl w:ilvl="1" w:tplc="04090003">
      <w:start w:val="1"/>
      <w:numFmt w:val="decimal"/>
      <w:lvlText w:val="%2."/>
      <w:lvlJc w:val="left"/>
      <w:pPr>
        <w:tabs>
          <w:tab w:val="num" w:pos="1728"/>
        </w:tabs>
        <w:ind w:left="1728" w:hanging="360"/>
      </w:pPr>
      <w:rPr>
        <w:rFonts w:hint="default"/>
      </w:rPr>
    </w:lvl>
    <w:lvl w:ilvl="2" w:tplc="04090005" w:tentative="1">
      <w:start w:val="1"/>
      <w:numFmt w:val="lowerRoman"/>
      <w:lvlText w:val="%3."/>
      <w:lvlJc w:val="right"/>
      <w:pPr>
        <w:tabs>
          <w:tab w:val="num" w:pos="2448"/>
        </w:tabs>
        <w:ind w:left="2448" w:hanging="180"/>
      </w:pPr>
    </w:lvl>
    <w:lvl w:ilvl="3" w:tplc="04090001" w:tentative="1">
      <w:start w:val="1"/>
      <w:numFmt w:val="decimal"/>
      <w:lvlText w:val="%4."/>
      <w:lvlJc w:val="left"/>
      <w:pPr>
        <w:tabs>
          <w:tab w:val="num" w:pos="3168"/>
        </w:tabs>
        <w:ind w:left="3168" w:hanging="360"/>
      </w:pPr>
    </w:lvl>
    <w:lvl w:ilvl="4" w:tplc="04090003" w:tentative="1">
      <w:start w:val="1"/>
      <w:numFmt w:val="lowerLetter"/>
      <w:lvlText w:val="%5."/>
      <w:lvlJc w:val="left"/>
      <w:pPr>
        <w:tabs>
          <w:tab w:val="num" w:pos="3888"/>
        </w:tabs>
        <w:ind w:left="3888" w:hanging="360"/>
      </w:pPr>
    </w:lvl>
    <w:lvl w:ilvl="5" w:tplc="04090005" w:tentative="1">
      <w:start w:val="1"/>
      <w:numFmt w:val="lowerRoman"/>
      <w:lvlText w:val="%6."/>
      <w:lvlJc w:val="right"/>
      <w:pPr>
        <w:tabs>
          <w:tab w:val="num" w:pos="4608"/>
        </w:tabs>
        <w:ind w:left="4608" w:hanging="180"/>
      </w:pPr>
    </w:lvl>
    <w:lvl w:ilvl="6" w:tplc="04090001" w:tentative="1">
      <w:start w:val="1"/>
      <w:numFmt w:val="decimal"/>
      <w:lvlText w:val="%7."/>
      <w:lvlJc w:val="left"/>
      <w:pPr>
        <w:tabs>
          <w:tab w:val="num" w:pos="5328"/>
        </w:tabs>
        <w:ind w:left="5328" w:hanging="360"/>
      </w:pPr>
    </w:lvl>
    <w:lvl w:ilvl="7" w:tplc="04090003" w:tentative="1">
      <w:start w:val="1"/>
      <w:numFmt w:val="lowerLetter"/>
      <w:lvlText w:val="%8."/>
      <w:lvlJc w:val="left"/>
      <w:pPr>
        <w:tabs>
          <w:tab w:val="num" w:pos="6048"/>
        </w:tabs>
        <w:ind w:left="6048" w:hanging="360"/>
      </w:pPr>
    </w:lvl>
    <w:lvl w:ilvl="8" w:tplc="04090005" w:tentative="1">
      <w:start w:val="1"/>
      <w:numFmt w:val="lowerRoman"/>
      <w:lvlText w:val="%9."/>
      <w:lvlJc w:val="right"/>
      <w:pPr>
        <w:tabs>
          <w:tab w:val="num" w:pos="6768"/>
        </w:tabs>
        <w:ind w:left="6768" w:hanging="180"/>
      </w:pPr>
    </w:lvl>
  </w:abstractNum>
  <w:abstractNum w:abstractNumId="10">
    <w:nsid w:val="02745071"/>
    <w:multiLevelType w:val="hybridMultilevel"/>
    <w:tmpl w:val="9AE4A6D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02A7739B"/>
    <w:multiLevelType w:val="hybridMultilevel"/>
    <w:tmpl w:val="BD482CC6"/>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12">
    <w:nsid w:val="02C74DAB"/>
    <w:multiLevelType w:val="hybridMultilevel"/>
    <w:tmpl w:val="C876103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032B395A"/>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14">
    <w:nsid w:val="0370011F"/>
    <w:multiLevelType w:val="hybridMultilevel"/>
    <w:tmpl w:val="8A3A58DA"/>
    <w:lvl w:ilvl="0" w:tplc="05F855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43D4167"/>
    <w:multiLevelType w:val="hybridMultilevel"/>
    <w:tmpl w:val="C2723B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4BE2147"/>
    <w:multiLevelType w:val="multilevel"/>
    <w:tmpl w:val="B0368EB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nsid w:val="04E57CC8"/>
    <w:multiLevelType w:val="hybridMultilevel"/>
    <w:tmpl w:val="B9C40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6732349"/>
    <w:multiLevelType w:val="hybridMultilevel"/>
    <w:tmpl w:val="0DDE478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069D651D"/>
    <w:multiLevelType w:val="hybridMultilevel"/>
    <w:tmpl w:val="990AC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06A6502D"/>
    <w:multiLevelType w:val="hybridMultilevel"/>
    <w:tmpl w:val="126065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07143580"/>
    <w:multiLevelType w:val="hybridMultilevel"/>
    <w:tmpl w:val="11CE6580"/>
    <w:lvl w:ilvl="0" w:tplc="6CB0008A">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07A2768A"/>
    <w:multiLevelType w:val="hybridMultilevel"/>
    <w:tmpl w:val="73A035E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07AC718F"/>
    <w:multiLevelType w:val="hybridMultilevel"/>
    <w:tmpl w:val="7B9ED128"/>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24">
    <w:nsid w:val="07D117F7"/>
    <w:multiLevelType w:val="hybridMultilevel"/>
    <w:tmpl w:val="EF44BA54"/>
    <w:lvl w:ilvl="0" w:tplc="2BFA682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083C03BE"/>
    <w:multiLevelType w:val="hybridMultilevel"/>
    <w:tmpl w:val="0F38582A"/>
    <w:lvl w:ilvl="0" w:tplc="074A160C">
      <w:start w:val="3"/>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nsid w:val="090408E3"/>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0913476D"/>
    <w:multiLevelType w:val="hybridMultilevel"/>
    <w:tmpl w:val="D5A844D2"/>
    <w:lvl w:ilvl="0" w:tplc="040C0001">
      <w:start w:val="1"/>
      <w:numFmt w:val="bullet"/>
      <w:lvlText w:val=""/>
      <w:lvlJc w:val="left"/>
      <w:pPr>
        <w:ind w:left="1872" w:hanging="360"/>
      </w:pPr>
      <w:rPr>
        <w:rFonts w:ascii="Symbol" w:hAnsi="Symbol"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abstractNum w:abstractNumId="28">
    <w:nsid w:val="09A238D3"/>
    <w:multiLevelType w:val="hybridMultilevel"/>
    <w:tmpl w:val="5DA2AA8E"/>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29">
    <w:nsid w:val="0A6D21BA"/>
    <w:multiLevelType w:val="hybridMultilevel"/>
    <w:tmpl w:val="8F60C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0AE63D7F"/>
    <w:multiLevelType w:val="hybridMultilevel"/>
    <w:tmpl w:val="E0FA58D0"/>
    <w:lvl w:ilvl="0" w:tplc="040C0001">
      <w:start w:val="1"/>
      <w:numFmt w:val="bullet"/>
      <w:lvlText w:val=""/>
      <w:lvlJc w:val="left"/>
      <w:pPr>
        <w:ind w:left="1872" w:hanging="360"/>
      </w:pPr>
      <w:rPr>
        <w:rFonts w:ascii="Symbol" w:hAnsi="Symbol"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abstractNum w:abstractNumId="31">
    <w:nsid w:val="0B8A4BB0"/>
    <w:multiLevelType w:val="hybridMultilevel"/>
    <w:tmpl w:val="21F287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0BFB4111"/>
    <w:multiLevelType w:val="hybridMultilevel"/>
    <w:tmpl w:val="F4842684"/>
    <w:name w:val="business req42222222222222222222222222222"/>
    <w:lvl w:ilvl="0" w:tplc="8B34AA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0C096EF8"/>
    <w:multiLevelType w:val="hybridMultilevel"/>
    <w:tmpl w:val="EC90198C"/>
    <w:lvl w:ilvl="0" w:tplc="040C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C0C4B2F"/>
    <w:multiLevelType w:val="hybridMultilevel"/>
    <w:tmpl w:val="70388FE6"/>
    <w:lvl w:ilvl="0" w:tplc="F3A4946E">
      <w:start w:val="1"/>
      <w:numFmt w:val="decimal"/>
      <w:lvlText w:val="%1."/>
      <w:lvlJc w:val="left"/>
      <w:pPr>
        <w:tabs>
          <w:tab w:val="num" w:pos="648"/>
        </w:tabs>
        <w:ind w:left="648" w:hanging="360"/>
      </w:pPr>
      <w:rPr>
        <w:rFonts w:hint="default"/>
      </w:rPr>
    </w:lvl>
    <w:lvl w:ilvl="1" w:tplc="04090003" w:tentative="1">
      <w:start w:val="1"/>
      <w:numFmt w:val="lowerLetter"/>
      <w:lvlText w:val="%2."/>
      <w:lvlJc w:val="left"/>
      <w:pPr>
        <w:tabs>
          <w:tab w:val="num" w:pos="1368"/>
        </w:tabs>
        <w:ind w:left="1368" w:hanging="360"/>
      </w:pPr>
    </w:lvl>
    <w:lvl w:ilvl="2" w:tplc="04090005" w:tentative="1">
      <w:start w:val="1"/>
      <w:numFmt w:val="lowerRoman"/>
      <w:lvlText w:val="%3."/>
      <w:lvlJc w:val="right"/>
      <w:pPr>
        <w:tabs>
          <w:tab w:val="num" w:pos="2088"/>
        </w:tabs>
        <w:ind w:left="2088" w:hanging="180"/>
      </w:pPr>
    </w:lvl>
    <w:lvl w:ilvl="3" w:tplc="04090001" w:tentative="1">
      <w:start w:val="1"/>
      <w:numFmt w:val="decimal"/>
      <w:lvlText w:val="%4."/>
      <w:lvlJc w:val="left"/>
      <w:pPr>
        <w:tabs>
          <w:tab w:val="num" w:pos="2808"/>
        </w:tabs>
        <w:ind w:left="2808" w:hanging="360"/>
      </w:pPr>
    </w:lvl>
    <w:lvl w:ilvl="4" w:tplc="04090003" w:tentative="1">
      <w:start w:val="1"/>
      <w:numFmt w:val="lowerLetter"/>
      <w:lvlText w:val="%5."/>
      <w:lvlJc w:val="left"/>
      <w:pPr>
        <w:tabs>
          <w:tab w:val="num" w:pos="3528"/>
        </w:tabs>
        <w:ind w:left="3528" w:hanging="360"/>
      </w:pPr>
    </w:lvl>
    <w:lvl w:ilvl="5" w:tplc="04090005" w:tentative="1">
      <w:start w:val="1"/>
      <w:numFmt w:val="lowerRoman"/>
      <w:lvlText w:val="%6."/>
      <w:lvlJc w:val="right"/>
      <w:pPr>
        <w:tabs>
          <w:tab w:val="num" w:pos="4248"/>
        </w:tabs>
        <w:ind w:left="4248" w:hanging="180"/>
      </w:pPr>
    </w:lvl>
    <w:lvl w:ilvl="6" w:tplc="04090001" w:tentative="1">
      <w:start w:val="1"/>
      <w:numFmt w:val="decimal"/>
      <w:lvlText w:val="%7."/>
      <w:lvlJc w:val="left"/>
      <w:pPr>
        <w:tabs>
          <w:tab w:val="num" w:pos="4968"/>
        </w:tabs>
        <w:ind w:left="4968" w:hanging="360"/>
      </w:pPr>
    </w:lvl>
    <w:lvl w:ilvl="7" w:tplc="04090003" w:tentative="1">
      <w:start w:val="1"/>
      <w:numFmt w:val="lowerLetter"/>
      <w:lvlText w:val="%8."/>
      <w:lvlJc w:val="left"/>
      <w:pPr>
        <w:tabs>
          <w:tab w:val="num" w:pos="5688"/>
        </w:tabs>
        <w:ind w:left="5688" w:hanging="360"/>
      </w:pPr>
    </w:lvl>
    <w:lvl w:ilvl="8" w:tplc="04090005" w:tentative="1">
      <w:start w:val="1"/>
      <w:numFmt w:val="lowerRoman"/>
      <w:lvlText w:val="%9."/>
      <w:lvlJc w:val="right"/>
      <w:pPr>
        <w:tabs>
          <w:tab w:val="num" w:pos="6408"/>
        </w:tabs>
        <w:ind w:left="6408" w:hanging="180"/>
      </w:pPr>
    </w:lvl>
  </w:abstractNum>
  <w:abstractNum w:abstractNumId="35">
    <w:nsid w:val="0C315F82"/>
    <w:multiLevelType w:val="hybridMultilevel"/>
    <w:tmpl w:val="6C22E7C8"/>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36">
    <w:nsid w:val="0C497E65"/>
    <w:multiLevelType w:val="hybridMultilevel"/>
    <w:tmpl w:val="98AECC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0D4A06D9"/>
    <w:multiLevelType w:val="hybridMultilevel"/>
    <w:tmpl w:val="7E18F1C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nsid w:val="0D9E2770"/>
    <w:multiLevelType w:val="hybridMultilevel"/>
    <w:tmpl w:val="97F2C44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0DA47585"/>
    <w:multiLevelType w:val="multilevel"/>
    <w:tmpl w:val="843451F8"/>
    <w:lvl w:ilvl="0">
      <w:start w:val="1"/>
      <w:numFmt w:val="decimal"/>
      <w:pStyle w:val="ISSUE-DEFERRED"/>
      <w:suff w:val="nothing"/>
      <w:lvlText w:val="Issue # %1. (deferred) "/>
      <w:lvlJc w:val="left"/>
      <w:pPr>
        <w:ind w:left="1800" w:firstLine="0"/>
      </w:pPr>
      <w:rPr>
        <w:rFonts w:hint="default"/>
      </w:rPr>
    </w:lvl>
    <w:lvl w:ilvl="1">
      <w:start w:val="1"/>
      <w:numFmt w:val="none"/>
      <w:lvlText w:val=""/>
      <w:lvlJc w:val="left"/>
      <w:pPr>
        <w:tabs>
          <w:tab w:val="num" w:pos="5400"/>
        </w:tabs>
        <w:ind w:left="5400" w:hanging="360"/>
      </w:pPr>
      <w:rPr>
        <w:rFonts w:hint="default"/>
        <w:sz w:val="20"/>
      </w:rPr>
    </w:lvl>
    <w:lvl w:ilvl="2">
      <w:start w:val="1"/>
      <w:numFmt w:val="decimal"/>
      <w:lvlText w:val="%3."/>
      <w:lvlJc w:val="left"/>
      <w:pPr>
        <w:tabs>
          <w:tab w:val="num" w:pos="6120"/>
        </w:tabs>
        <w:ind w:left="6120" w:hanging="360"/>
      </w:pPr>
      <w:rPr>
        <w:rFonts w:hint="default"/>
      </w:rPr>
    </w:lvl>
    <w:lvl w:ilvl="3">
      <w:start w:val="1"/>
      <w:numFmt w:val="decimal"/>
      <w:lvlText w:val="%4."/>
      <w:lvlJc w:val="left"/>
      <w:pPr>
        <w:tabs>
          <w:tab w:val="num" w:pos="6840"/>
        </w:tabs>
        <w:ind w:left="6840" w:hanging="360"/>
      </w:pPr>
      <w:rPr>
        <w:rFonts w:hint="default"/>
      </w:rPr>
    </w:lvl>
    <w:lvl w:ilvl="4">
      <w:start w:val="1"/>
      <w:numFmt w:val="decimal"/>
      <w:lvlText w:val="%5."/>
      <w:lvlJc w:val="left"/>
      <w:pPr>
        <w:tabs>
          <w:tab w:val="num" w:pos="7560"/>
        </w:tabs>
        <w:ind w:left="7560" w:hanging="360"/>
      </w:pPr>
      <w:rPr>
        <w:rFonts w:hint="default"/>
      </w:rPr>
    </w:lvl>
    <w:lvl w:ilvl="5">
      <w:start w:val="1"/>
      <w:numFmt w:val="decimal"/>
      <w:lvlText w:val="%6."/>
      <w:lvlJc w:val="left"/>
      <w:pPr>
        <w:tabs>
          <w:tab w:val="num" w:pos="8280"/>
        </w:tabs>
        <w:ind w:left="8280" w:hanging="360"/>
      </w:pPr>
      <w:rPr>
        <w:rFonts w:hint="default"/>
      </w:rPr>
    </w:lvl>
    <w:lvl w:ilvl="6">
      <w:start w:val="1"/>
      <w:numFmt w:val="decimal"/>
      <w:lvlText w:val="%7."/>
      <w:lvlJc w:val="left"/>
      <w:pPr>
        <w:tabs>
          <w:tab w:val="num" w:pos="9000"/>
        </w:tabs>
        <w:ind w:left="9000" w:hanging="360"/>
      </w:pPr>
      <w:rPr>
        <w:rFonts w:hint="default"/>
      </w:rPr>
    </w:lvl>
    <w:lvl w:ilvl="7">
      <w:start w:val="1"/>
      <w:numFmt w:val="decimal"/>
      <w:lvlText w:val="%8."/>
      <w:lvlJc w:val="left"/>
      <w:pPr>
        <w:tabs>
          <w:tab w:val="num" w:pos="9720"/>
        </w:tabs>
        <w:ind w:left="9720" w:hanging="360"/>
      </w:pPr>
      <w:rPr>
        <w:rFonts w:hint="default"/>
      </w:rPr>
    </w:lvl>
    <w:lvl w:ilvl="8">
      <w:start w:val="1"/>
      <w:numFmt w:val="decimal"/>
      <w:lvlText w:val="%9."/>
      <w:lvlJc w:val="left"/>
      <w:pPr>
        <w:tabs>
          <w:tab w:val="num" w:pos="10440"/>
        </w:tabs>
        <w:ind w:left="10440" w:hanging="360"/>
      </w:pPr>
      <w:rPr>
        <w:rFonts w:hint="default"/>
      </w:rPr>
    </w:lvl>
  </w:abstractNum>
  <w:abstractNum w:abstractNumId="40">
    <w:nsid w:val="0DC040B9"/>
    <w:multiLevelType w:val="hybridMultilevel"/>
    <w:tmpl w:val="939AF50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nsid w:val="0DE541CE"/>
    <w:multiLevelType w:val="hybridMultilevel"/>
    <w:tmpl w:val="92A41FB4"/>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42">
    <w:nsid w:val="0DF22597"/>
    <w:multiLevelType w:val="hybridMultilevel"/>
    <w:tmpl w:val="84F0641C"/>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3">
    <w:nsid w:val="0E7302E9"/>
    <w:multiLevelType w:val="hybridMultilevel"/>
    <w:tmpl w:val="94C259F0"/>
    <w:lvl w:ilvl="0" w:tplc="05F8558E">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0E8A786D"/>
    <w:multiLevelType w:val="hybridMultilevel"/>
    <w:tmpl w:val="9BF8DE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0E910CC6"/>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46">
    <w:nsid w:val="0EC12902"/>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47">
    <w:nsid w:val="0F462D0A"/>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0F7A69B1"/>
    <w:multiLevelType w:val="hybridMultilevel"/>
    <w:tmpl w:val="DC84309A"/>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49">
    <w:nsid w:val="0FF73770"/>
    <w:multiLevelType w:val="hybridMultilevel"/>
    <w:tmpl w:val="F6EA3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1137170B"/>
    <w:multiLevelType w:val="hybridMultilevel"/>
    <w:tmpl w:val="69D0AF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nsid w:val="114E2384"/>
    <w:multiLevelType w:val="hybridMultilevel"/>
    <w:tmpl w:val="9188B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2">
    <w:nsid w:val="11AB1020"/>
    <w:multiLevelType w:val="hybridMultilevel"/>
    <w:tmpl w:val="D02841F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12A27CEF"/>
    <w:multiLevelType w:val="hybridMultilevel"/>
    <w:tmpl w:val="9EC0AF98"/>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12B3092F"/>
    <w:multiLevelType w:val="hybridMultilevel"/>
    <w:tmpl w:val="02A86858"/>
    <w:name w:val="use case2"/>
    <w:lvl w:ilvl="0" w:tplc="3948F664">
      <w:start w:val="1"/>
      <w:numFmt w:val="bullet"/>
      <w:lvlText w:val=""/>
      <w:lvlJc w:val="left"/>
      <w:pPr>
        <w:tabs>
          <w:tab w:val="num" w:pos="360"/>
        </w:tabs>
        <w:ind w:left="0" w:firstLine="0"/>
      </w:pPr>
      <w:rPr>
        <w:rFonts w:ascii="Symbol" w:hAnsi="Symbol" w:hint="default"/>
      </w:rPr>
    </w:lvl>
    <w:lvl w:ilvl="1" w:tplc="1F788992" w:tentative="1">
      <w:start w:val="1"/>
      <w:numFmt w:val="bullet"/>
      <w:lvlText w:val="o"/>
      <w:lvlJc w:val="left"/>
      <w:pPr>
        <w:tabs>
          <w:tab w:val="num" w:pos="1440"/>
        </w:tabs>
        <w:ind w:left="1440" w:hanging="360"/>
      </w:pPr>
      <w:rPr>
        <w:rFonts w:ascii="Courier New" w:hAnsi="Courier New" w:hint="default"/>
      </w:rPr>
    </w:lvl>
    <w:lvl w:ilvl="2" w:tplc="2A6E402E" w:tentative="1">
      <w:start w:val="1"/>
      <w:numFmt w:val="bullet"/>
      <w:lvlText w:val=""/>
      <w:lvlJc w:val="left"/>
      <w:pPr>
        <w:tabs>
          <w:tab w:val="num" w:pos="2160"/>
        </w:tabs>
        <w:ind w:left="2160" w:hanging="360"/>
      </w:pPr>
      <w:rPr>
        <w:rFonts w:ascii="Wingdings" w:hAnsi="Wingdings" w:hint="default"/>
      </w:rPr>
    </w:lvl>
    <w:lvl w:ilvl="3" w:tplc="73DA15C8" w:tentative="1">
      <w:start w:val="1"/>
      <w:numFmt w:val="bullet"/>
      <w:lvlText w:val=""/>
      <w:lvlJc w:val="left"/>
      <w:pPr>
        <w:tabs>
          <w:tab w:val="num" w:pos="2880"/>
        </w:tabs>
        <w:ind w:left="2880" w:hanging="360"/>
      </w:pPr>
      <w:rPr>
        <w:rFonts w:ascii="Symbol" w:hAnsi="Symbol" w:hint="default"/>
      </w:rPr>
    </w:lvl>
    <w:lvl w:ilvl="4" w:tplc="06380500" w:tentative="1">
      <w:start w:val="1"/>
      <w:numFmt w:val="bullet"/>
      <w:lvlText w:val="o"/>
      <w:lvlJc w:val="left"/>
      <w:pPr>
        <w:tabs>
          <w:tab w:val="num" w:pos="3600"/>
        </w:tabs>
        <w:ind w:left="3600" w:hanging="360"/>
      </w:pPr>
      <w:rPr>
        <w:rFonts w:ascii="Courier New" w:hAnsi="Courier New" w:hint="default"/>
      </w:rPr>
    </w:lvl>
    <w:lvl w:ilvl="5" w:tplc="2A904F92" w:tentative="1">
      <w:start w:val="1"/>
      <w:numFmt w:val="bullet"/>
      <w:lvlText w:val=""/>
      <w:lvlJc w:val="left"/>
      <w:pPr>
        <w:tabs>
          <w:tab w:val="num" w:pos="4320"/>
        </w:tabs>
        <w:ind w:left="4320" w:hanging="360"/>
      </w:pPr>
      <w:rPr>
        <w:rFonts w:ascii="Wingdings" w:hAnsi="Wingdings" w:hint="default"/>
      </w:rPr>
    </w:lvl>
    <w:lvl w:ilvl="6" w:tplc="058ABA50" w:tentative="1">
      <w:start w:val="1"/>
      <w:numFmt w:val="bullet"/>
      <w:lvlText w:val=""/>
      <w:lvlJc w:val="left"/>
      <w:pPr>
        <w:tabs>
          <w:tab w:val="num" w:pos="5040"/>
        </w:tabs>
        <w:ind w:left="5040" w:hanging="360"/>
      </w:pPr>
      <w:rPr>
        <w:rFonts w:ascii="Symbol" w:hAnsi="Symbol" w:hint="default"/>
      </w:rPr>
    </w:lvl>
    <w:lvl w:ilvl="7" w:tplc="0FF44F7C" w:tentative="1">
      <w:start w:val="1"/>
      <w:numFmt w:val="bullet"/>
      <w:lvlText w:val="o"/>
      <w:lvlJc w:val="left"/>
      <w:pPr>
        <w:tabs>
          <w:tab w:val="num" w:pos="5760"/>
        </w:tabs>
        <w:ind w:left="5760" w:hanging="360"/>
      </w:pPr>
      <w:rPr>
        <w:rFonts w:ascii="Courier New" w:hAnsi="Courier New" w:hint="default"/>
      </w:rPr>
    </w:lvl>
    <w:lvl w:ilvl="8" w:tplc="D5406E4A" w:tentative="1">
      <w:start w:val="1"/>
      <w:numFmt w:val="bullet"/>
      <w:lvlText w:val=""/>
      <w:lvlJc w:val="left"/>
      <w:pPr>
        <w:tabs>
          <w:tab w:val="num" w:pos="6480"/>
        </w:tabs>
        <w:ind w:left="6480" w:hanging="360"/>
      </w:pPr>
      <w:rPr>
        <w:rFonts w:ascii="Wingdings" w:hAnsi="Wingdings" w:hint="default"/>
      </w:rPr>
    </w:lvl>
  </w:abstractNum>
  <w:abstractNum w:abstractNumId="55">
    <w:nsid w:val="12D0586F"/>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56">
    <w:nsid w:val="13E57038"/>
    <w:multiLevelType w:val="hybridMultilevel"/>
    <w:tmpl w:val="7A1622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1420320D"/>
    <w:multiLevelType w:val="hybridMultilevel"/>
    <w:tmpl w:val="BA586B38"/>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58">
    <w:nsid w:val="150878B8"/>
    <w:multiLevelType w:val="hybridMultilevel"/>
    <w:tmpl w:val="C876103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9">
    <w:nsid w:val="157443F4"/>
    <w:multiLevelType w:val="hybridMultilevel"/>
    <w:tmpl w:val="5FC0BABA"/>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60">
    <w:nsid w:val="1575538F"/>
    <w:multiLevelType w:val="hybridMultilevel"/>
    <w:tmpl w:val="1EECC5D4"/>
    <w:lvl w:ilvl="0" w:tplc="5F7A2402">
      <w:start w:val="1"/>
      <w:numFmt w:val="decimal"/>
      <w:lvlText w:val="%1."/>
      <w:lvlJc w:val="left"/>
      <w:pPr>
        <w:ind w:left="360" w:hanging="360"/>
      </w:pPr>
      <w:rPr>
        <w:strike w:val="0"/>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1">
    <w:nsid w:val="15FD37D1"/>
    <w:multiLevelType w:val="hybridMultilevel"/>
    <w:tmpl w:val="E5BE4FF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2">
    <w:nsid w:val="168816C5"/>
    <w:multiLevelType w:val="hybridMultilevel"/>
    <w:tmpl w:val="6F9C0D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169B70B5"/>
    <w:multiLevelType w:val="hybridMultilevel"/>
    <w:tmpl w:val="5D563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16B01617"/>
    <w:multiLevelType w:val="hybridMultilevel"/>
    <w:tmpl w:val="97F2C44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184711BA"/>
    <w:multiLevelType w:val="hybridMultilevel"/>
    <w:tmpl w:val="B0368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8FA6E6E"/>
    <w:multiLevelType w:val="hybridMultilevel"/>
    <w:tmpl w:val="88768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19B15079"/>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19E21A6C"/>
    <w:multiLevelType w:val="hybridMultilevel"/>
    <w:tmpl w:val="8A3A58DA"/>
    <w:lvl w:ilvl="0" w:tplc="05F855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1A4D2A9B"/>
    <w:multiLevelType w:val="hybridMultilevel"/>
    <w:tmpl w:val="30B63AEC"/>
    <w:lvl w:ilvl="0" w:tplc="5F7A2402">
      <w:start w:val="1"/>
      <w:numFmt w:val="decimal"/>
      <w:lvlText w:val="%1."/>
      <w:lvlJc w:val="left"/>
      <w:pPr>
        <w:ind w:left="360" w:hanging="360"/>
      </w:pPr>
      <w:rPr>
        <w:strike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nsid w:val="1A4F0BBF"/>
    <w:multiLevelType w:val="hybridMultilevel"/>
    <w:tmpl w:val="726872B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1">
    <w:nsid w:val="1B6223F2"/>
    <w:multiLevelType w:val="hybridMultilevel"/>
    <w:tmpl w:val="CEC4AD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nsid w:val="1B7766A1"/>
    <w:multiLevelType w:val="hybridMultilevel"/>
    <w:tmpl w:val="C736EE8C"/>
    <w:lvl w:ilvl="0" w:tplc="0409000F">
      <w:start w:val="1"/>
      <w:numFmt w:val="decimal"/>
      <w:lvlText w:val="%1."/>
      <w:lvlJc w:val="left"/>
      <w:pPr>
        <w:ind w:left="654" w:hanging="360"/>
      </w:p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73">
    <w:nsid w:val="1D765FFF"/>
    <w:multiLevelType w:val="hybridMultilevel"/>
    <w:tmpl w:val="056A1C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1E12449C"/>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5">
    <w:nsid w:val="1F4558B6"/>
    <w:multiLevelType w:val="hybridMultilevel"/>
    <w:tmpl w:val="07767658"/>
    <w:lvl w:ilvl="0" w:tplc="F3A4946E">
      <w:start w:val="1"/>
      <w:numFmt w:val="decimal"/>
      <w:lvlText w:val="%1."/>
      <w:lvlJc w:val="left"/>
      <w:pPr>
        <w:tabs>
          <w:tab w:val="num" w:pos="418"/>
        </w:tabs>
        <w:ind w:left="418" w:hanging="418"/>
      </w:pPr>
      <w:rPr>
        <w:rFonts w:hint="default"/>
      </w:rPr>
    </w:lvl>
    <w:lvl w:ilvl="1" w:tplc="04090003">
      <w:start w:val="1"/>
      <w:numFmt w:val="decimal"/>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6">
    <w:nsid w:val="206F7293"/>
    <w:multiLevelType w:val="hybridMultilevel"/>
    <w:tmpl w:val="9E5835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20C73572"/>
    <w:multiLevelType w:val="hybridMultilevel"/>
    <w:tmpl w:val="107A931A"/>
    <w:lvl w:ilvl="0" w:tplc="5D529E68">
      <w:start w:val="1"/>
      <w:numFmt w:val="upperLetter"/>
      <w:pStyle w:val="AppendixHeading"/>
      <w:lvlText w:val="%1"/>
      <w:lvlJc w:val="left"/>
      <w:pPr>
        <w:tabs>
          <w:tab w:val="num" w:pos="720"/>
        </w:tabs>
        <w:ind w:left="720" w:hanging="72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21393B98"/>
    <w:multiLevelType w:val="hybridMultilevel"/>
    <w:tmpl w:val="1624CC0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9">
    <w:nsid w:val="21B010DA"/>
    <w:multiLevelType w:val="hybridMultilevel"/>
    <w:tmpl w:val="129C727E"/>
    <w:lvl w:ilvl="0" w:tplc="040C0001">
      <w:start w:val="1"/>
      <w:numFmt w:val="bullet"/>
      <w:lvlText w:val=""/>
      <w:lvlJc w:val="left"/>
      <w:pPr>
        <w:ind w:left="1872" w:hanging="360"/>
      </w:pPr>
      <w:rPr>
        <w:rFonts w:ascii="Symbol" w:hAnsi="Symbol"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abstractNum w:abstractNumId="80">
    <w:nsid w:val="22584872"/>
    <w:multiLevelType w:val="hybridMultilevel"/>
    <w:tmpl w:val="B9C40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22652DDF"/>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2">
    <w:nsid w:val="22D15B08"/>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3">
    <w:nsid w:val="22DF6E68"/>
    <w:multiLevelType w:val="multilevel"/>
    <w:tmpl w:val="A9F0F2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4">
    <w:nsid w:val="22E14EAC"/>
    <w:multiLevelType w:val="hybridMultilevel"/>
    <w:tmpl w:val="DE04DC1A"/>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5">
    <w:nsid w:val="233D19A1"/>
    <w:multiLevelType w:val="hybridMultilevel"/>
    <w:tmpl w:val="6684488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6">
    <w:nsid w:val="23411F33"/>
    <w:multiLevelType w:val="hybridMultilevel"/>
    <w:tmpl w:val="2E746CF6"/>
    <w:name w:val="use case223"/>
    <w:lvl w:ilvl="0" w:tplc="60CE50F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nsid w:val="234F34F9"/>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88">
    <w:nsid w:val="23D43DC4"/>
    <w:multiLevelType w:val="multilevel"/>
    <w:tmpl w:val="81D2D9EA"/>
    <w:lvl w:ilvl="0">
      <w:start w:val="1"/>
      <w:numFmt w:val="decimalZero"/>
      <w:pStyle w:val="Requirement"/>
      <w:lvlText w:val="&lt;feature_inits&gt;-0%1."/>
      <w:lvlJc w:val="left"/>
      <w:pPr>
        <w:tabs>
          <w:tab w:val="num" w:pos="1080"/>
        </w:tabs>
        <w:ind w:left="360" w:hanging="360"/>
      </w:pPr>
      <w:rPr>
        <w:rFonts w:hint="default"/>
      </w:rPr>
    </w:lvl>
    <w:lvl w:ilvl="1">
      <w:start w:val="1"/>
      <w:numFmt w:val="decimal"/>
      <w:lvlText w:val="&lt;feature_inits&gt;-0%1.%2."/>
      <w:lvlJc w:val="left"/>
      <w:pPr>
        <w:tabs>
          <w:tab w:val="num" w:pos="1440"/>
        </w:tabs>
        <w:ind w:left="792" w:hanging="432"/>
      </w:pPr>
      <w:rPr>
        <w:rFonts w:hint="default"/>
      </w:rPr>
    </w:lvl>
    <w:lvl w:ilvl="2">
      <w:start w:val="1"/>
      <w:numFmt w:val="decimal"/>
      <w:lvlText w:val="&lt;feature_inits&gt;-%1.%2.%3."/>
      <w:lvlJc w:val="left"/>
      <w:pPr>
        <w:tabs>
          <w:tab w:val="num" w:pos="180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9">
    <w:nsid w:val="24685F06"/>
    <w:multiLevelType w:val="hybridMultilevel"/>
    <w:tmpl w:val="4F20D9AC"/>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90">
    <w:nsid w:val="24823F8C"/>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1">
    <w:nsid w:val="269F545A"/>
    <w:multiLevelType w:val="hybridMultilevel"/>
    <w:tmpl w:val="1624CC0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2">
    <w:nsid w:val="26A4244E"/>
    <w:multiLevelType w:val="hybridMultilevel"/>
    <w:tmpl w:val="8550C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26D87173"/>
    <w:multiLevelType w:val="hybridMultilevel"/>
    <w:tmpl w:val="4F20D9AC"/>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94">
    <w:nsid w:val="26EC6FCC"/>
    <w:multiLevelType w:val="hybridMultilevel"/>
    <w:tmpl w:val="9EC0AF98"/>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nsid w:val="2700706C"/>
    <w:multiLevelType w:val="hybridMultilevel"/>
    <w:tmpl w:val="136C9032"/>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6">
    <w:nsid w:val="278A1E25"/>
    <w:multiLevelType w:val="hybridMultilevel"/>
    <w:tmpl w:val="57CE01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nsid w:val="27EF4457"/>
    <w:multiLevelType w:val="hybridMultilevel"/>
    <w:tmpl w:val="C2723B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27F75C62"/>
    <w:multiLevelType w:val="hybridMultilevel"/>
    <w:tmpl w:val="07767658"/>
    <w:lvl w:ilvl="0" w:tplc="F3A4946E">
      <w:start w:val="1"/>
      <w:numFmt w:val="decimal"/>
      <w:lvlText w:val="%1."/>
      <w:lvlJc w:val="left"/>
      <w:pPr>
        <w:tabs>
          <w:tab w:val="num" w:pos="418"/>
        </w:tabs>
        <w:ind w:left="418" w:hanging="418"/>
      </w:pPr>
      <w:rPr>
        <w:rFonts w:hint="default"/>
      </w:rPr>
    </w:lvl>
    <w:lvl w:ilvl="1" w:tplc="04090003">
      <w:start w:val="1"/>
      <w:numFmt w:val="decimal"/>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9">
    <w:nsid w:val="28242BF9"/>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0">
    <w:nsid w:val="28517414"/>
    <w:multiLevelType w:val="hybridMultilevel"/>
    <w:tmpl w:val="0D86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28527A39"/>
    <w:multiLevelType w:val="hybridMultilevel"/>
    <w:tmpl w:val="E5F8094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2">
    <w:nsid w:val="293F1167"/>
    <w:multiLevelType w:val="hybridMultilevel"/>
    <w:tmpl w:val="4F20D9AC"/>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03">
    <w:nsid w:val="29C64D13"/>
    <w:multiLevelType w:val="multilevel"/>
    <w:tmpl w:val="0409001F"/>
    <w:name w:val="use case2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4">
    <w:nsid w:val="29EA2A5B"/>
    <w:multiLevelType w:val="hybridMultilevel"/>
    <w:tmpl w:val="0F38582A"/>
    <w:lvl w:ilvl="0" w:tplc="074A160C">
      <w:start w:val="3"/>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5">
    <w:nsid w:val="2A0C489B"/>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106">
    <w:nsid w:val="2A4A15B1"/>
    <w:multiLevelType w:val="hybridMultilevel"/>
    <w:tmpl w:val="9D52DA04"/>
    <w:lvl w:ilvl="0" w:tplc="04090001">
      <w:start w:val="1"/>
      <w:numFmt w:val="bullet"/>
      <w:lvlText w:val=""/>
      <w:lvlJc w:val="left"/>
      <w:pPr>
        <w:tabs>
          <w:tab w:val="num" w:pos="360"/>
        </w:tabs>
        <w:ind w:left="360" w:hanging="360"/>
      </w:pPr>
      <w:rPr>
        <w:rFonts w:ascii="Symbol" w:hAnsi="Symbol"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7">
    <w:nsid w:val="2A52369F"/>
    <w:multiLevelType w:val="hybridMultilevel"/>
    <w:tmpl w:val="528ADF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2B1D26CF"/>
    <w:multiLevelType w:val="hybridMultilevel"/>
    <w:tmpl w:val="136C9032"/>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9">
    <w:nsid w:val="2B6C0339"/>
    <w:multiLevelType w:val="hybridMultilevel"/>
    <w:tmpl w:val="C04494B6"/>
    <w:lvl w:ilvl="0" w:tplc="040C000F">
      <w:start w:val="1"/>
      <w:numFmt w:val="decimal"/>
      <w:lvlText w:val="%1."/>
      <w:lvlJc w:val="left"/>
      <w:pPr>
        <w:ind w:left="654" w:hanging="360"/>
      </w:p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10">
    <w:nsid w:val="2CAE5262"/>
    <w:multiLevelType w:val="hybridMultilevel"/>
    <w:tmpl w:val="E5BE4FF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1">
    <w:nsid w:val="2D415197"/>
    <w:multiLevelType w:val="hybridMultilevel"/>
    <w:tmpl w:val="DE04DC1A"/>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2">
    <w:nsid w:val="2D6E0377"/>
    <w:multiLevelType w:val="hybridMultilevel"/>
    <w:tmpl w:val="54C20676"/>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3">
    <w:nsid w:val="2D793486"/>
    <w:multiLevelType w:val="hybridMultilevel"/>
    <w:tmpl w:val="47D04C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nsid w:val="2DB37958"/>
    <w:multiLevelType w:val="multilevel"/>
    <w:tmpl w:val="0409001F"/>
    <w:name w:val="business req"/>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5">
    <w:nsid w:val="2E010E1F"/>
    <w:multiLevelType w:val="hybridMultilevel"/>
    <w:tmpl w:val="DABC1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E0D5EE9"/>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7">
    <w:nsid w:val="2E8A1DEF"/>
    <w:multiLevelType w:val="hybridMultilevel"/>
    <w:tmpl w:val="0F8855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8">
    <w:nsid w:val="2EEC4EE4"/>
    <w:multiLevelType w:val="hybridMultilevel"/>
    <w:tmpl w:val="8ED4B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9">
    <w:nsid w:val="2F377CE2"/>
    <w:multiLevelType w:val="hybridMultilevel"/>
    <w:tmpl w:val="67C8D8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0">
    <w:nsid w:val="301B3107"/>
    <w:multiLevelType w:val="hybridMultilevel"/>
    <w:tmpl w:val="25800A6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1">
    <w:nsid w:val="322F7D13"/>
    <w:multiLevelType w:val="hybridMultilevel"/>
    <w:tmpl w:val="C6F05E4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2">
    <w:nsid w:val="3241220A"/>
    <w:multiLevelType w:val="hybridMultilevel"/>
    <w:tmpl w:val="33C6BE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2A066BB"/>
    <w:multiLevelType w:val="hybridMultilevel"/>
    <w:tmpl w:val="88DCC262"/>
    <w:lvl w:ilvl="0" w:tplc="040C000F">
      <w:start w:val="1"/>
      <w:numFmt w:val="decimal"/>
      <w:lvlText w:val="%1."/>
      <w:lvlJc w:val="left"/>
      <w:pPr>
        <w:ind w:left="648" w:hanging="360"/>
      </w:pPr>
    </w:lvl>
    <w:lvl w:ilvl="1" w:tplc="040C0019">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124">
    <w:nsid w:val="32C03FF7"/>
    <w:multiLevelType w:val="hybridMultilevel"/>
    <w:tmpl w:val="88DCC262"/>
    <w:lvl w:ilvl="0" w:tplc="040C000F">
      <w:start w:val="1"/>
      <w:numFmt w:val="decimal"/>
      <w:lvlText w:val="%1."/>
      <w:lvlJc w:val="lef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5">
    <w:nsid w:val="33976EB7"/>
    <w:multiLevelType w:val="hybridMultilevel"/>
    <w:tmpl w:val="11CE6580"/>
    <w:lvl w:ilvl="0" w:tplc="6CB0008A">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6">
    <w:nsid w:val="33AF0717"/>
    <w:multiLevelType w:val="hybridMultilevel"/>
    <w:tmpl w:val="7BDE8B86"/>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127">
    <w:nsid w:val="34113D4A"/>
    <w:multiLevelType w:val="hybridMultilevel"/>
    <w:tmpl w:val="0A48BE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8">
    <w:nsid w:val="341F57AB"/>
    <w:multiLevelType w:val="hybridMultilevel"/>
    <w:tmpl w:val="11CE6580"/>
    <w:lvl w:ilvl="0" w:tplc="6CB0008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9">
    <w:nsid w:val="35C44CB7"/>
    <w:multiLevelType w:val="hybridMultilevel"/>
    <w:tmpl w:val="1EECC5D4"/>
    <w:lvl w:ilvl="0" w:tplc="5F7A2402">
      <w:start w:val="1"/>
      <w:numFmt w:val="decimal"/>
      <w:lvlText w:val="%1."/>
      <w:lvlJc w:val="left"/>
      <w:pPr>
        <w:ind w:left="648" w:hanging="360"/>
      </w:pPr>
      <w:rPr>
        <w:strike w:val="0"/>
      </w:rPr>
    </w:lvl>
    <w:lvl w:ilvl="1" w:tplc="040C0019">
      <w:start w:val="1"/>
      <w:numFmt w:val="lowerLetter"/>
      <w:lvlText w:val="%2."/>
      <w:lvlJc w:val="left"/>
      <w:pPr>
        <w:ind w:left="1368" w:hanging="360"/>
      </w:pPr>
    </w:lvl>
    <w:lvl w:ilvl="2" w:tplc="040C001B">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130">
    <w:nsid w:val="360F0A55"/>
    <w:multiLevelType w:val="hybridMultilevel"/>
    <w:tmpl w:val="377E6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36D41C89"/>
    <w:multiLevelType w:val="hybridMultilevel"/>
    <w:tmpl w:val="136C9032"/>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2">
    <w:nsid w:val="37AB4789"/>
    <w:multiLevelType w:val="hybridMultilevel"/>
    <w:tmpl w:val="0A26A802"/>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133">
    <w:nsid w:val="37B42F1F"/>
    <w:multiLevelType w:val="hybridMultilevel"/>
    <w:tmpl w:val="CE0077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4">
    <w:nsid w:val="37C136FD"/>
    <w:multiLevelType w:val="hybridMultilevel"/>
    <w:tmpl w:val="8E3AE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387E670F"/>
    <w:multiLevelType w:val="hybridMultilevel"/>
    <w:tmpl w:val="107CCE12"/>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6">
    <w:nsid w:val="38E90263"/>
    <w:multiLevelType w:val="hybridMultilevel"/>
    <w:tmpl w:val="6C22E7C8"/>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37">
    <w:nsid w:val="39DB4A6C"/>
    <w:multiLevelType w:val="hybridMultilevel"/>
    <w:tmpl w:val="6C22E7C8"/>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38">
    <w:nsid w:val="3A61610B"/>
    <w:multiLevelType w:val="hybridMultilevel"/>
    <w:tmpl w:val="73C24B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9">
    <w:nsid w:val="3B376C28"/>
    <w:multiLevelType w:val="hybridMultilevel"/>
    <w:tmpl w:val="BA586B38"/>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140">
    <w:nsid w:val="3BE6259C"/>
    <w:multiLevelType w:val="hybridMultilevel"/>
    <w:tmpl w:val="30B63AEC"/>
    <w:lvl w:ilvl="0" w:tplc="5F7A2402">
      <w:start w:val="1"/>
      <w:numFmt w:val="decimal"/>
      <w:lvlText w:val="%1."/>
      <w:lvlJc w:val="left"/>
      <w:pPr>
        <w:ind w:left="360" w:hanging="360"/>
      </w:pPr>
      <w:rPr>
        <w:strike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1">
    <w:nsid w:val="3C461909"/>
    <w:multiLevelType w:val="hybridMultilevel"/>
    <w:tmpl w:val="7A1622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nsid w:val="3C857526"/>
    <w:multiLevelType w:val="hybridMultilevel"/>
    <w:tmpl w:val="F976DA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3">
    <w:nsid w:val="3CE85ACA"/>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4">
    <w:nsid w:val="3CF37F32"/>
    <w:multiLevelType w:val="hybridMultilevel"/>
    <w:tmpl w:val="9E5835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5">
    <w:nsid w:val="3D227626"/>
    <w:multiLevelType w:val="hybridMultilevel"/>
    <w:tmpl w:val="54C20676"/>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6">
    <w:nsid w:val="3D4425AC"/>
    <w:multiLevelType w:val="hybridMultilevel"/>
    <w:tmpl w:val="F52C58E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7">
    <w:nsid w:val="3D5067AE"/>
    <w:multiLevelType w:val="hybridMultilevel"/>
    <w:tmpl w:val="96A47F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nsid w:val="3DC318F2"/>
    <w:multiLevelType w:val="hybridMultilevel"/>
    <w:tmpl w:val="E17AC0C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9">
    <w:nsid w:val="3DF523D5"/>
    <w:multiLevelType w:val="hybridMultilevel"/>
    <w:tmpl w:val="BFBE570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0">
    <w:nsid w:val="3E1F5BBE"/>
    <w:multiLevelType w:val="hybridMultilevel"/>
    <w:tmpl w:val="956AA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3EE21BA3"/>
    <w:multiLevelType w:val="hybridMultilevel"/>
    <w:tmpl w:val="DE04DC1A"/>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2">
    <w:nsid w:val="3F777239"/>
    <w:multiLevelType w:val="hybridMultilevel"/>
    <w:tmpl w:val="11CE6580"/>
    <w:lvl w:ilvl="0" w:tplc="6CB0008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3">
    <w:nsid w:val="41D244E3"/>
    <w:multiLevelType w:val="hybridMultilevel"/>
    <w:tmpl w:val="7A1622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4">
    <w:nsid w:val="42295053"/>
    <w:multiLevelType w:val="hybridMultilevel"/>
    <w:tmpl w:val="88AA67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42370BD4"/>
    <w:multiLevelType w:val="hybridMultilevel"/>
    <w:tmpl w:val="E0B89B16"/>
    <w:lvl w:ilvl="0" w:tplc="5F7A2402">
      <w:start w:val="1"/>
      <w:numFmt w:val="decimal"/>
      <w:lvlText w:val="%1."/>
      <w:lvlJc w:val="left"/>
      <w:pPr>
        <w:ind w:left="360" w:hanging="360"/>
      </w:pPr>
      <w:rPr>
        <w:strike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6">
    <w:nsid w:val="42502966"/>
    <w:multiLevelType w:val="hybridMultilevel"/>
    <w:tmpl w:val="689A583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7">
    <w:nsid w:val="42766239"/>
    <w:multiLevelType w:val="hybridMultilevel"/>
    <w:tmpl w:val="9E46711A"/>
    <w:lvl w:ilvl="0" w:tplc="33046670">
      <w:start w:val="1"/>
      <w:numFmt w:val="decimal"/>
      <w:lvlText w:val="%1."/>
      <w:lvlJc w:val="left"/>
      <w:pPr>
        <w:ind w:left="3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42F03013"/>
    <w:multiLevelType w:val="hybridMultilevel"/>
    <w:tmpl w:val="1EECC5D4"/>
    <w:lvl w:ilvl="0" w:tplc="5F7A2402">
      <w:start w:val="1"/>
      <w:numFmt w:val="decimal"/>
      <w:lvlText w:val="%1."/>
      <w:lvlJc w:val="left"/>
      <w:pPr>
        <w:ind w:left="648" w:hanging="360"/>
      </w:pPr>
      <w:rPr>
        <w:strike w:val="0"/>
      </w:rPr>
    </w:lvl>
    <w:lvl w:ilvl="1" w:tplc="040C0019">
      <w:start w:val="1"/>
      <w:numFmt w:val="lowerLetter"/>
      <w:lvlText w:val="%2."/>
      <w:lvlJc w:val="left"/>
      <w:pPr>
        <w:ind w:left="1368" w:hanging="360"/>
      </w:pPr>
    </w:lvl>
    <w:lvl w:ilvl="2" w:tplc="040C001B">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159">
    <w:nsid w:val="435142C2"/>
    <w:multiLevelType w:val="hybridMultilevel"/>
    <w:tmpl w:val="C0AAD8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440B1217"/>
    <w:multiLevelType w:val="hybridMultilevel"/>
    <w:tmpl w:val="BFBE570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1">
    <w:nsid w:val="44897DA7"/>
    <w:multiLevelType w:val="hybridMultilevel"/>
    <w:tmpl w:val="9188B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2">
    <w:nsid w:val="44DC6214"/>
    <w:multiLevelType w:val="hybridMultilevel"/>
    <w:tmpl w:val="5F325C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3">
    <w:nsid w:val="46EA3CB6"/>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4">
    <w:nsid w:val="47181431"/>
    <w:multiLevelType w:val="hybridMultilevel"/>
    <w:tmpl w:val="10F869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5">
    <w:nsid w:val="47AC5B6F"/>
    <w:multiLevelType w:val="hybridMultilevel"/>
    <w:tmpl w:val="03229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6">
    <w:nsid w:val="48082D0B"/>
    <w:multiLevelType w:val="hybridMultilevel"/>
    <w:tmpl w:val="7436A6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484A1029"/>
    <w:multiLevelType w:val="hybridMultilevel"/>
    <w:tmpl w:val="2EA272FC"/>
    <w:lvl w:ilvl="0" w:tplc="0409000F">
      <w:start w:val="1"/>
      <w:numFmt w:val="bullet"/>
      <w:pStyle w:val="indentnorm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168">
    <w:nsid w:val="48BE6511"/>
    <w:multiLevelType w:val="hybridMultilevel"/>
    <w:tmpl w:val="7E18F1C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9">
    <w:nsid w:val="493954D2"/>
    <w:multiLevelType w:val="hybridMultilevel"/>
    <w:tmpl w:val="11CE6580"/>
    <w:lvl w:ilvl="0" w:tplc="6CB0008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0">
    <w:nsid w:val="49D414D6"/>
    <w:multiLevelType w:val="hybridMultilevel"/>
    <w:tmpl w:val="239A521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1">
    <w:nsid w:val="4A206FC7"/>
    <w:multiLevelType w:val="hybridMultilevel"/>
    <w:tmpl w:val="064872E0"/>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2">
    <w:nsid w:val="4A4E43EA"/>
    <w:multiLevelType w:val="multilevel"/>
    <w:tmpl w:val="057A8BC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TransactionHeader"/>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3">
    <w:nsid w:val="4A5B4F2D"/>
    <w:multiLevelType w:val="hybridMultilevel"/>
    <w:tmpl w:val="5C58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4A986BB1"/>
    <w:multiLevelType w:val="hybridMultilevel"/>
    <w:tmpl w:val="AB24F71E"/>
    <w:lvl w:ilvl="0" w:tplc="F3A4946E">
      <w:start w:val="1"/>
      <w:numFmt w:val="decimal"/>
      <w:lvlText w:val="%1."/>
      <w:lvlJc w:val="left"/>
      <w:pPr>
        <w:tabs>
          <w:tab w:val="num" w:pos="648"/>
        </w:tabs>
        <w:ind w:left="648" w:hanging="360"/>
      </w:pPr>
      <w:rPr>
        <w:rFonts w:hint="default"/>
      </w:rPr>
    </w:lvl>
    <w:lvl w:ilvl="1" w:tplc="04090003" w:tentative="1">
      <w:start w:val="1"/>
      <w:numFmt w:val="lowerLetter"/>
      <w:lvlText w:val="%2."/>
      <w:lvlJc w:val="left"/>
      <w:pPr>
        <w:tabs>
          <w:tab w:val="num" w:pos="1368"/>
        </w:tabs>
        <w:ind w:left="1368" w:hanging="360"/>
      </w:pPr>
    </w:lvl>
    <w:lvl w:ilvl="2" w:tplc="04090005" w:tentative="1">
      <w:start w:val="1"/>
      <w:numFmt w:val="lowerRoman"/>
      <w:lvlText w:val="%3."/>
      <w:lvlJc w:val="right"/>
      <w:pPr>
        <w:tabs>
          <w:tab w:val="num" w:pos="2088"/>
        </w:tabs>
        <w:ind w:left="2088" w:hanging="180"/>
      </w:pPr>
    </w:lvl>
    <w:lvl w:ilvl="3" w:tplc="04090001" w:tentative="1">
      <w:start w:val="1"/>
      <w:numFmt w:val="decimal"/>
      <w:lvlText w:val="%4."/>
      <w:lvlJc w:val="left"/>
      <w:pPr>
        <w:tabs>
          <w:tab w:val="num" w:pos="2808"/>
        </w:tabs>
        <w:ind w:left="2808" w:hanging="360"/>
      </w:pPr>
    </w:lvl>
    <w:lvl w:ilvl="4" w:tplc="04090003" w:tentative="1">
      <w:start w:val="1"/>
      <w:numFmt w:val="lowerLetter"/>
      <w:lvlText w:val="%5."/>
      <w:lvlJc w:val="left"/>
      <w:pPr>
        <w:tabs>
          <w:tab w:val="num" w:pos="3528"/>
        </w:tabs>
        <w:ind w:left="3528" w:hanging="360"/>
      </w:pPr>
    </w:lvl>
    <w:lvl w:ilvl="5" w:tplc="04090005" w:tentative="1">
      <w:start w:val="1"/>
      <w:numFmt w:val="lowerRoman"/>
      <w:lvlText w:val="%6."/>
      <w:lvlJc w:val="right"/>
      <w:pPr>
        <w:tabs>
          <w:tab w:val="num" w:pos="4248"/>
        </w:tabs>
        <w:ind w:left="4248" w:hanging="180"/>
      </w:pPr>
    </w:lvl>
    <w:lvl w:ilvl="6" w:tplc="04090001" w:tentative="1">
      <w:start w:val="1"/>
      <w:numFmt w:val="decimal"/>
      <w:lvlText w:val="%7."/>
      <w:lvlJc w:val="left"/>
      <w:pPr>
        <w:tabs>
          <w:tab w:val="num" w:pos="4968"/>
        </w:tabs>
        <w:ind w:left="4968" w:hanging="360"/>
      </w:pPr>
    </w:lvl>
    <w:lvl w:ilvl="7" w:tplc="04090003" w:tentative="1">
      <w:start w:val="1"/>
      <w:numFmt w:val="lowerLetter"/>
      <w:lvlText w:val="%8."/>
      <w:lvlJc w:val="left"/>
      <w:pPr>
        <w:tabs>
          <w:tab w:val="num" w:pos="5688"/>
        </w:tabs>
        <w:ind w:left="5688" w:hanging="360"/>
      </w:pPr>
    </w:lvl>
    <w:lvl w:ilvl="8" w:tplc="04090005" w:tentative="1">
      <w:start w:val="1"/>
      <w:numFmt w:val="lowerRoman"/>
      <w:lvlText w:val="%9."/>
      <w:lvlJc w:val="right"/>
      <w:pPr>
        <w:tabs>
          <w:tab w:val="num" w:pos="6408"/>
        </w:tabs>
        <w:ind w:left="6408" w:hanging="180"/>
      </w:pPr>
    </w:lvl>
  </w:abstractNum>
  <w:abstractNum w:abstractNumId="175">
    <w:nsid w:val="4B9005F5"/>
    <w:multiLevelType w:val="hybridMultilevel"/>
    <w:tmpl w:val="982654BC"/>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6">
    <w:nsid w:val="4B9A208B"/>
    <w:multiLevelType w:val="hybridMultilevel"/>
    <w:tmpl w:val="7D602A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4C4C34B1"/>
    <w:multiLevelType w:val="hybridMultilevel"/>
    <w:tmpl w:val="4F20D9AC"/>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78">
    <w:nsid w:val="4D2E238D"/>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9">
    <w:nsid w:val="4DEE6A46"/>
    <w:multiLevelType w:val="hybridMultilevel"/>
    <w:tmpl w:val="E5F8094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0">
    <w:nsid w:val="4E031774"/>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1">
    <w:nsid w:val="4F8311A9"/>
    <w:multiLevelType w:val="hybridMultilevel"/>
    <w:tmpl w:val="353EF2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2">
    <w:nsid w:val="506A418C"/>
    <w:multiLevelType w:val="hybridMultilevel"/>
    <w:tmpl w:val="10F869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3">
    <w:nsid w:val="51B96386"/>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4">
    <w:nsid w:val="525C4B44"/>
    <w:multiLevelType w:val="hybridMultilevel"/>
    <w:tmpl w:val="450E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53540A27"/>
    <w:multiLevelType w:val="hybridMultilevel"/>
    <w:tmpl w:val="AFAA865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6">
    <w:nsid w:val="53621109"/>
    <w:multiLevelType w:val="hybridMultilevel"/>
    <w:tmpl w:val="1624CC0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7">
    <w:nsid w:val="539E254D"/>
    <w:multiLevelType w:val="hybridMultilevel"/>
    <w:tmpl w:val="D2A20FBA"/>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188">
    <w:nsid w:val="53D135EA"/>
    <w:multiLevelType w:val="hybridMultilevel"/>
    <w:tmpl w:val="4F20D9AC"/>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89">
    <w:nsid w:val="5406372E"/>
    <w:multiLevelType w:val="hybridMultilevel"/>
    <w:tmpl w:val="796A4B1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0">
    <w:nsid w:val="540B72C9"/>
    <w:multiLevelType w:val="hybridMultilevel"/>
    <w:tmpl w:val="AAD4F92C"/>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191">
    <w:nsid w:val="54102C48"/>
    <w:multiLevelType w:val="hybridMultilevel"/>
    <w:tmpl w:val="03EE1D8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2">
    <w:nsid w:val="543301F3"/>
    <w:multiLevelType w:val="hybridMultilevel"/>
    <w:tmpl w:val="7A1622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3">
    <w:nsid w:val="54AC1EE4"/>
    <w:multiLevelType w:val="hybridMultilevel"/>
    <w:tmpl w:val="A34ADA3E"/>
    <w:name w:val="business req422222222222222222222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nsid w:val="553108A0"/>
    <w:multiLevelType w:val="hybridMultilevel"/>
    <w:tmpl w:val="39BAFC86"/>
    <w:lvl w:ilvl="0" w:tplc="04090001">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5">
    <w:nsid w:val="55514CB7"/>
    <w:multiLevelType w:val="hybridMultilevel"/>
    <w:tmpl w:val="9EC0AF98"/>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6">
    <w:nsid w:val="558F2902"/>
    <w:multiLevelType w:val="hybridMultilevel"/>
    <w:tmpl w:val="0B4E06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nsid w:val="55C10D64"/>
    <w:multiLevelType w:val="hybridMultilevel"/>
    <w:tmpl w:val="BFBE570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8">
    <w:nsid w:val="55CE1012"/>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9">
    <w:nsid w:val="56291FB5"/>
    <w:multiLevelType w:val="hybridMultilevel"/>
    <w:tmpl w:val="0F38582A"/>
    <w:lvl w:ilvl="0" w:tplc="074A160C">
      <w:start w:val="3"/>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0">
    <w:nsid w:val="565E193B"/>
    <w:multiLevelType w:val="hybridMultilevel"/>
    <w:tmpl w:val="7A1622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1">
    <w:nsid w:val="56E425EE"/>
    <w:multiLevelType w:val="hybridMultilevel"/>
    <w:tmpl w:val="C876103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2">
    <w:nsid w:val="572B4336"/>
    <w:multiLevelType w:val="hybridMultilevel"/>
    <w:tmpl w:val="07767658"/>
    <w:lvl w:ilvl="0" w:tplc="F3A4946E">
      <w:start w:val="1"/>
      <w:numFmt w:val="decimal"/>
      <w:lvlText w:val="%1."/>
      <w:lvlJc w:val="left"/>
      <w:pPr>
        <w:tabs>
          <w:tab w:val="num" w:pos="418"/>
        </w:tabs>
        <w:ind w:left="418" w:hanging="418"/>
      </w:pPr>
      <w:rPr>
        <w:rFonts w:hint="default"/>
      </w:rPr>
    </w:lvl>
    <w:lvl w:ilvl="1" w:tplc="04090003">
      <w:start w:val="1"/>
      <w:numFmt w:val="decimal"/>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3">
    <w:nsid w:val="58051066"/>
    <w:multiLevelType w:val="hybridMultilevel"/>
    <w:tmpl w:val="88DCC262"/>
    <w:lvl w:ilvl="0" w:tplc="040C000F">
      <w:start w:val="1"/>
      <w:numFmt w:val="decimal"/>
      <w:lvlText w:val="%1."/>
      <w:lvlJc w:val="left"/>
      <w:pPr>
        <w:ind w:left="648" w:hanging="360"/>
      </w:pPr>
    </w:lvl>
    <w:lvl w:ilvl="1" w:tplc="040C0019">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04">
    <w:nsid w:val="587A02FC"/>
    <w:multiLevelType w:val="hybridMultilevel"/>
    <w:tmpl w:val="5060C348"/>
    <w:lvl w:ilvl="0" w:tplc="040C000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5">
    <w:nsid w:val="592E7549"/>
    <w:multiLevelType w:val="hybridMultilevel"/>
    <w:tmpl w:val="607CE45E"/>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206">
    <w:nsid w:val="59973120"/>
    <w:multiLevelType w:val="hybridMultilevel"/>
    <w:tmpl w:val="94C259F0"/>
    <w:lvl w:ilvl="0" w:tplc="05F8558E">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nsid w:val="5A610ECE"/>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8">
    <w:nsid w:val="5B256286"/>
    <w:multiLevelType w:val="hybridMultilevel"/>
    <w:tmpl w:val="01B83532"/>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09">
    <w:nsid w:val="5B922BEC"/>
    <w:multiLevelType w:val="hybridMultilevel"/>
    <w:tmpl w:val="F7F2BCA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0">
    <w:nsid w:val="5BFF148E"/>
    <w:multiLevelType w:val="hybridMultilevel"/>
    <w:tmpl w:val="8638B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1">
    <w:nsid w:val="5C1C5DC3"/>
    <w:multiLevelType w:val="hybridMultilevel"/>
    <w:tmpl w:val="728E4E0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2">
    <w:nsid w:val="5D206DFB"/>
    <w:multiLevelType w:val="hybridMultilevel"/>
    <w:tmpl w:val="01B83532"/>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13">
    <w:nsid w:val="5E134FFD"/>
    <w:multiLevelType w:val="hybridMultilevel"/>
    <w:tmpl w:val="246CC9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4">
    <w:nsid w:val="5F2979F1"/>
    <w:multiLevelType w:val="hybridMultilevel"/>
    <w:tmpl w:val="F7F2BCA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5">
    <w:nsid w:val="5F8D68CB"/>
    <w:multiLevelType w:val="hybridMultilevel"/>
    <w:tmpl w:val="7E18F1C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6">
    <w:nsid w:val="5FB204F4"/>
    <w:multiLevelType w:val="hybridMultilevel"/>
    <w:tmpl w:val="61DA4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nsid w:val="6049099A"/>
    <w:multiLevelType w:val="multilevel"/>
    <w:tmpl w:val="3B5E08BE"/>
    <w:lvl w:ilvl="0">
      <w:start w:val="1"/>
      <w:numFmt w:val="decimal"/>
      <w:pStyle w:val="ISSUE-RESOLVED"/>
      <w:lvlText w:val="ISSUE # %1  (resolved):"/>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8">
    <w:nsid w:val="606000E5"/>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9">
    <w:nsid w:val="60805732"/>
    <w:multiLevelType w:val="hybridMultilevel"/>
    <w:tmpl w:val="C9ECDE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0">
    <w:nsid w:val="6081095E"/>
    <w:multiLevelType w:val="hybridMultilevel"/>
    <w:tmpl w:val="796A4B1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1">
    <w:nsid w:val="60F318E8"/>
    <w:multiLevelType w:val="hybridMultilevel"/>
    <w:tmpl w:val="6726B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62522E2F"/>
    <w:multiLevelType w:val="hybridMultilevel"/>
    <w:tmpl w:val="D56C27A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3">
    <w:nsid w:val="62814A9F"/>
    <w:multiLevelType w:val="hybridMultilevel"/>
    <w:tmpl w:val="AB24F71E"/>
    <w:lvl w:ilvl="0" w:tplc="F3A4946E">
      <w:start w:val="1"/>
      <w:numFmt w:val="decimal"/>
      <w:lvlText w:val="%1."/>
      <w:lvlJc w:val="left"/>
      <w:pPr>
        <w:tabs>
          <w:tab w:val="num" w:pos="648"/>
        </w:tabs>
        <w:ind w:left="648" w:hanging="360"/>
      </w:pPr>
      <w:rPr>
        <w:rFonts w:hint="default"/>
      </w:rPr>
    </w:lvl>
    <w:lvl w:ilvl="1" w:tplc="04090003" w:tentative="1">
      <w:start w:val="1"/>
      <w:numFmt w:val="lowerLetter"/>
      <w:lvlText w:val="%2."/>
      <w:lvlJc w:val="left"/>
      <w:pPr>
        <w:tabs>
          <w:tab w:val="num" w:pos="1368"/>
        </w:tabs>
        <w:ind w:left="1368" w:hanging="360"/>
      </w:pPr>
    </w:lvl>
    <w:lvl w:ilvl="2" w:tplc="04090005" w:tentative="1">
      <w:start w:val="1"/>
      <w:numFmt w:val="lowerRoman"/>
      <w:lvlText w:val="%3."/>
      <w:lvlJc w:val="right"/>
      <w:pPr>
        <w:tabs>
          <w:tab w:val="num" w:pos="2088"/>
        </w:tabs>
        <w:ind w:left="2088" w:hanging="180"/>
      </w:pPr>
    </w:lvl>
    <w:lvl w:ilvl="3" w:tplc="04090001" w:tentative="1">
      <w:start w:val="1"/>
      <w:numFmt w:val="decimal"/>
      <w:lvlText w:val="%4."/>
      <w:lvlJc w:val="left"/>
      <w:pPr>
        <w:tabs>
          <w:tab w:val="num" w:pos="2808"/>
        </w:tabs>
        <w:ind w:left="2808" w:hanging="360"/>
      </w:pPr>
    </w:lvl>
    <w:lvl w:ilvl="4" w:tplc="04090003" w:tentative="1">
      <w:start w:val="1"/>
      <w:numFmt w:val="lowerLetter"/>
      <w:lvlText w:val="%5."/>
      <w:lvlJc w:val="left"/>
      <w:pPr>
        <w:tabs>
          <w:tab w:val="num" w:pos="3528"/>
        </w:tabs>
        <w:ind w:left="3528" w:hanging="360"/>
      </w:pPr>
    </w:lvl>
    <w:lvl w:ilvl="5" w:tplc="04090005" w:tentative="1">
      <w:start w:val="1"/>
      <w:numFmt w:val="lowerRoman"/>
      <w:lvlText w:val="%6."/>
      <w:lvlJc w:val="right"/>
      <w:pPr>
        <w:tabs>
          <w:tab w:val="num" w:pos="4248"/>
        </w:tabs>
        <w:ind w:left="4248" w:hanging="180"/>
      </w:pPr>
    </w:lvl>
    <w:lvl w:ilvl="6" w:tplc="04090001" w:tentative="1">
      <w:start w:val="1"/>
      <w:numFmt w:val="decimal"/>
      <w:lvlText w:val="%7."/>
      <w:lvlJc w:val="left"/>
      <w:pPr>
        <w:tabs>
          <w:tab w:val="num" w:pos="4968"/>
        </w:tabs>
        <w:ind w:left="4968" w:hanging="360"/>
      </w:pPr>
    </w:lvl>
    <w:lvl w:ilvl="7" w:tplc="04090003" w:tentative="1">
      <w:start w:val="1"/>
      <w:numFmt w:val="lowerLetter"/>
      <w:lvlText w:val="%8."/>
      <w:lvlJc w:val="left"/>
      <w:pPr>
        <w:tabs>
          <w:tab w:val="num" w:pos="5688"/>
        </w:tabs>
        <w:ind w:left="5688" w:hanging="360"/>
      </w:pPr>
    </w:lvl>
    <w:lvl w:ilvl="8" w:tplc="04090005" w:tentative="1">
      <w:start w:val="1"/>
      <w:numFmt w:val="lowerRoman"/>
      <w:lvlText w:val="%9."/>
      <w:lvlJc w:val="right"/>
      <w:pPr>
        <w:tabs>
          <w:tab w:val="num" w:pos="6408"/>
        </w:tabs>
        <w:ind w:left="6408" w:hanging="180"/>
      </w:pPr>
    </w:lvl>
  </w:abstractNum>
  <w:abstractNum w:abstractNumId="224">
    <w:nsid w:val="62B04949"/>
    <w:multiLevelType w:val="hybridMultilevel"/>
    <w:tmpl w:val="F6EA3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62C269F1"/>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6">
    <w:nsid w:val="638E0103"/>
    <w:multiLevelType w:val="hybridMultilevel"/>
    <w:tmpl w:val="25F474B4"/>
    <w:name w:val="business req4222222222222222222222222222"/>
    <w:lvl w:ilvl="0" w:tplc="8B34AAC4">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227">
    <w:nsid w:val="6398788F"/>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8">
    <w:nsid w:val="63B2656B"/>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29">
    <w:nsid w:val="63CE1E41"/>
    <w:multiLevelType w:val="hybridMultilevel"/>
    <w:tmpl w:val="1C0E9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64431EF6"/>
    <w:multiLevelType w:val="hybridMultilevel"/>
    <w:tmpl w:val="19F4E6E0"/>
    <w:lvl w:ilvl="0" w:tplc="0409000F">
      <w:start w:val="1"/>
      <w:numFmt w:val="bullet"/>
      <w:lvlText w:val=""/>
      <w:lvlJc w:val="left"/>
      <w:pPr>
        <w:ind w:left="720" w:hanging="360"/>
      </w:pPr>
      <w:rPr>
        <w:rFonts w:ascii="Symbol" w:hAnsi="Symbol" w:hint="default"/>
      </w:rPr>
    </w:lvl>
    <w:lvl w:ilvl="1" w:tplc="04090001">
      <w:start w:val="1"/>
      <w:numFmt w:val="bullet"/>
      <w:lvlText w:val="o"/>
      <w:lvlJc w:val="left"/>
      <w:pPr>
        <w:ind w:left="1440" w:hanging="360"/>
      </w:pPr>
      <w:rPr>
        <w:rFonts w:ascii="Courier New" w:hAnsi="Courier New" w:cs="Courier New" w:hint="default"/>
      </w:rPr>
    </w:lvl>
    <w:lvl w:ilvl="2" w:tplc="F3E08216">
      <w:start w:val="1"/>
      <w:numFmt w:val="bullet"/>
      <w:lvlText w:val=""/>
      <w:lvlJc w:val="left"/>
      <w:pPr>
        <w:ind w:left="2160" w:hanging="360"/>
      </w:pPr>
      <w:rPr>
        <w:rFonts w:ascii="Wingdings" w:hAnsi="Wingdings" w:hint="default"/>
      </w:rPr>
    </w:lvl>
    <w:lvl w:ilvl="3" w:tplc="6914A2FA">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1">
    <w:nsid w:val="647B17AF"/>
    <w:multiLevelType w:val="hybridMultilevel"/>
    <w:tmpl w:val="B3B6CCFC"/>
    <w:lvl w:ilvl="0" w:tplc="0409000F">
      <w:start w:val="1"/>
      <w:numFmt w:val="upperLetter"/>
      <w:pStyle w:val="ListNumber2"/>
      <w:lvlText w:val="%1."/>
      <w:lvlJc w:val="left"/>
      <w:pPr>
        <w:tabs>
          <w:tab w:val="num" w:pos="0"/>
        </w:tabs>
        <w:ind w:left="283" w:hanging="283"/>
      </w:pPr>
      <w:rPr>
        <w:rFonts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2">
    <w:nsid w:val="64E60D3E"/>
    <w:multiLevelType w:val="hybridMultilevel"/>
    <w:tmpl w:val="575247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3">
    <w:nsid w:val="64F01FD4"/>
    <w:multiLevelType w:val="hybridMultilevel"/>
    <w:tmpl w:val="7E18F1C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4">
    <w:nsid w:val="64F66D4B"/>
    <w:multiLevelType w:val="hybridMultilevel"/>
    <w:tmpl w:val="C6F05E4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5">
    <w:nsid w:val="65040D86"/>
    <w:multiLevelType w:val="hybridMultilevel"/>
    <w:tmpl w:val="0C78D158"/>
    <w:lvl w:ilvl="0" w:tplc="A3BA893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65B356E9"/>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7">
    <w:nsid w:val="660E6E7B"/>
    <w:multiLevelType w:val="hybridMultilevel"/>
    <w:tmpl w:val="0A48BE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8">
    <w:nsid w:val="6622788C"/>
    <w:multiLevelType w:val="hybridMultilevel"/>
    <w:tmpl w:val="CAEC35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9">
    <w:nsid w:val="66312577"/>
    <w:multiLevelType w:val="hybridMultilevel"/>
    <w:tmpl w:val="DD7EC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66B04801"/>
    <w:multiLevelType w:val="hybridMultilevel"/>
    <w:tmpl w:val="F4F61B6C"/>
    <w:lvl w:ilvl="0" w:tplc="040C000F">
      <w:start w:val="1"/>
      <w:numFmt w:val="decimal"/>
      <w:lvlText w:val="%1."/>
      <w:lvlJc w:val="left"/>
      <w:pPr>
        <w:ind w:left="654" w:hanging="360"/>
      </w:p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41">
    <w:nsid w:val="66B16F41"/>
    <w:multiLevelType w:val="hybridMultilevel"/>
    <w:tmpl w:val="9188B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2">
    <w:nsid w:val="67690576"/>
    <w:multiLevelType w:val="hybridMultilevel"/>
    <w:tmpl w:val="5FC0BABA"/>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728" w:hanging="360"/>
      </w:pPr>
    </w:lvl>
    <w:lvl w:ilvl="2" w:tplc="040C001B" w:tentative="1">
      <w:start w:val="1"/>
      <w:numFmt w:val="lowerRoman"/>
      <w:lvlText w:val="%3."/>
      <w:lvlJc w:val="right"/>
      <w:pPr>
        <w:ind w:left="2448" w:hanging="180"/>
      </w:pPr>
    </w:lvl>
    <w:lvl w:ilvl="3" w:tplc="040C000F" w:tentative="1">
      <w:start w:val="1"/>
      <w:numFmt w:val="decimal"/>
      <w:lvlText w:val="%4."/>
      <w:lvlJc w:val="left"/>
      <w:pPr>
        <w:ind w:left="3168" w:hanging="360"/>
      </w:pPr>
    </w:lvl>
    <w:lvl w:ilvl="4" w:tplc="040C0019" w:tentative="1">
      <w:start w:val="1"/>
      <w:numFmt w:val="lowerLetter"/>
      <w:lvlText w:val="%5."/>
      <w:lvlJc w:val="left"/>
      <w:pPr>
        <w:ind w:left="3888" w:hanging="360"/>
      </w:pPr>
    </w:lvl>
    <w:lvl w:ilvl="5" w:tplc="040C001B" w:tentative="1">
      <w:start w:val="1"/>
      <w:numFmt w:val="lowerRoman"/>
      <w:lvlText w:val="%6."/>
      <w:lvlJc w:val="right"/>
      <w:pPr>
        <w:ind w:left="4608" w:hanging="180"/>
      </w:pPr>
    </w:lvl>
    <w:lvl w:ilvl="6" w:tplc="040C000F" w:tentative="1">
      <w:start w:val="1"/>
      <w:numFmt w:val="decimal"/>
      <w:lvlText w:val="%7."/>
      <w:lvlJc w:val="left"/>
      <w:pPr>
        <w:ind w:left="5328" w:hanging="360"/>
      </w:pPr>
    </w:lvl>
    <w:lvl w:ilvl="7" w:tplc="040C0019" w:tentative="1">
      <w:start w:val="1"/>
      <w:numFmt w:val="lowerLetter"/>
      <w:lvlText w:val="%8."/>
      <w:lvlJc w:val="left"/>
      <w:pPr>
        <w:ind w:left="6048" w:hanging="360"/>
      </w:pPr>
    </w:lvl>
    <w:lvl w:ilvl="8" w:tplc="040C001B" w:tentative="1">
      <w:start w:val="1"/>
      <w:numFmt w:val="lowerRoman"/>
      <w:lvlText w:val="%9."/>
      <w:lvlJc w:val="right"/>
      <w:pPr>
        <w:ind w:left="6768" w:hanging="180"/>
      </w:pPr>
    </w:lvl>
  </w:abstractNum>
  <w:abstractNum w:abstractNumId="243">
    <w:nsid w:val="67D945FF"/>
    <w:multiLevelType w:val="hybridMultilevel"/>
    <w:tmpl w:val="A88230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4">
    <w:nsid w:val="67E03F17"/>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5">
    <w:nsid w:val="695D758A"/>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6">
    <w:nsid w:val="69B50A1A"/>
    <w:multiLevelType w:val="hybridMultilevel"/>
    <w:tmpl w:val="73A272DA"/>
    <w:lvl w:ilvl="0" w:tplc="0409000F">
      <w:start w:val="1"/>
      <w:numFmt w:val="bullet"/>
      <w:lvlText w:val=""/>
      <w:lvlJc w:val="left"/>
      <w:pPr>
        <w:tabs>
          <w:tab w:val="num" w:pos="720"/>
        </w:tabs>
        <w:ind w:left="720" w:hanging="360"/>
      </w:pPr>
      <w:rPr>
        <w:rFonts w:ascii="Symbol" w:hAnsi="Symbol" w:hint="default"/>
      </w:rPr>
    </w:lvl>
    <w:lvl w:ilvl="1" w:tplc="623894A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7">
    <w:nsid w:val="6AB43E13"/>
    <w:multiLevelType w:val="hybridMultilevel"/>
    <w:tmpl w:val="9F1696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8">
    <w:nsid w:val="6AEA56C5"/>
    <w:multiLevelType w:val="hybridMultilevel"/>
    <w:tmpl w:val="9A121EBA"/>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9">
    <w:nsid w:val="6B625378"/>
    <w:multiLevelType w:val="hybridMultilevel"/>
    <w:tmpl w:val="CD06E194"/>
    <w:lvl w:ilvl="0" w:tplc="F3A4946E">
      <w:start w:val="1"/>
      <w:numFmt w:val="decimal"/>
      <w:lvlText w:val="%1."/>
      <w:lvlJc w:val="left"/>
      <w:pPr>
        <w:tabs>
          <w:tab w:val="num" w:pos="706"/>
        </w:tabs>
        <w:ind w:left="706" w:hanging="41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6C0A1C79"/>
    <w:multiLevelType w:val="hybridMultilevel"/>
    <w:tmpl w:val="EE18BF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6C804870"/>
    <w:multiLevelType w:val="hybridMultilevel"/>
    <w:tmpl w:val="7E18F1C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2">
    <w:nsid w:val="6D3F4635"/>
    <w:multiLevelType w:val="hybridMultilevel"/>
    <w:tmpl w:val="061A7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6D732770"/>
    <w:multiLevelType w:val="hybridMultilevel"/>
    <w:tmpl w:val="6684488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4">
    <w:nsid w:val="6DDE2500"/>
    <w:multiLevelType w:val="hybridMultilevel"/>
    <w:tmpl w:val="65B2C87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5">
    <w:nsid w:val="6E9D51AA"/>
    <w:multiLevelType w:val="hybridMultilevel"/>
    <w:tmpl w:val="51CC6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704A0DC0"/>
    <w:multiLevelType w:val="hybridMultilevel"/>
    <w:tmpl w:val="10F869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7">
    <w:nsid w:val="709D0129"/>
    <w:multiLevelType w:val="hybridMultilevel"/>
    <w:tmpl w:val="1EECC5D4"/>
    <w:lvl w:ilvl="0" w:tplc="5F7A2402">
      <w:start w:val="1"/>
      <w:numFmt w:val="decimal"/>
      <w:lvlText w:val="%1."/>
      <w:lvlJc w:val="left"/>
      <w:pPr>
        <w:ind w:left="648" w:hanging="360"/>
      </w:pPr>
      <w:rPr>
        <w:strike w:val="0"/>
      </w:rPr>
    </w:lvl>
    <w:lvl w:ilvl="1" w:tplc="040C0019">
      <w:start w:val="1"/>
      <w:numFmt w:val="lowerLetter"/>
      <w:lvlText w:val="%2."/>
      <w:lvlJc w:val="left"/>
      <w:pPr>
        <w:ind w:left="1368" w:hanging="360"/>
      </w:pPr>
    </w:lvl>
    <w:lvl w:ilvl="2" w:tplc="040C001B">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58">
    <w:nsid w:val="715758E9"/>
    <w:multiLevelType w:val="hybridMultilevel"/>
    <w:tmpl w:val="1624CC0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9">
    <w:nsid w:val="716A3CFB"/>
    <w:multiLevelType w:val="hybridMultilevel"/>
    <w:tmpl w:val="8E3AE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nsid w:val="71B73AFD"/>
    <w:multiLevelType w:val="hybridMultilevel"/>
    <w:tmpl w:val="5060C348"/>
    <w:lvl w:ilvl="0" w:tplc="040C000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1">
    <w:nsid w:val="72212A95"/>
    <w:multiLevelType w:val="hybridMultilevel"/>
    <w:tmpl w:val="E108A7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2">
    <w:nsid w:val="72381115"/>
    <w:multiLevelType w:val="hybridMultilevel"/>
    <w:tmpl w:val="8550C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72E62CAE"/>
    <w:multiLevelType w:val="hybridMultilevel"/>
    <w:tmpl w:val="0DDE478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4">
    <w:nsid w:val="73537E4B"/>
    <w:multiLevelType w:val="multilevel"/>
    <w:tmpl w:val="2E828BFA"/>
    <w:lvl w:ilvl="0">
      <w:start w:val="1"/>
      <w:numFmt w:val="decimal"/>
      <w:pStyle w:val="ISSUE"/>
      <w:suff w:val="nothing"/>
      <w:lvlText w:val="ISSUE #%1: "/>
      <w:lvlJc w:val="left"/>
      <w:pPr>
        <w:ind w:left="1152" w:hanging="432"/>
      </w:pPr>
      <w:rPr>
        <w:rFonts w:hint="default"/>
      </w:rPr>
    </w:lvl>
    <w:lvl w:ilvl="1">
      <w:start w:val="1"/>
      <w:numFmt w:val="decimal"/>
      <w:lvlText w:val="%1.%2"/>
      <w:lvlJc w:val="left"/>
      <w:pPr>
        <w:tabs>
          <w:tab w:val="num" w:pos="1296"/>
        </w:tabs>
        <w:ind w:left="1296" w:hanging="576"/>
      </w:pPr>
      <w:rPr>
        <w:rFonts w:hint="default"/>
      </w:rPr>
    </w:lvl>
    <w:lvl w:ilvl="2">
      <w:start w:val="1"/>
      <w:numFmt w:val="decimal"/>
      <w:lvlText w:val="%2. ISSUE:"/>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65">
    <w:nsid w:val="75C421EB"/>
    <w:multiLevelType w:val="hybridMultilevel"/>
    <w:tmpl w:val="1C0E9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75E47653"/>
    <w:multiLevelType w:val="hybridMultilevel"/>
    <w:tmpl w:val="0DDE478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7">
    <w:nsid w:val="764E62BC"/>
    <w:multiLevelType w:val="hybridMultilevel"/>
    <w:tmpl w:val="764E62BC"/>
    <w:lvl w:ilvl="0" w:tplc="4F1C6686">
      <w:start w:val="1"/>
      <w:numFmt w:val="bullet"/>
      <w:lvlText w:val="·"/>
      <w:lvlJc w:val="left"/>
      <w:pPr>
        <w:tabs>
          <w:tab w:val="num" w:pos="720"/>
        </w:tabs>
        <w:ind w:left="1080" w:hanging="360"/>
      </w:pPr>
      <w:rPr>
        <w:rFonts w:ascii="Symbol" w:eastAsia="Symbol" w:hAnsi="Symbol" w:cs="Symbol"/>
      </w:rPr>
    </w:lvl>
    <w:lvl w:ilvl="1" w:tplc="8668DD92">
      <w:start w:val="1"/>
      <w:numFmt w:val="lowerLetter"/>
      <w:lvlText w:val="%2."/>
      <w:lvlJc w:val="left"/>
      <w:pPr>
        <w:tabs>
          <w:tab w:val="num" w:pos="1440"/>
        </w:tabs>
        <w:ind w:left="1440" w:hanging="360"/>
      </w:pPr>
    </w:lvl>
    <w:lvl w:ilvl="2" w:tplc="E138B804">
      <w:start w:val="1"/>
      <w:numFmt w:val="lowerRoman"/>
      <w:lvlText w:val="%3."/>
      <w:lvlJc w:val="right"/>
      <w:pPr>
        <w:tabs>
          <w:tab w:val="num" w:pos="2160"/>
        </w:tabs>
        <w:ind w:left="2160" w:hanging="180"/>
      </w:pPr>
    </w:lvl>
    <w:lvl w:ilvl="3" w:tplc="148ECBE4">
      <w:start w:val="1"/>
      <w:numFmt w:val="decimal"/>
      <w:lvlText w:val="%4."/>
      <w:lvlJc w:val="left"/>
      <w:pPr>
        <w:tabs>
          <w:tab w:val="num" w:pos="2880"/>
        </w:tabs>
        <w:ind w:left="2880" w:hanging="360"/>
      </w:pPr>
    </w:lvl>
    <w:lvl w:ilvl="4" w:tplc="5D0ADBCE">
      <w:start w:val="1"/>
      <w:numFmt w:val="lowerLetter"/>
      <w:lvlText w:val="%5."/>
      <w:lvlJc w:val="left"/>
      <w:pPr>
        <w:tabs>
          <w:tab w:val="num" w:pos="3600"/>
        </w:tabs>
        <w:ind w:left="3600" w:hanging="360"/>
      </w:pPr>
    </w:lvl>
    <w:lvl w:ilvl="5" w:tplc="F33C0E54">
      <w:start w:val="1"/>
      <w:numFmt w:val="lowerRoman"/>
      <w:lvlText w:val="%6."/>
      <w:lvlJc w:val="right"/>
      <w:pPr>
        <w:tabs>
          <w:tab w:val="num" w:pos="4320"/>
        </w:tabs>
        <w:ind w:left="4320" w:hanging="180"/>
      </w:pPr>
    </w:lvl>
    <w:lvl w:ilvl="6" w:tplc="04B25D96">
      <w:start w:val="1"/>
      <w:numFmt w:val="decimal"/>
      <w:lvlText w:val="%7."/>
      <w:lvlJc w:val="left"/>
      <w:pPr>
        <w:tabs>
          <w:tab w:val="num" w:pos="5040"/>
        </w:tabs>
        <w:ind w:left="5040" w:hanging="360"/>
      </w:pPr>
    </w:lvl>
    <w:lvl w:ilvl="7" w:tplc="ACD28D78">
      <w:start w:val="1"/>
      <w:numFmt w:val="lowerLetter"/>
      <w:lvlText w:val="%8."/>
      <w:lvlJc w:val="left"/>
      <w:pPr>
        <w:tabs>
          <w:tab w:val="num" w:pos="5760"/>
        </w:tabs>
        <w:ind w:left="5760" w:hanging="360"/>
      </w:pPr>
    </w:lvl>
    <w:lvl w:ilvl="8" w:tplc="ADA2A54E">
      <w:start w:val="1"/>
      <w:numFmt w:val="lowerRoman"/>
      <w:lvlText w:val="%9."/>
      <w:lvlJc w:val="right"/>
      <w:pPr>
        <w:tabs>
          <w:tab w:val="num" w:pos="6480"/>
        </w:tabs>
        <w:ind w:left="6480" w:hanging="180"/>
      </w:pPr>
    </w:lvl>
  </w:abstractNum>
  <w:abstractNum w:abstractNumId="268">
    <w:nsid w:val="76E45623"/>
    <w:multiLevelType w:val="hybridMultilevel"/>
    <w:tmpl w:val="71DA41F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9">
    <w:nsid w:val="770B3B6E"/>
    <w:multiLevelType w:val="hybridMultilevel"/>
    <w:tmpl w:val="1EECC5D4"/>
    <w:lvl w:ilvl="0" w:tplc="5F7A2402">
      <w:start w:val="1"/>
      <w:numFmt w:val="decimal"/>
      <w:lvlText w:val="%1."/>
      <w:lvlJc w:val="left"/>
      <w:pPr>
        <w:ind w:left="648" w:hanging="360"/>
      </w:pPr>
      <w:rPr>
        <w:strike w:val="0"/>
      </w:rPr>
    </w:lvl>
    <w:lvl w:ilvl="1" w:tplc="040C0019">
      <w:start w:val="1"/>
      <w:numFmt w:val="lowerLetter"/>
      <w:lvlText w:val="%2."/>
      <w:lvlJc w:val="left"/>
      <w:pPr>
        <w:ind w:left="1368" w:hanging="360"/>
      </w:pPr>
    </w:lvl>
    <w:lvl w:ilvl="2" w:tplc="040C001B">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70">
    <w:nsid w:val="77346A1C"/>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71">
    <w:nsid w:val="773756EA"/>
    <w:multiLevelType w:val="hybridMultilevel"/>
    <w:tmpl w:val="147C4C6A"/>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2">
    <w:nsid w:val="776C4570"/>
    <w:multiLevelType w:val="hybridMultilevel"/>
    <w:tmpl w:val="E06887EC"/>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3">
    <w:nsid w:val="78940D3A"/>
    <w:multiLevelType w:val="hybridMultilevel"/>
    <w:tmpl w:val="6D862E24"/>
    <w:lvl w:ilvl="0" w:tplc="CB5033C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793C4683"/>
    <w:multiLevelType w:val="hybridMultilevel"/>
    <w:tmpl w:val="DE04DC1A"/>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5">
    <w:nsid w:val="797C53A9"/>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76">
    <w:nsid w:val="7A58659C"/>
    <w:multiLevelType w:val="hybridMultilevel"/>
    <w:tmpl w:val="E81CF978"/>
    <w:lvl w:ilvl="0" w:tplc="040C000F">
      <w:start w:val="1"/>
      <w:numFmt w:val="decimal"/>
      <w:lvlText w:val="%1."/>
      <w:lvlJc w:val="left"/>
      <w:pPr>
        <w:ind w:left="648" w:hanging="360"/>
      </w:p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277">
    <w:nsid w:val="7A834C7C"/>
    <w:multiLevelType w:val="hybridMultilevel"/>
    <w:tmpl w:val="0DDE478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8">
    <w:nsid w:val="7A8C23FB"/>
    <w:multiLevelType w:val="hybridMultilevel"/>
    <w:tmpl w:val="528ADF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7B4561EA"/>
    <w:multiLevelType w:val="hybridMultilevel"/>
    <w:tmpl w:val="E06887EC"/>
    <w:lvl w:ilvl="0" w:tplc="0409000F">
      <w:start w:val="1"/>
      <w:numFmt w:val="decimal"/>
      <w:lvlText w:val="%1."/>
      <w:lvlJc w:val="left"/>
      <w:pPr>
        <w:tabs>
          <w:tab w:val="num" w:pos="648"/>
        </w:tabs>
        <w:ind w:left="64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0">
    <w:nsid w:val="7B885E3A"/>
    <w:multiLevelType w:val="hybridMultilevel"/>
    <w:tmpl w:val="796A4B1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nsid w:val="7C534348"/>
    <w:multiLevelType w:val="hybridMultilevel"/>
    <w:tmpl w:val="BD5AD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7C8A09A0"/>
    <w:multiLevelType w:val="hybridMultilevel"/>
    <w:tmpl w:val="EF44BA54"/>
    <w:lvl w:ilvl="0" w:tplc="2BFA682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7D0156F2"/>
    <w:multiLevelType w:val="hybridMultilevel"/>
    <w:tmpl w:val="1624CC0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4">
    <w:nsid w:val="7F8D2041"/>
    <w:multiLevelType w:val="multilevel"/>
    <w:tmpl w:val="1094687C"/>
    <w:lvl w:ilvl="0">
      <w:start w:val="1"/>
      <w:numFmt w:val="bullet"/>
      <w:lvlRestart w:val="0"/>
      <w:pStyle w:val="Bullet1"/>
      <w:lvlText w:val="■"/>
      <w:lvlJc w:val="left"/>
      <w:pPr>
        <w:tabs>
          <w:tab w:val="num" w:pos="1247"/>
        </w:tabs>
        <w:ind w:left="1247" w:hanging="340"/>
      </w:pPr>
      <w:rPr>
        <w:rFonts w:ascii="Times New Roman" w:hAnsi="Times New Roman" w:cs="Times New Roman"/>
        <w:b/>
        <w:i w:val="0"/>
        <w:color w:val="FF6600"/>
        <w:sz w:val="26"/>
        <w:szCs w:val="26"/>
      </w:rPr>
    </w:lvl>
    <w:lvl w:ilvl="1">
      <w:start w:val="1"/>
      <w:numFmt w:val="bullet"/>
      <w:lvlRestart w:val="0"/>
      <w:pStyle w:val="Bullet1"/>
      <w:lvlText w:val=""/>
      <w:lvlJc w:val="left"/>
      <w:pPr>
        <w:tabs>
          <w:tab w:val="num" w:pos="1587"/>
        </w:tabs>
        <w:ind w:left="1587" w:hanging="340"/>
      </w:pPr>
      <w:rPr>
        <w:rFonts w:ascii="Times New Roman" w:hAnsi="Times New Roman" w:cs="Times New Roman"/>
        <w:b/>
        <w:i w:val="0"/>
        <w:color w:val="FF6600"/>
        <w:sz w:val="20"/>
        <w:szCs w:val="20"/>
      </w:rPr>
    </w:lvl>
    <w:lvl w:ilvl="2">
      <w:start w:val="1"/>
      <w:numFmt w:val="bullet"/>
      <w:lvlRestart w:val="0"/>
      <w:lvlText w:val="■"/>
      <w:lvlJc w:val="left"/>
      <w:pPr>
        <w:tabs>
          <w:tab w:val="num" w:pos="1587"/>
        </w:tabs>
        <w:ind w:left="1587" w:hanging="340"/>
      </w:pPr>
      <w:rPr>
        <w:rFonts w:ascii="Times New Roman" w:hAnsi="Times New Roman" w:cs="Times New Roman"/>
        <w:b/>
        <w:i w:val="0"/>
        <w:color w:val="FF6600"/>
        <w:sz w:val="26"/>
        <w:szCs w:val="26"/>
      </w:rPr>
    </w:lvl>
    <w:lvl w:ilvl="3">
      <w:start w:val="1"/>
      <w:numFmt w:val="bullet"/>
      <w:lvlRestart w:val="0"/>
      <w:lvlText w:val=""/>
      <w:lvlJc w:val="left"/>
      <w:pPr>
        <w:tabs>
          <w:tab w:val="num" w:pos="1928"/>
        </w:tabs>
        <w:ind w:left="1928" w:hanging="341"/>
      </w:pPr>
      <w:rPr>
        <w:rFonts w:ascii="Times New Roman" w:hAnsi="Times New Roman" w:cs="Times New Roman"/>
        <w:b/>
        <w:i w:val="0"/>
        <w:color w:val="FF6600"/>
        <w:sz w:val="20"/>
        <w:szCs w:val="20"/>
      </w:rPr>
    </w:lvl>
    <w:lvl w:ilvl="4">
      <w:start w:val="1"/>
      <w:numFmt w:val="none"/>
      <w:lvlRestart w:val="0"/>
      <w:lvlText w:val=""/>
      <w:lvlJc w:val="left"/>
      <w:pPr>
        <w:tabs>
          <w:tab w:val="num" w:pos="1417"/>
        </w:tabs>
        <w:ind w:left="1417" w:hanging="283"/>
      </w:pPr>
      <w:rPr>
        <w:sz w:val="24"/>
        <w:szCs w:val="24"/>
      </w:rPr>
    </w:lvl>
    <w:lvl w:ilvl="5">
      <w:start w:val="1"/>
      <w:numFmt w:val="none"/>
      <w:lvlRestart w:val="0"/>
      <w:lvlText w:val=""/>
      <w:lvlJc w:val="left"/>
      <w:pPr>
        <w:tabs>
          <w:tab w:val="num" w:pos="1701"/>
        </w:tabs>
        <w:ind w:left="1701" w:hanging="284"/>
      </w:pPr>
      <w:rPr>
        <w:sz w:val="20"/>
        <w:szCs w:val="20"/>
      </w:rPr>
    </w:lvl>
    <w:lvl w:ilvl="6">
      <w:start w:val="1"/>
      <w:numFmt w:val="none"/>
      <w:lvlRestart w:val="0"/>
      <w:lvlText w:val=""/>
      <w:lvlJc w:val="left"/>
      <w:pPr>
        <w:tabs>
          <w:tab w:val="num" w:pos="1417"/>
        </w:tabs>
        <w:ind w:left="1417" w:hanging="283"/>
      </w:pPr>
      <w:rPr>
        <w:sz w:val="24"/>
        <w:szCs w:val="24"/>
      </w:rPr>
    </w:lvl>
    <w:lvl w:ilvl="7">
      <w:start w:val="1"/>
      <w:numFmt w:val="none"/>
      <w:lvlRestart w:val="0"/>
      <w:lvlText w:val=""/>
      <w:lvlJc w:val="left"/>
      <w:pPr>
        <w:tabs>
          <w:tab w:val="num" w:pos="1701"/>
        </w:tabs>
        <w:ind w:left="1701" w:hanging="284"/>
      </w:pPr>
      <w:rPr>
        <w:sz w:val="20"/>
        <w:szCs w:val="20"/>
      </w:rPr>
    </w:lvl>
    <w:lvl w:ilvl="8">
      <w:start w:val="1"/>
      <w:numFmt w:val="none"/>
      <w:lvlRestart w:val="0"/>
      <w:lvlText w:val=""/>
      <w:lvlJc w:val="left"/>
      <w:pPr>
        <w:tabs>
          <w:tab w:val="num" w:pos="8997"/>
        </w:tabs>
        <w:ind w:left="4320" w:hanging="1440"/>
      </w:pPr>
    </w:lvl>
  </w:abstractNum>
  <w:abstractNum w:abstractNumId="285">
    <w:nsid w:val="7FAF308E"/>
    <w:multiLevelType w:val="hybridMultilevel"/>
    <w:tmpl w:val="1B0E61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2"/>
  </w:num>
  <w:num w:numId="2">
    <w:abstractNumId w:val="114"/>
  </w:num>
  <w:num w:numId="3">
    <w:abstractNumId w:val="264"/>
  </w:num>
  <w:num w:numId="4">
    <w:abstractNumId w:val="88"/>
  </w:num>
  <w:num w:numId="5">
    <w:abstractNumId w:val="83"/>
  </w:num>
  <w:num w:numId="6">
    <w:abstractNumId w:val="39"/>
  </w:num>
  <w:num w:numId="7">
    <w:abstractNumId w:val="77"/>
  </w:num>
  <w:num w:numId="8">
    <w:abstractNumId w:val="217"/>
  </w:num>
  <w:num w:numId="9">
    <w:abstractNumId w:val="1"/>
  </w:num>
  <w:num w:numId="10">
    <w:abstractNumId w:val="230"/>
  </w:num>
  <w:num w:numId="11">
    <w:abstractNumId w:val="167"/>
  </w:num>
  <w:num w:numId="12">
    <w:abstractNumId w:val="231"/>
  </w:num>
  <w:num w:numId="13">
    <w:abstractNumId w:val="0"/>
  </w:num>
  <w:num w:numId="14">
    <w:abstractNumId w:val="284"/>
  </w:num>
  <w:num w:numId="15">
    <w:abstractNumId w:val="205"/>
  </w:num>
  <w:num w:numId="1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3"/>
  </w:num>
  <w:num w:numId="18">
    <w:abstractNumId w:val="209"/>
  </w:num>
  <w:num w:numId="19">
    <w:abstractNumId w:val="251"/>
  </w:num>
  <w:num w:numId="20">
    <w:abstractNumId w:val="37"/>
  </w:num>
  <w:num w:numId="21">
    <w:abstractNumId w:val="61"/>
  </w:num>
  <w:num w:numId="22">
    <w:abstractNumId w:val="10"/>
  </w:num>
  <w:num w:numId="23">
    <w:abstractNumId w:val="101"/>
  </w:num>
  <w:num w:numId="24">
    <w:abstractNumId w:val="179"/>
  </w:num>
  <w:num w:numId="25">
    <w:abstractNumId w:val="110"/>
  </w:num>
  <w:num w:numId="26">
    <w:abstractNumId w:val="147"/>
  </w:num>
  <w:num w:numId="27">
    <w:abstractNumId w:val="148"/>
  </w:num>
  <w:num w:numId="28">
    <w:abstractNumId w:val="185"/>
  </w:num>
  <w:num w:numId="29">
    <w:abstractNumId w:val="191"/>
  </w:num>
  <w:num w:numId="30">
    <w:abstractNumId w:val="42"/>
  </w:num>
  <w:num w:numId="31">
    <w:abstractNumId w:val="120"/>
  </w:num>
  <w:num w:numId="32">
    <w:abstractNumId w:val="151"/>
  </w:num>
  <w:num w:numId="33">
    <w:abstractNumId w:val="111"/>
  </w:num>
  <w:num w:numId="34">
    <w:abstractNumId w:val="253"/>
  </w:num>
  <w:num w:numId="35">
    <w:abstractNumId w:val="11"/>
  </w:num>
  <w:num w:numId="36">
    <w:abstractNumId w:val="12"/>
  </w:num>
  <w:num w:numId="37">
    <w:abstractNumId w:val="208"/>
  </w:num>
  <w:num w:numId="38">
    <w:abstractNumId w:val="131"/>
  </w:num>
  <w:num w:numId="39">
    <w:abstractNumId w:val="56"/>
  </w:num>
  <w:num w:numId="40">
    <w:abstractNumId w:val="58"/>
  </w:num>
  <w:num w:numId="41">
    <w:abstractNumId w:val="190"/>
  </w:num>
  <w:num w:numId="42">
    <w:abstractNumId w:val="50"/>
  </w:num>
  <w:num w:numId="43">
    <w:abstractNumId w:val="28"/>
  </w:num>
  <w:num w:numId="44">
    <w:abstractNumId w:val="202"/>
    <w:lvlOverride w:ilvl="0">
      <w:startOverride w:val="1"/>
    </w:lvlOverride>
  </w:num>
  <w:num w:numId="45">
    <w:abstractNumId w:val="118"/>
  </w:num>
  <w:num w:numId="46">
    <w:abstractNumId w:val="232"/>
  </w:num>
  <w:num w:numId="47">
    <w:abstractNumId w:val="29"/>
  </w:num>
  <w:num w:numId="48">
    <w:abstractNumId w:val="144"/>
  </w:num>
  <w:num w:numId="49">
    <w:abstractNumId w:val="138"/>
  </w:num>
  <w:num w:numId="50">
    <w:abstractNumId w:val="117"/>
  </w:num>
  <w:num w:numId="51">
    <w:abstractNumId w:val="219"/>
  </w:num>
  <w:num w:numId="52">
    <w:abstractNumId w:val="85"/>
  </w:num>
  <w:num w:numId="53">
    <w:abstractNumId w:val="214"/>
  </w:num>
  <w:num w:numId="54">
    <w:abstractNumId w:val="246"/>
  </w:num>
  <w:num w:numId="55">
    <w:abstractNumId w:val="146"/>
  </w:num>
  <w:num w:numId="56">
    <w:abstractNumId w:val="113"/>
  </w:num>
  <w:num w:numId="57">
    <w:abstractNumId w:val="108"/>
  </w:num>
  <w:num w:numId="58">
    <w:abstractNumId w:val="52"/>
  </w:num>
  <w:num w:numId="59">
    <w:abstractNumId w:val="200"/>
  </w:num>
  <w:num w:numId="60">
    <w:abstractNumId w:val="62"/>
  </w:num>
  <w:num w:numId="61">
    <w:abstractNumId w:val="70"/>
  </w:num>
  <w:num w:numId="62">
    <w:abstractNumId w:val="187"/>
  </w:num>
  <w:num w:numId="63">
    <w:abstractNumId w:val="87"/>
  </w:num>
  <w:num w:numId="64">
    <w:abstractNumId w:val="46"/>
  </w:num>
  <w:num w:numId="65">
    <w:abstractNumId w:val="45"/>
  </w:num>
  <w:num w:numId="66">
    <w:abstractNumId w:val="270"/>
  </w:num>
  <w:num w:numId="67">
    <w:abstractNumId w:val="55"/>
  </w:num>
  <w:num w:numId="68">
    <w:abstractNumId w:val="105"/>
  </w:num>
  <w:num w:numId="69">
    <w:abstractNumId w:val="275"/>
  </w:num>
  <w:num w:numId="70">
    <w:abstractNumId w:val="228"/>
  </w:num>
  <w:num w:numId="71">
    <w:abstractNumId w:val="276"/>
  </w:num>
  <w:num w:numId="72">
    <w:abstractNumId w:val="30"/>
  </w:num>
  <w:num w:numId="73">
    <w:abstractNumId w:val="79"/>
  </w:num>
  <w:num w:numId="74">
    <w:abstractNumId w:val="27"/>
  </w:num>
  <w:num w:numId="75">
    <w:abstractNumId w:val="196"/>
  </w:num>
  <w:num w:numId="76">
    <w:abstractNumId w:val="126"/>
  </w:num>
  <w:num w:numId="77">
    <w:abstractNumId w:val="124"/>
  </w:num>
  <w:num w:numId="78">
    <w:abstractNumId w:val="211"/>
  </w:num>
  <w:num w:numId="79">
    <w:abstractNumId w:val="96"/>
  </w:num>
  <w:num w:numId="80">
    <w:abstractNumId w:val="159"/>
  </w:num>
  <w:num w:numId="81">
    <w:abstractNumId w:val="41"/>
  </w:num>
  <w:num w:numId="82">
    <w:abstractNumId w:val="213"/>
  </w:num>
  <w:num w:numId="83">
    <w:abstractNumId w:val="189"/>
  </w:num>
  <w:num w:numId="84">
    <w:abstractNumId w:val="48"/>
  </w:num>
  <w:num w:numId="85">
    <w:abstractNumId w:val="23"/>
  </w:num>
  <w:num w:numId="86">
    <w:abstractNumId w:val="174"/>
  </w:num>
  <w:num w:numId="87">
    <w:abstractNumId w:val="271"/>
  </w:num>
  <w:num w:numId="88">
    <w:abstractNumId w:val="272"/>
  </w:num>
  <w:num w:numId="89">
    <w:abstractNumId w:val="145"/>
  </w:num>
  <w:num w:numId="90">
    <w:abstractNumId w:val="279"/>
  </w:num>
  <w:num w:numId="91">
    <w:abstractNumId w:val="135"/>
  </w:num>
  <w:num w:numId="92">
    <w:abstractNumId w:val="34"/>
  </w:num>
  <w:num w:numId="93">
    <w:abstractNumId w:val="9"/>
  </w:num>
  <w:num w:numId="94">
    <w:abstractNumId w:val="238"/>
  </w:num>
  <w:num w:numId="95">
    <w:abstractNumId w:val="280"/>
  </w:num>
  <w:num w:numId="96">
    <w:abstractNumId w:val="136"/>
  </w:num>
  <w:num w:numId="97">
    <w:abstractNumId w:val="137"/>
  </w:num>
  <w:num w:numId="98">
    <w:abstractNumId w:val="242"/>
  </w:num>
  <w:num w:numId="99">
    <w:abstractNumId w:val="57"/>
  </w:num>
  <w:num w:numId="100">
    <w:abstractNumId w:val="132"/>
  </w:num>
  <w:num w:numId="101">
    <w:abstractNumId w:val="161"/>
  </w:num>
  <w:num w:numId="102">
    <w:abstractNumId w:val="149"/>
  </w:num>
  <w:num w:numId="103">
    <w:abstractNumId w:val="51"/>
  </w:num>
  <w:num w:numId="104">
    <w:abstractNumId w:val="160"/>
  </w:num>
  <w:num w:numId="105">
    <w:abstractNumId w:val="241"/>
  </w:num>
  <w:num w:numId="106">
    <w:abstractNumId w:val="194"/>
  </w:num>
  <w:num w:numId="107">
    <w:abstractNumId w:val="194"/>
    <w:lvlOverride w:ilvl="0">
      <w:startOverride w:val="1"/>
    </w:lvlOverride>
  </w:num>
  <w:num w:numId="108">
    <w:abstractNumId w:val="222"/>
  </w:num>
  <w:num w:numId="109">
    <w:abstractNumId w:val="282"/>
  </w:num>
  <w:num w:numId="110">
    <w:abstractNumId w:val="195"/>
  </w:num>
  <w:num w:numId="111">
    <w:abstractNumId w:val="36"/>
  </w:num>
  <w:num w:numId="112">
    <w:abstractNumId w:val="71"/>
  </w:num>
  <w:num w:numId="113">
    <w:abstractNumId w:val="261"/>
  </w:num>
  <w:num w:numId="114">
    <w:abstractNumId w:val="248"/>
  </w:num>
  <w:num w:numId="115">
    <w:abstractNumId w:val="24"/>
  </w:num>
  <w:num w:numId="116">
    <w:abstractNumId w:val="53"/>
  </w:num>
  <w:num w:numId="117">
    <w:abstractNumId w:val="106"/>
  </w:num>
  <w:num w:numId="118">
    <w:abstractNumId w:val="119"/>
  </w:num>
  <w:num w:numId="119">
    <w:abstractNumId w:val="240"/>
  </w:num>
  <w:num w:numId="120">
    <w:abstractNumId w:val="109"/>
  </w:num>
  <w:num w:numId="121">
    <w:abstractNumId w:val="170"/>
  </w:num>
  <w:num w:numId="122">
    <w:abstractNumId w:val="33"/>
  </w:num>
  <w:num w:numId="123">
    <w:abstractNumId w:val="223"/>
  </w:num>
  <w:num w:numId="124">
    <w:abstractNumId w:val="249"/>
  </w:num>
  <w:num w:numId="125">
    <w:abstractNumId w:val="173"/>
  </w:num>
  <w:num w:numId="126">
    <w:abstractNumId w:val="72"/>
  </w:num>
  <w:num w:numId="127">
    <w:abstractNumId w:val="130"/>
  </w:num>
  <w:num w:numId="128">
    <w:abstractNumId w:val="281"/>
  </w:num>
  <w:num w:numId="129">
    <w:abstractNumId w:val="255"/>
  </w:num>
  <w:num w:numId="130">
    <w:abstractNumId w:val="184"/>
  </w:num>
  <w:num w:numId="131">
    <w:abstractNumId w:val="17"/>
  </w:num>
  <w:num w:numId="132">
    <w:abstractNumId w:val="49"/>
  </w:num>
  <w:num w:numId="133">
    <w:abstractNumId w:val="134"/>
  </w:num>
  <w:num w:numId="134">
    <w:abstractNumId w:val="259"/>
  </w:num>
  <w:num w:numId="135">
    <w:abstractNumId w:val="122"/>
  </w:num>
  <w:num w:numId="136">
    <w:abstractNumId w:val="154"/>
  </w:num>
  <w:num w:numId="137">
    <w:abstractNumId w:val="250"/>
  </w:num>
  <w:num w:numId="138">
    <w:abstractNumId w:val="262"/>
  </w:num>
  <w:num w:numId="139">
    <w:abstractNumId w:val="115"/>
  </w:num>
  <w:num w:numId="140">
    <w:abstractNumId w:val="92"/>
  </w:num>
  <w:num w:numId="141">
    <w:abstractNumId w:val="100"/>
  </w:num>
  <w:num w:numId="142">
    <w:abstractNumId w:val="221"/>
  </w:num>
  <w:num w:numId="143">
    <w:abstractNumId w:val="150"/>
  </w:num>
  <w:num w:numId="144">
    <w:abstractNumId w:val="278"/>
  </w:num>
  <w:num w:numId="145">
    <w:abstractNumId w:val="252"/>
  </w:num>
  <w:num w:numId="146">
    <w:abstractNumId w:val="107"/>
  </w:num>
  <w:num w:numId="147">
    <w:abstractNumId w:val="20"/>
  </w:num>
  <w:num w:numId="148">
    <w:abstractNumId w:val="73"/>
  </w:num>
  <w:num w:numId="149">
    <w:abstractNumId w:val="84"/>
  </w:num>
  <w:num w:numId="150">
    <w:abstractNumId w:val="80"/>
  </w:num>
  <w:num w:numId="151">
    <w:abstractNumId w:val="224"/>
  </w:num>
  <w:num w:numId="152">
    <w:abstractNumId w:val="6"/>
  </w:num>
  <w:num w:numId="153">
    <w:abstractNumId w:val="166"/>
  </w:num>
  <w:num w:numId="154">
    <w:abstractNumId w:val="65"/>
  </w:num>
  <w:num w:numId="155">
    <w:abstractNumId w:val="16"/>
  </w:num>
  <w:num w:numId="156">
    <w:abstractNumId w:val="268"/>
  </w:num>
  <w:num w:numId="157">
    <w:abstractNumId w:val="63"/>
  </w:num>
  <w:num w:numId="158">
    <w:abstractNumId w:val="44"/>
  </w:num>
  <w:num w:numId="159">
    <w:abstractNumId w:val="133"/>
  </w:num>
  <w:num w:numId="160">
    <w:abstractNumId w:val="19"/>
  </w:num>
  <w:num w:numId="161">
    <w:abstractNumId w:val="66"/>
  </w:num>
  <w:num w:numId="162">
    <w:abstractNumId w:val="277"/>
  </w:num>
  <w:num w:numId="163">
    <w:abstractNumId w:val="178"/>
  </w:num>
  <w:num w:numId="164">
    <w:abstractNumId w:val="274"/>
  </w:num>
  <w:num w:numId="165">
    <w:abstractNumId w:val="243"/>
  </w:num>
  <w:num w:numId="166">
    <w:abstractNumId w:val="97"/>
  </w:num>
  <w:num w:numId="167">
    <w:abstractNumId w:val="162"/>
  </w:num>
  <w:num w:numId="168">
    <w:abstractNumId w:val="15"/>
  </w:num>
  <w:num w:numId="169">
    <w:abstractNumId w:val="175"/>
  </w:num>
  <w:num w:numId="170">
    <w:abstractNumId w:val="60"/>
  </w:num>
  <w:num w:numId="171">
    <w:abstractNumId w:val="269"/>
  </w:num>
  <w:num w:numId="172">
    <w:abstractNumId w:val="140"/>
  </w:num>
  <w:num w:numId="173">
    <w:abstractNumId w:val="69"/>
  </w:num>
  <w:num w:numId="174">
    <w:abstractNumId w:val="129"/>
  </w:num>
  <w:num w:numId="175">
    <w:abstractNumId w:val="155"/>
  </w:num>
  <w:num w:numId="176">
    <w:abstractNumId w:val="142"/>
  </w:num>
  <w:num w:numId="177">
    <w:abstractNumId w:val="2"/>
  </w:num>
  <w:num w:numId="178">
    <w:abstractNumId w:val="18"/>
  </w:num>
  <w:num w:numId="179">
    <w:abstractNumId w:val="244"/>
  </w:num>
  <w:num w:numId="180">
    <w:abstractNumId w:val="47"/>
  </w:num>
  <w:num w:numId="181">
    <w:abstractNumId w:val="266"/>
  </w:num>
  <w:num w:numId="182">
    <w:abstractNumId w:val="67"/>
  </w:num>
  <w:num w:numId="183">
    <w:abstractNumId w:val="245"/>
  </w:num>
  <w:num w:numId="184">
    <w:abstractNumId w:val="26"/>
  </w:num>
  <w:num w:numId="185">
    <w:abstractNumId w:val="181"/>
  </w:num>
  <w:num w:numId="186">
    <w:abstractNumId w:val="116"/>
  </w:num>
  <w:num w:numId="187">
    <w:abstractNumId w:val="99"/>
  </w:num>
  <w:num w:numId="188">
    <w:abstractNumId w:val="143"/>
  </w:num>
  <w:num w:numId="189">
    <w:abstractNumId w:val="285"/>
  </w:num>
  <w:num w:numId="190">
    <w:abstractNumId w:val="227"/>
  </w:num>
  <w:num w:numId="191">
    <w:abstractNumId w:val="112"/>
  </w:num>
  <w:num w:numId="192">
    <w:abstractNumId w:val="93"/>
  </w:num>
  <w:num w:numId="193">
    <w:abstractNumId w:val="22"/>
  </w:num>
  <w:num w:numId="194">
    <w:abstractNumId w:val="64"/>
  </w:num>
  <w:num w:numId="195">
    <w:abstractNumId w:val="38"/>
  </w:num>
  <w:num w:numId="196">
    <w:abstractNumId w:val="102"/>
  </w:num>
  <w:num w:numId="197">
    <w:abstractNumId w:val="177"/>
  </w:num>
  <w:num w:numId="198">
    <w:abstractNumId w:val="89"/>
  </w:num>
  <w:num w:numId="199">
    <w:abstractNumId w:val="263"/>
  </w:num>
  <w:num w:numId="200">
    <w:abstractNumId w:val="183"/>
  </w:num>
  <w:num w:numId="201">
    <w:abstractNumId w:val="239"/>
  </w:num>
  <w:num w:numId="202">
    <w:abstractNumId w:val="4"/>
  </w:num>
  <w:num w:numId="203">
    <w:abstractNumId w:val="76"/>
  </w:num>
  <w:num w:numId="204">
    <w:abstractNumId w:val="220"/>
  </w:num>
  <w:num w:numId="205">
    <w:abstractNumId w:val="35"/>
  </w:num>
  <w:num w:numId="206">
    <w:abstractNumId w:val="139"/>
  </w:num>
  <w:num w:numId="207">
    <w:abstractNumId w:val="59"/>
  </w:num>
  <w:num w:numId="208">
    <w:abstractNumId w:val="31"/>
  </w:num>
  <w:num w:numId="209">
    <w:abstractNumId w:val="188"/>
  </w:num>
  <w:num w:numId="210">
    <w:abstractNumId w:val="233"/>
  </w:num>
  <w:num w:numId="211">
    <w:abstractNumId w:val="168"/>
  </w:num>
  <w:num w:numId="212">
    <w:abstractNumId w:val="98"/>
  </w:num>
  <w:num w:numId="213">
    <w:abstractNumId w:val="95"/>
  </w:num>
  <w:num w:numId="214">
    <w:abstractNumId w:val="192"/>
  </w:num>
  <w:num w:numId="215">
    <w:abstractNumId w:val="153"/>
  </w:num>
  <w:num w:numId="216">
    <w:abstractNumId w:val="141"/>
  </w:num>
  <w:num w:numId="217">
    <w:abstractNumId w:val="176"/>
  </w:num>
  <w:num w:numId="218">
    <w:abstractNumId w:val="75"/>
  </w:num>
  <w:num w:numId="219">
    <w:abstractNumId w:val="197"/>
  </w:num>
  <w:num w:numId="220">
    <w:abstractNumId w:val="94"/>
  </w:num>
  <w:num w:numId="221">
    <w:abstractNumId w:val="13"/>
  </w:num>
  <w:num w:numId="222">
    <w:abstractNumId w:val="201"/>
  </w:num>
  <w:num w:numId="223">
    <w:abstractNumId w:val="212"/>
  </w:num>
  <w:num w:numId="224">
    <w:abstractNumId w:val="235"/>
  </w:num>
  <w:num w:numId="225">
    <w:abstractNumId w:val="257"/>
  </w:num>
  <w:num w:numId="226">
    <w:abstractNumId w:val="158"/>
  </w:num>
  <w:num w:numId="227">
    <w:abstractNumId w:val="3"/>
  </w:num>
  <w:num w:numId="228">
    <w:abstractNumId w:val="215"/>
  </w:num>
  <w:num w:numId="229">
    <w:abstractNumId w:val="207"/>
  </w:num>
  <w:num w:numId="230">
    <w:abstractNumId w:val="5"/>
  </w:num>
  <w:num w:numId="231">
    <w:abstractNumId w:val="74"/>
  </w:num>
  <w:num w:numId="232">
    <w:abstractNumId w:val="182"/>
  </w:num>
  <w:num w:numId="233">
    <w:abstractNumId w:val="199"/>
  </w:num>
  <w:num w:numId="234">
    <w:abstractNumId w:val="169"/>
  </w:num>
  <w:num w:numId="235">
    <w:abstractNumId w:val="165"/>
  </w:num>
  <w:num w:numId="236">
    <w:abstractNumId w:val="210"/>
  </w:num>
  <w:num w:numId="237">
    <w:abstractNumId w:val="152"/>
  </w:num>
  <w:num w:numId="238">
    <w:abstractNumId w:val="163"/>
  </w:num>
  <w:num w:numId="239">
    <w:abstractNumId w:val="225"/>
  </w:num>
  <w:num w:numId="240">
    <w:abstractNumId w:val="128"/>
  </w:num>
  <w:num w:numId="241">
    <w:abstractNumId w:val="104"/>
  </w:num>
  <w:num w:numId="242">
    <w:abstractNumId w:val="90"/>
  </w:num>
  <w:num w:numId="243">
    <w:abstractNumId w:val="81"/>
  </w:num>
  <w:num w:numId="244">
    <w:abstractNumId w:val="21"/>
  </w:num>
  <w:num w:numId="245">
    <w:abstractNumId w:val="247"/>
  </w:num>
  <w:num w:numId="246">
    <w:abstractNumId w:val="78"/>
  </w:num>
  <w:num w:numId="247">
    <w:abstractNumId w:val="256"/>
  </w:num>
  <w:num w:numId="248">
    <w:abstractNumId w:val="198"/>
  </w:num>
  <w:num w:numId="249">
    <w:abstractNumId w:val="8"/>
  </w:num>
  <w:num w:numId="250">
    <w:abstractNumId w:val="91"/>
  </w:num>
  <w:num w:numId="251">
    <w:abstractNumId w:val="204"/>
  </w:num>
  <w:num w:numId="252">
    <w:abstractNumId w:val="25"/>
  </w:num>
  <w:num w:numId="253">
    <w:abstractNumId w:val="125"/>
  </w:num>
  <w:num w:numId="254">
    <w:abstractNumId w:val="82"/>
  </w:num>
  <w:num w:numId="255">
    <w:abstractNumId w:val="283"/>
  </w:num>
  <w:num w:numId="256">
    <w:abstractNumId w:val="186"/>
  </w:num>
  <w:num w:numId="257">
    <w:abstractNumId w:val="156"/>
  </w:num>
  <w:num w:numId="258">
    <w:abstractNumId w:val="260"/>
  </w:num>
  <w:num w:numId="259">
    <w:abstractNumId w:val="180"/>
  </w:num>
  <w:num w:numId="260">
    <w:abstractNumId w:val="236"/>
  </w:num>
  <w:num w:numId="261">
    <w:abstractNumId w:val="7"/>
  </w:num>
  <w:num w:numId="262">
    <w:abstractNumId w:val="218"/>
  </w:num>
  <w:num w:numId="263">
    <w:abstractNumId w:val="258"/>
  </w:num>
  <w:num w:numId="264">
    <w:abstractNumId w:val="164"/>
  </w:num>
  <w:num w:numId="265">
    <w:abstractNumId w:val="265"/>
  </w:num>
  <w:num w:numId="266">
    <w:abstractNumId w:val="203"/>
  </w:num>
  <w:num w:numId="267">
    <w:abstractNumId w:val="171"/>
  </w:num>
  <w:num w:numId="268">
    <w:abstractNumId w:val="123"/>
  </w:num>
  <w:num w:numId="269">
    <w:abstractNumId w:val="229"/>
  </w:num>
  <w:num w:numId="270">
    <w:abstractNumId w:val="267"/>
  </w:num>
  <w:num w:numId="271">
    <w:abstractNumId w:val="40"/>
  </w:num>
  <w:num w:numId="272">
    <w:abstractNumId w:val="237"/>
  </w:num>
  <w:num w:numId="273">
    <w:abstractNumId w:val="234"/>
  </w:num>
  <w:num w:numId="274">
    <w:abstractNumId w:val="216"/>
  </w:num>
  <w:num w:numId="275">
    <w:abstractNumId w:val="14"/>
  </w:num>
  <w:num w:numId="276">
    <w:abstractNumId w:val="157"/>
  </w:num>
  <w:num w:numId="277">
    <w:abstractNumId w:val="206"/>
  </w:num>
  <w:num w:numId="278">
    <w:abstractNumId w:val="127"/>
  </w:num>
  <w:num w:numId="279">
    <w:abstractNumId w:val="254"/>
  </w:num>
  <w:num w:numId="280">
    <w:abstractNumId w:val="68"/>
  </w:num>
  <w:num w:numId="281">
    <w:abstractNumId w:val="121"/>
  </w:num>
  <w:num w:numId="282">
    <w:abstractNumId w:val="43"/>
  </w:num>
  <w:numIdMacAtCleanup w:val="2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stylePaneFormatFilter w:val="3F01"/>
  <w:defaultTabStop w:val="288"/>
  <w:hyphenationZone w:val="425"/>
  <w:drawingGridHorizontalSpacing w:val="100"/>
  <w:displayHorizontalDrawingGridEvery w:val="0"/>
  <w:displayVerticalDrawingGridEvery w:val="0"/>
  <w:noPunctuationKerning/>
  <w:characterSpacingControl w:val="doNotCompress"/>
  <w:hdrShapeDefaults>
    <o:shapedefaults v:ext="edit" spidmax="189452">
      <o:colormenu v:ext="edit" fillcolor="none" strokecolor="none"/>
    </o:shapedefaults>
    <o:shapelayout v:ext="edit">
      <o:idmap v:ext="edit" data="185"/>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80738C"/>
    <w:rsid w:val="00000EA2"/>
    <w:rsid w:val="0000231D"/>
    <w:rsid w:val="00002A1B"/>
    <w:rsid w:val="00004061"/>
    <w:rsid w:val="0000475D"/>
    <w:rsid w:val="00006003"/>
    <w:rsid w:val="00007CDF"/>
    <w:rsid w:val="0001019F"/>
    <w:rsid w:val="00011FC2"/>
    <w:rsid w:val="000130A4"/>
    <w:rsid w:val="00013639"/>
    <w:rsid w:val="000144CB"/>
    <w:rsid w:val="00014F29"/>
    <w:rsid w:val="00015B73"/>
    <w:rsid w:val="00020585"/>
    <w:rsid w:val="00023B73"/>
    <w:rsid w:val="000243AA"/>
    <w:rsid w:val="00025209"/>
    <w:rsid w:val="0002594D"/>
    <w:rsid w:val="000262AB"/>
    <w:rsid w:val="00026CF5"/>
    <w:rsid w:val="000273B0"/>
    <w:rsid w:val="00030571"/>
    <w:rsid w:val="00032192"/>
    <w:rsid w:val="00035093"/>
    <w:rsid w:val="00037324"/>
    <w:rsid w:val="00040079"/>
    <w:rsid w:val="0004040A"/>
    <w:rsid w:val="000407A4"/>
    <w:rsid w:val="00041271"/>
    <w:rsid w:val="00041551"/>
    <w:rsid w:val="00041A60"/>
    <w:rsid w:val="00042DC2"/>
    <w:rsid w:val="00043BC9"/>
    <w:rsid w:val="00047A19"/>
    <w:rsid w:val="00050AC7"/>
    <w:rsid w:val="00051178"/>
    <w:rsid w:val="00051956"/>
    <w:rsid w:val="00051D54"/>
    <w:rsid w:val="00052095"/>
    <w:rsid w:val="00052864"/>
    <w:rsid w:val="00054682"/>
    <w:rsid w:val="00056469"/>
    <w:rsid w:val="00057FF9"/>
    <w:rsid w:val="00060CEC"/>
    <w:rsid w:val="00061DEF"/>
    <w:rsid w:val="00062094"/>
    <w:rsid w:val="000624BC"/>
    <w:rsid w:val="00062D2D"/>
    <w:rsid w:val="00065223"/>
    <w:rsid w:val="00065B89"/>
    <w:rsid w:val="00065EFC"/>
    <w:rsid w:val="00065FC8"/>
    <w:rsid w:val="0006661A"/>
    <w:rsid w:val="00066E55"/>
    <w:rsid w:val="00067DA1"/>
    <w:rsid w:val="00072321"/>
    <w:rsid w:val="00075144"/>
    <w:rsid w:val="000754B7"/>
    <w:rsid w:val="000756D9"/>
    <w:rsid w:val="00075BB0"/>
    <w:rsid w:val="00075F39"/>
    <w:rsid w:val="00077D9C"/>
    <w:rsid w:val="00077F0B"/>
    <w:rsid w:val="00081261"/>
    <w:rsid w:val="00081D45"/>
    <w:rsid w:val="00082FBD"/>
    <w:rsid w:val="0008347D"/>
    <w:rsid w:val="000848A7"/>
    <w:rsid w:val="00086E7C"/>
    <w:rsid w:val="00086F01"/>
    <w:rsid w:val="00087762"/>
    <w:rsid w:val="00090813"/>
    <w:rsid w:val="00091C7F"/>
    <w:rsid w:val="00093934"/>
    <w:rsid w:val="00093ADE"/>
    <w:rsid w:val="000968FA"/>
    <w:rsid w:val="00096DD0"/>
    <w:rsid w:val="000A12F5"/>
    <w:rsid w:val="000A2F43"/>
    <w:rsid w:val="000A323D"/>
    <w:rsid w:val="000A44E7"/>
    <w:rsid w:val="000A57B1"/>
    <w:rsid w:val="000A703D"/>
    <w:rsid w:val="000B0A9A"/>
    <w:rsid w:val="000B1A3B"/>
    <w:rsid w:val="000B225D"/>
    <w:rsid w:val="000B2B8A"/>
    <w:rsid w:val="000B34DB"/>
    <w:rsid w:val="000B39CE"/>
    <w:rsid w:val="000B3C50"/>
    <w:rsid w:val="000B4A01"/>
    <w:rsid w:val="000B6AAD"/>
    <w:rsid w:val="000B71B0"/>
    <w:rsid w:val="000B7A4E"/>
    <w:rsid w:val="000C1212"/>
    <w:rsid w:val="000C2086"/>
    <w:rsid w:val="000C20D5"/>
    <w:rsid w:val="000C6F18"/>
    <w:rsid w:val="000C7B22"/>
    <w:rsid w:val="000D0418"/>
    <w:rsid w:val="000D08F2"/>
    <w:rsid w:val="000D0B2E"/>
    <w:rsid w:val="000D4FEE"/>
    <w:rsid w:val="000D51DD"/>
    <w:rsid w:val="000D5317"/>
    <w:rsid w:val="000D68C9"/>
    <w:rsid w:val="000D6E08"/>
    <w:rsid w:val="000E0661"/>
    <w:rsid w:val="000E2EE2"/>
    <w:rsid w:val="000E3ABB"/>
    <w:rsid w:val="000E49ED"/>
    <w:rsid w:val="000E627D"/>
    <w:rsid w:val="000F080F"/>
    <w:rsid w:val="000F54A0"/>
    <w:rsid w:val="000F5ECD"/>
    <w:rsid w:val="000F657D"/>
    <w:rsid w:val="000F65A9"/>
    <w:rsid w:val="000F66D4"/>
    <w:rsid w:val="000F77EF"/>
    <w:rsid w:val="000F7AC4"/>
    <w:rsid w:val="000F7E67"/>
    <w:rsid w:val="001002ED"/>
    <w:rsid w:val="00100D8B"/>
    <w:rsid w:val="00101A2F"/>
    <w:rsid w:val="00102250"/>
    <w:rsid w:val="00102785"/>
    <w:rsid w:val="00102962"/>
    <w:rsid w:val="00103597"/>
    <w:rsid w:val="0010367C"/>
    <w:rsid w:val="001101D6"/>
    <w:rsid w:val="00110DFE"/>
    <w:rsid w:val="00112F2F"/>
    <w:rsid w:val="001142D5"/>
    <w:rsid w:val="00114900"/>
    <w:rsid w:val="00115305"/>
    <w:rsid w:val="0011622E"/>
    <w:rsid w:val="0011640B"/>
    <w:rsid w:val="00116BF7"/>
    <w:rsid w:val="001174F6"/>
    <w:rsid w:val="00121088"/>
    <w:rsid w:val="00121C8C"/>
    <w:rsid w:val="00121CA2"/>
    <w:rsid w:val="001227E9"/>
    <w:rsid w:val="00122CB0"/>
    <w:rsid w:val="00125555"/>
    <w:rsid w:val="0013292B"/>
    <w:rsid w:val="0013384B"/>
    <w:rsid w:val="00134094"/>
    <w:rsid w:val="001348C2"/>
    <w:rsid w:val="00134956"/>
    <w:rsid w:val="00135E85"/>
    <w:rsid w:val="00137A7A"/>
    <w:rsid w:val="00140EF9"/>
    <w:rsid w:val="00141F74"/>
    <w:rsid w:val="00142321"/>
    <w:rsid w:val="001426DD"/>
    <w:rsid w:val="001466BE"/>
    <w:rsid w:val="0015339B"/>
    <w:rsid w:val="00153662"/>
    <w:rsid w:val="00153F11"/>
    <w:rsid w:val="00156214"/>
    <w:rsid w:val="00157284"/>
    <w:rsid w:val="00161ADA"/>
    <w:rsid w:val="00163A0C"/>
    <w:rsid w:val="00163C9D"/>
    <w:rsid w:val="00164741"/>
    <w:rsid w:val="0016514F"/>
    <w:rsid w:val="00165406"/>
    <w:rsid w:val="00167CE2"/>
    <w:rsid w:val="00170949"/>
    <w:rsid w:val="001729A8"/>
    <w:rsid w:val="00174AB4"/>
    <w:rsid w:val="0018044F"/>
    <w:rsid w:val="0018061B"/>
    <w:rsid w:val="00181723"/>
    <w:rsid w:val="0018240B"/>
    <w:rsid w:val="0018275A"/>
    <w:rsid w:val="00182902"/>
    <w:rsid w:val="00182C19"/>
    <w:rsid w:val="00183C56"/>
    <w:rsid w:val="00184E46"/>
    <w:rsid w:val="0018545D"/>
    <w:rsid w:val="001859A9"/>
    <w:rsid w:val="00185DCC"/>
    <w:rsid w:val="0018725F"/>
    <w:rsid w:val="001900AE"/>
    <w:rsid w:val="00190251"/>
    <w:rsid w:val="00191C89"/>
    <w:rsid w:val="00192490"/>
    <w:rsid w:val="0019451D"/>
    <w:rsid w:val="00194E27"/>
    <w:rsid w:val="001961EC"/>
    <w:rsid w:val="00196209"/>
    <w:rsid w:val="0019764C"/>
    <w:rsid w:val="001A1691"/>
    <w:rsid w:val="001A30E3"/>
    <w:rsid w:val="001A32CE"/>
    <w:rsid w:val="001A3464"/>
    <w:rsid w:val="001A3791"/>
    <w:rsid w:val="001A3A71"/>
    <w:rsid w:val="001A4A0A"/>
    <w:rsid w:val="001A5A19"/>
    <w:rsid w:val="001A70C2"/>
    <w:rsid w:val="001A7AB8"/>
    <w:rsid w:val="001B20B6"/>
    <w:rsid w:val="001B4AFF"/>
    <w:rsid w:val="001B4BA0"/>
    <w:rsid w:val="001B4BC2"/>
    <w:rsid w:val="001B4DEA"/>
    <w:rsid w:val="001B6F49"/>
    <w:rsid w:val="001C2B57"/>
    <w:rsid w:val="001C3471"/>
    <w:rsid w:val="001C56FB"/>
    <w:rsid w:val="001C5712"/>
    <w:rsid w:val="001C5CD6"/>
    <w:rsid w:val="001C5D95"/>
    <w:rsid w:val="001C7F1B"/>
    <w:rsid w:val="001D014D"/>
    <w:rsid w:val="001D0481"/>
    <w:rsid w:val="001D1943"/>
    <w:rsid w:val="001D258E"/>
    <w:rsid w:val="001D3A0E"/>
    <w:rsid w:val="001D61F7"/>
    <w:rsid w:val="001D79C5"/>
    <w:rsid w:val="001E09AB"/>
    <w:rsid w:val="001E0ADD"/>
    <w:rsid w:val="001E0F97"/>
    <w:rsid w:val="001E20BD"/>
    <w:rsid w:val="001E2987"/>
    <w:rsid w:val="001E33FA"/>
    <w:rsid w:val="001E54EC"/>
    <w:rsid w:val="001E56B3"/>
    <w:rsid w:val="001E57C4"/>
    <w:rsid w:val="001E5A5C"/>
    <w:rsid w:val="001E6581"/>
    <w:rsid w:val="001E6B5D"/>
    <w:rsid w:val="001E6FEA"/>
    <w:rsid w:val="001F037E"/>
    <w:rsid w:val="001F0AAB"/>
    <w:rsid w:val="001F0BC5"/>
    <w:rsid w:val="001F0CAF"/>
    <w:rsid w:val="001F10B4"/>
    <w:rsid w:val="001F1C8A"/>
    <w:rsid w:val="001F1DBE"/>
    <w:rsid w:val="001F3F49"/>
    <w:rsid w:val="001F42C7"/>
    <w:rsid w:val="001F62D8"/>
    <w:rsid w:val="001F69A8"/>
    <w:rsid w:val="001F69EA"/>
    <w:rsid w:val="001F6E3F"/>
    <w:rsid w:val="001F7113"/>
    <w:rsid w:val="002004BA"/>
    <w:rsid w:val="002005D3"/>
    <w:rsid w:val="00201693"/>
    <w:rsid w:val="0020568A"/>
    <w:rsid w:val="00210D4E"/>
    <w:rsid w:val="00210F87"/>
    <w:rsid w:val="00212828"/>
    <w:rsid w:val="00212E2D"/>
    <w:rsid w:val="00213D83"/>
    <w:rsid w:val="002171AB"/>
    <w:rsid w:val="00222800"/>
    <w:rsid w:val="0022448C"/>
    <w:rsid w:val="00225356"/>
    <w:rsid w:val="00225A69"/>
    <w:rsid w:val="002270A9"/>
    <w:rsid w:val="002275B0"/>
    <w:rsid w:val="00231DF9"/>
    <w:rsid w:val="002341B1"/>
    <w:rsid w:val="00234B5B"/>
    <w:rsid w:val="00234FBF"/>
    <w:rsid w:val="002364DF"/>
    <w:rsid w:val="002427F2"/>
    <w:rsid w:val="002456BB"/>
    <w:rsid w:val="002456FE"/>
    <w:rsid w:val="002464CB"/>
    <w:rsid w:val="00247439"/>
    <w:rsid w:val="00247D92"/>
    <w:rsid w:val="002505E7"/>
    <w:rsid w:val="00250B2D"/>
    <w:rsid w:val="00254862"/>
    <w:rsid w:val="0025501D"/>
    <w:rsid w:val="002621C5"/>
    <w:rsid w:val="00262D05"/>
    <w:rsid w:val="0026385F"/>
    <w:rsid w:val="00264213"/>
    <w:rsid w:val="00264553"/>
    <w:rsid w:val="00266758"/>
    <w:rsid w:val="00267F68"/>
    <w:rsid w:val="00271198"/>
    <w:rsid w:val="0027276F"/>
    <w:rsid w:val="00274969"/>
    <w:rsid w:val="00280EDF"/>
    <w:rsid w:val="002821FB"/>
    <w:rsid w:val="00282725"/>
    <w:rsid w:val="00282C7A"/>
    <w:rsid w:val="002832F9"/>
    <w:rsid w:val="00284175"/>
    <w:rsid w:val="00284EEC"/>
    <w:rsid w:val="00285758"/>
    <w:rsid w:val="00285919"/>
    <w:rsid w:val="00285AF8"/>
    <w:rsid w:val="00287CDC"/>
    <w:rsid w:val="00292BB1"/>
    <w:rsid w:val="00293D66"/>
    <w:rsid w:val="00296326"/>
    <w:rsid w:val="002964B4"/>
    <w:rsid w:val="00296B24"/>
    <w:rsid w:val="00296B47"/>
    <w:rsid w:val="0029701A"/>
    <w:rsid w:val="002971A9"/>
    <w:rsid w:val="002A19D7"/>
    <w:rsid w:val="002A4E8E"/>
    <w:rsid w:val="002A568D"/>
    <w:rsid w:val="002B03D6"/>
    <w:rsid w:val="002B1381"/>
    <w:rsid w:val="002B284C"/>
    <w:rsid w:val="002B2DA2"/>
    <w:rsid w:val="002B2FA7"/>
    <w:rsid w:val="002B36F3"/>
    <w:rsid w:val="002B4AA5"/>
    <w:rsid w:val="002B4C67"/>
    <w:rsid w:val="002B6EB5"/>
    <w:rsid w:val="002B7DF2"/>
    <w:rsid w:val="002C3A47"/>
    <w:rsid w:val="002C4671"/>
    <w:rsid w:val="002C5FEE"/>
    <w:rsid w:val="002C6CE9"/>
    <w:rsid w:val="002D07BC"/>
    <w:rsid w:val="002D1248"/>
    <w:rsid w:val="002D1B58"/>
    <w:rsid w:val="002D2609"/>
    <w:rsid w:val="002D3250"/>
    <w:rsid w:val="002D4143"/>
    <w:rsid w:val="002D418C"/>
    <w:rsid w:val="002D77ED"/>
    <w:rsid w:val="002E1992"/>
    <w:rsid w:val="002E3B7F"/>
    <w:rsid w:val="002E6BE3"/>
    <w:rsid w:val="002E6DF8"/>
    <w:rsid w:val="002F3C65"/>
    <w:rsid w:val="002F4254"/>
    <w:rsid w:val="002F66B0"/>
    <w:rsid w:val="002F7065"/>
    <w:rsid w:val="00300355"/>
    <w:rsid w:val="003009E2"/>
    <w:rsid w:val="00301457"/>
    <w:rsid w:val="003033BD"/>
    <w:rsid w:val="00303481"/>
    <w:rsid w:val="00304C07"/>
    <w:rsid w:val="00306BF9"/>
    <w:rsid w:val="00307BB8"/>
    <w:rsid w:val="003126C3"/>
    <w:rsid w:val="00312A21"/>
    <w:rsid w:val="00313102"/>
    <w:rsid w:val="00313EAC"/>
    <w:rsid w:val="003145AD"/>
    <w:rsid w:val="0031587D"/>
    <w:rsid w:val="003162AA"/>
    <w:rsid w:val="00317084"/>
    <w:rsid w:val="00317F69"/>
    <w:rsid w:val="00320498"/>
    <w:rsid w:val="0032179B"/>
    <w:rsid w:val="00321E5B"/>
    <w:rsid w:val="00322485"/>
    <w:rsid w:val="00322E97"/>
    <w:rsid w:val="00323C13"/>
    <w:rsid w:val="00324D62"/>
    <w:rsid w:val="00325B4F"/>
    <w:rsid w:val="00325C16"/>
    <w:rsid w:val="00325F27"/>
    <w:rsid w:val="003260A3"/>
    <w:rsid w:val="00327862"/>
    <w:rsid w:val="003279E1"/>
    <w:rsid w:val="003279E8"/>
    <w:rsid w:val="00332A3C"/>
    <w:rsid w:val="003345A9"/>
    <w:rsid w:val="00334CCE"/>
    <w:rsid w:val="00337959"/>
    <w:rsid w:val="00340E8A"/>
    <w:rsid w:val="00340F4C"/>
    <w:rsid w:val="003420E3"/>
    <w:rsid w:val="003422BC"/>
    <w:rsid w:val="003428EC"/>
    <w:rsid w:val="00343BA9"/>
    <w:rsid w:val="00344883"/>
    <w:rsid w:val="0034713A"/>
    <w:rsid w:val="00350905"/>
    <w:rsid w:val="00353A57"/>
    <w:rsid w:val="00353F44"/>
    <w:rsid w:val="00357495"/>
    <w:rsid w:val="00357758"/>
    <w:rsid w:val="0036073B"/>
    <w:rsid w:val="003610EA"/>
    <w:rsid w:val="003616CA"/>
    <w:rsid w:val="00361CF4"/>
    <w:rsid w:val="003636B0"/>
    <w:rsid w:val="00363BEE"/>
    <w:rsid w:val="00365594"/>
    <w:rsid w:val="0036660F"/>
    <w:rsid w:val="0036701F"/>
    <w:rsid w:val="003707B9"/>
    <w:rsid w:val="00370CB0"/>
    <w:rsid w:val="003763DB"/>
    <w:rsid w:val="00377022"/>
    <w:rsid w:val="0038020F"/>
    <w:rsid w:val="00380A6B"/>
    <w:rsid w:val="0038253B"/>
    <w:rsid w:val="003829CF"/>
    <w:rsid w:val="0038699A"/>
    <w:rsid w:val="00386B68"/>
    <w:rsid w:val="00387ED2"/>
    <w:rsid w:val="00391368"/>
    <w:rsid w:val="00391B38"/>
    <w:rsid w:val="0039362A"/>
    <w:rsid w:val="00394809"/>
    <w:rsid w:val="00395193"/>
    <w:rsid w:val="0039536D"/>
    <w:rsid w:val="00396A4D"/>
    <w:rsid w:val="00396CC7"/>
    <w:rsid w:val="003972E8"/>
    <w:rsid w:val="003977AE"/>
    <w:rsid w:val="003A0532"/>
    <w:rsid w:val="003A1EA9"/>
    <w:rsid w:val="003A24AC"/>
    <w:rsid w:val="003B077B"/>
    <w:rsid w:val="003B2C84"/>
    <w:rsid w:val="003B3623"/>
    <w:rsid w:val="003B77D6"/>
    <w:rsid w:val="003C0C61"/>
    <w:rsid w:val="003C119F"/>
    <w:rsid w:val="003C128F"/>
    <w:rsid w:val="003C1B3B"/>
    <w:rsid w:val="003C312E"/>
    <w:rsid w:val="003C51D1"/>
    <w:rsid w:val="003C59E7"/>
    <w:rsid w:val="003C5FBC"/>
    <w:rsid w:val="003C669E"/>
    <w:rsid w:val="003C78B6"/>
    <w:rsid w:val="003C7AD4"/>
    <w:rsid w:val="003D0103"/>
    <w:rsid w:val="003D1E9F"/>
    <w:rsid w:val="003D3C54"/>
    <w:rsid w:val="003E0284"/>
    <w:rsid w:val="003E232E"/>
    <w:rsid w:val="003E2BCF"/>
    <w:rsid w:val="003E389C"/>
    <w:rsid w:val="003E4AFA"/>
    <w:rsid w:val="003E5572"/>
    <w:rsid w:val="003E6453"/>
    <w:rsid w:val="003E764E"/>
    <w:rsid w:val="003F0055"/>
    <w:rsid w:val="003F1835"/>
    <w:rsid w:val="003F2E42"/>
    <w:rsid w:val="003F40C9"/>
    <w:rsid w:val="003F5F20"/>
    <w:rsid w:val="003F6A2C"/>
    <w:rsid w:val="004004D2"/>
    <w:rsid w:val="00402C98"/>
    <w:rsid w:val="0040325D"/>
    <w:rsid w:val="00405332"/>
    <w:rsid w:val="00405FC6"/>
    <w:rsid w:val="004070F6"/>
    <w:rsid w:val="00411FD0"/>
    <w:rsid w:val="00412459"/>
    <w:rsid w:val="00412688"/>
    <w:rsid w:val="004127C4"/>
    <w:rsid w:val="004138A9"/>
    <w:rsid w:val="00414326"/>
    <w:rsid w:val="00414C5F"/>
    <w:rsid w:val="00415A12"/>
    <w:rsid w:val="00415E03"/>
    <w:rsid w:val="004165E5"/>
    <w:rsid w:val="00421247"/>
    <w:rsid w:val="00422D37"/>
    <w:rsid w:val="004261D6"/>
    <w:rsid w:val="0042712E"/>
    <w:rsid w:val="004274EF"/>
    <w:rsid w:val="00427966"/>
    <w:rsid w:val="00430990"/>
    <w:rsid w:val="00432370"/>
    <w:rsid w:val="004331C9"/>
    <w:rsid w:val="00433556"/>
    <w:rsid w:val="00434D1E"/>
    <w:rsid w:val="004351EF"/>
    <w:rsid w:val="00437BD5"/>
    <w:rsid w:val="004420C0"/>
    <w:rsid w:val="00444F61"/>
    <w:rsid w:val="00444F9B"/>
    <w:rsid w:val="00446AC6"/>
    <w:rsid w:val="00451268"/>
    <w:rsid w:val="00451454"/>
    <w:rsid w:val="00452C72"/>
    <w:rsid w:val="00452FA5"/>
    <w:rsid w:val="00453E56"/>
    <w:rsid w:val="0045545A"/>
    <w:rsid w:val="00456516"/>
    <w:rsid w:val="00456C77"/>
    <w:rsid w:val="00461238"/>
    <w:rsid w:val="0046234E"/>
    <w:rsid w:val="004628AB"/>
    <w:rsid w:val="00462B70"/>
    <w:rsid w:val="00462C9E"/>
    <w:rsid w:val="00465916"/>
    <w:rsid w:val="004702F0"/>
    <w:rsid w:val="0047031E"/>
    <w:rsid w:val="004704BA"/>
    <w:rsid w:val="00472DDE"/>
    <w:rsid w:val="00473882"/>
    <w:rsid w:val="0047395D"/>
    <w:rsid w:val="0047593B"/>
    <w:rsid w:val="00476270"/>
    <w:rsid w:val="004764D1"/>
    <w:rsid w:val="00480F70"/>
    <w:rsid w:val="0048199D"/>
    <w:rsid w:val="0048274C"/>
    <w:rsid w:val="004845FE"/>
    <w:rsid w:val="00485C8D"/>
    <w:rsid w:val="00486A6E"/>
    <w:rsid w:val="00486CCB"/>
    <w:rsid w:val="00487AE3"/>
    <w:rsid w:val="0049169A"/>
    <w:rsid w:val="0049217C"/>
    <w:rsid w:val="00492758"/>
    <w:rsid w:val="00492C7D"/>
    <w:rsid w:val="00495DC3"/>
    <w:rsid w:val="0049645E"/>
    <w:rsid w:val="004A02C3"/>
    <w:rsid w:val="004A106B"/>
    <w:rsid w:val="004A2277"/>
    <w:rsid w:val="004A34C7"/>
    <w:rsid w:val="004A3938"/>
    <w:rsid w:val="004A3A6D"/>
    <w:rsid w:val="004A4726"/>
    <w:rsid w:val="004A4CDD"/>
    <w:rsid w:val="004B14E9"/>
    <w:rsid w:val="004B2CEB"/>
    <w:rsid w:val="004B3DFE"/>
    <w:rsid w:val="004B4B6C"/>
    <w:rsid w:val="004B4E59"/>
    <w:rsid w:val="004B563F"/>
    <w:rsid w:val="004B6C19"/>
    <w:rsid w:val="004B7A4D"/>
    <w:rsid w:val="004C0C7E"/>
    <w:rsid w:val="004C4EF9"/>
    <w:rsid w:val="004C6160"/>
    <w:rsid w:val="004D0983"/>
    <w:rsid w:val="004D5422"/>
    <w:rsid w:val="004D6009"/>
    <w:rsid w:val="004D60DE"/>
    <w:rsid w:val="004D6D37"/>
    <w:rsid w:val="004E0D1C"/>
    <w:rsid w:val="004E201D"/>
    <w:rsid w:val="004E21E1"/>
    <w:rsid w:val="004E30A4"/>
    <w:rsid w:val="004E54C3"/>
    <w:rsid w:val="004F0A18"/>
    <w:rsid w:val="004F2B5B"/>
    <w:rsid w:val="004F2C46"/>
    <w:rsid w:val="00500E51"/>
    <w:rsid w:val="0050120F"/>
    <w:rsid w:val="00504F15"/>
    <w:rsid w:val="00506AF1"/>
    <w:rsid w:val="00507FF9"/>
    <w:rsid w:val="00511049"/>
    <w:rsid w:val="0051117B"/>
    <w:rsid w:val="00515EAB"/>
    <w:rsid w:val="00521E49"/>
    <w:rsid w:val="0052332A"/>
    <w:rsid w:val="005244B7"/>
    <w:rsid w:val="00530C71"/>
    <w:rsid w:val="00530D34"/>
    <w:rsid w:val="005338A1"/>
    <w:rsid w:val="00533F88"/>
    <w:rsid w:val="005350BB"/>
    <w:rsid w:val="00537657"/>
    <w:rsid w:val="0054231C"/>
    <w:rsid w:val="00542D6F"/>
    <w:rsid w:val="00543151"/>
    <w:rsid w:val="005436E6"/>
    <w:rsid w:val="00544FAA"/>
    <w:rsid w:val="00545C81"/>
    <w:rsid w:val="0054682B"/>
    <w:rsid w:val="00550312"/>
    <w:rsid w:val="00551DF2"/>
    <w:rsid w:val="005533A6"/>
    <w:rsid w:val="0055362F"/>
    <w:rsid w:val="005549BB"/>
    <w:rsid w:val="00555880"/>
    <w:rsid w:val="00555BDE"/>
    <w:rsid w:val="00557355"/>
    <w:rsid w:val="00557438"/>
    <w:rsid w:val="0055745B"/>
    <w:rsid w:val="005605FC"/>
    <w:rsid w:val="00561A78"/>
    <w:rsid w:val="00561F28"/>
    <w:rsid w:val="00564F39"/>
    <w:rsid w:val="00565EA0"/>
    <w:rsid w:val="00571942"/>
    <w:rsid w:val="00572425"/>
    <w:rsid w:val="00572435"/>
    <w:rsid w:val="005735B9"/>
    <w:rsid w:val="005745DC"/>
    <w:rsid w:val="005769B6"/>
    <w:rsid w:val="00576B4A"/>
    <w:rsid w:val="00582C31"/>
    <w:rsid w:val="00584A54"/>
    <w:rsid w:val="005851BE"/>
    <w:rsid w:val="00586294"/>
    <w:rsid w:val="00586CCC"/>
    <w:rsid w:val="0058702E"/>
    <w:rsid w:val="00590147"/>
    <w:rsid w:val="0059068E"/>
    <w:rsid w:val="00590BE9"/>
    <w:rsid w:val="00591388"/>
    <w:rsid w:val="005927DB"/>
    <w:rsid w:val="00595B71"/>
    <w:rsid w:val="00597C7E"/>
    <w:rsid w:val="00597DCD"/>
    <w:rsid w:val="005A0085"/>
    <w:rsid w:val="005A1311"/>
    <w:rsid w:val="005A181F"/>
    <w:rsid w:val="005A4F6C"/>
    <w:rsid w:val="005A51EA"/>
    <w:rsid w:val="005A525E"/>
    <w:rsid w:val="005A610B"/>
    <w:rsid w:val="005A656F"/>
    <w:rsid w:val="005A7DB1"/>
    <w:rsid w:val="005B0754"/>
    <w:rsid w:val="005B264A"/>
    <w:rsid w:val="005B2F8E"/>
    <w:rsid w:val="005B40FB"/>
    <w:rsid w:val="005B58F8"/>
    <w:rsid w:val="005B65D0"/>
    <w:rsid w:val="005B73BF"/>
    <w:rsid w:val="005B797B"/>
    <w:rsid w:val="005C2934"/>
    <w:rsid w:val="005C2DE2"/>
    <w:rsid w:val="005C4B06"/>
    <w:rsid w:val="005C521A"/>
    <w:rsid w:val="005C5DD5"/>
    <w:rsid w:val="005C6042"/>
    <w:rsid w:val="005D0176"/>
    <w:rsid w:val="005D13D4"/>
    <w:rsid w:val="005D13FC"/>
    <w:rsid w:val="005D1F84"/>
    <w:rsid w:val="005D292F"/>
    <w:rsid w:val="005D6F9B"/>
    <w:rsid w:val="005D727B"/>
    <w:rsid w:val="005D7CFA"/>
    <w:rsid w:val="005E090D"/>
    <w:rsid w:val="005E1E24"/>
    <w:rsid w:val="005E4334"/>
    <w:rsid w:val="005E4988"/>
    <w:rsid w:val="005E61D6"/>
    <w:rsid w:val="005F1640"/>
    <w:rsid w:val="005F2688"/>
    <w:rsid w:val="005F53BD"/>
    <w:rsid w:val="005F5778"/>
    <w:rsid w:val="005F6B81"/>
    <w:rsid w:val="00601313"/>
    <w:rsid w:val="00603C01"/>
    <w:rsid w:val="0060489A"/>
    <w:rsid w:val="006057D8"/>
    <w:rsid w:val="00606EFA"/>
    <w:rsid w:val="006115FA"/>
    <w:rsid w:val="00613F93"/>
    <w:rsid w:val="00614C0E"/>
    <w:rsid w:val="00614E27"/>
    <w:rsid w:val="00617FFA"/>
    <w:rsid w:val="00620CD1"/>
    <w:rsid w:val="00622DCD"/>
    <w:rsid w:val="0062386B"/>
    <w:rsid w:val="00624245"/>
    <w:rsid w:val="006244D3"/>
    <w:rsid w:val="006245AC"/>
    <w:rsid w:val="0063005D"/>
    <w:rsid w:val="00632883"/>
    <w:rsid w:val="006345C6"/>
    <w:rsid w:val="006360D0"/>
    <w:rsid w:val="006372A6"/>
    <w:rsid w:val="0063766D"/>
    <w:rsid w:val="00637BF7"/>
    <w:rsid w:val="00637F38"/>
    <w:rsid w:val="006449AE"/>
    <w:rsid w:val="0064719E"/>
    <w:rsid w:val="0065012A"/>
    <w:rsid w:val="006530B8"/>
    <w:rsid w:val="00653A18"/>
    <w:rsid w:val="00653A61"/>
    <w:rsid w:val="00654072"/>
    <w:rsid w:val="00656921"/>
    <w:rsid w:val="0066139A"/>
    <w:rsid w:val="006625DF"/>
    <w:rsid w:val="00663911"/>
    <w:rsid w:val="00666B8F"/>
    <w:rsid w:val="00667206"/>
    <w:rsid w:val="00667F3B"/>
    <w:rsid w:val="00670285"/>
    <w:rsid w:val="006704A0"/>
    <w:rsid w:val="00670CC8"/>
    <w:rsid w:val="00671A6D"/>
    <w:rsid w:val="006732E6"/>
    <w:rsid w:val="006829C4"/>
    <w:rsid w:val="00682AED"/>
    <w:rsid w:val="006831E9"/>
    <w:rsid w:val="00683441"/>
    <w:rsid w:val="006835AE"/>
    <w:rsid w:val="00690138"/>
    <w:rsid w:val="00691F9E"/>
    <w:rsid w:val="006950A2"/>
    <w:rsid w:val="00695139"/>
    <w:rsid w:val="006958D2"/>
    <w:rsid w:val="0069637A"/>
    <w:rsid w:val="00697C01"/>
    <w:rsid w:val="00697EA7"/>
    <w:rsid w:val="006A0339"/>
    <w:rsid w:val="006A03D3"/>
    <w:rsid w:val="006A25E2"/>
    <w:rsid w:val="006A3819"/>
    <w:rsid w:val="006A409F"/>
    <w:rsid w:val="006A4A7F"/>
    <w:rsid w:val="006A4AAB"/>
    <w:rsid w:val="006A4E88"/>
    <w:rsid w:val="006A52C8"/>
    <w:rsid w:val="006A73CF"/>
    <w:rsid w:val="006A770E"/>
    <w:rsid w:val="006B06EB"/>
    <w:rsid w:val="006B1ECC"/>
    <w:rsid w:val="006B22AF"/>
    <w:rsid w:val="006B7B49"/>
    <w:rsid w:val="006C0953"/>
    <w:rsid w:val="006C21B5"/>
    <w:rsid w:val="006C22A9"/>
    <w:rsid w:val="006C2CF2"/>
    <w:rsid w:val="006C3D2E"/>
    <w:rsid w:val="006C3EAF"/>
    <w:rsid w:val="006D10B8"/>
    <w:rsid w:val="006D15B8"/>
    <w:rsid w:val="006D1B04"/>
    <w:rsid w:val="006D2E0E"/>
    <w:rsid w:val="006D52B7"/>
    <w:rsid w:val="006D5412"/>
    <w:rsid w:val="006D6485"/>
    <w:rsid w:val="006D6B8B"/>
    <w:rsid w:val="006E12C2"/>
    <w:rsid w:val="006E2B8B"/>
    <w:rsid w:val="006E49D8"/>
    <w:rsid w:val="006E5C1E"/>
    <w:rsid w:val="006E72A7"/>
    <w:rsid w:val="006F098D"/>
    <w:rsid w:val="006F1736"/>
    <w:rsid w:val="006F183A"/>
    <w:rsid w:val="006F294D"/>
    <w:rsid w:val="006F3FF4"/>
    <w:rsid w:val="006F4424"/>
    <w:rsid w:val="006F4894"/>
    <w:rsid w:val="006F5BD9"/>
    <w:rsid w:val="00701BB9"/>
    <w:rsid w:val="00701C11"/>
    <w:rsid w:val="007078D5"/>
    <w:rsid w:val="00707A4D"/>
    <w:rsid w:val="00710CF5"/>
    <w:rsid w:val="00710D8C"/>
    <w:rsid w:val="00711D06"/>
    <w:rsid w:val="00712ED9"/>
    <w:rsid w:val="0071320E"/>
    <w:rsid w:val="00713BF5"/>
    <w:rsid w:val="00714E81"/>
    <w:rsid w:val="00715681"/>
    <w:rsid w:val="00716197"/>
    <w:rsid w:val="00716F6C"/>
    <w:rsid w:val="00717590"/>
    <w:rsid w:val="00717A7B"/>
    <w:rsid w:val="00720371"/>
    <w:rsid w:val="00720C11"/>
    <w:rsid w:val="007223A2"/>
    <w:rsid w:val="00723085"/>
    <w:rsid w:val="0072499B"/>
    <w:rsid w:val="007264FF"/>
    <w:rsid w:val="007274DA"/>
    <w:rsid w:val="007305BF"/>
    <w:rsid w:val="007403F1"/>
    <w:rsid w:val="00741657"/>
    <w:rsid w:val="007417C4"/>
    <w:rsid w:val="00745DEF"/>
    <w:rsid w:val="00746FCD"/>
    <w:rsid w:val="007470D4"/>
    <w:rsid w:val="00747291"/>
    <w:rsid w:val="0075051B"/>
    <w:rsid w:val="00751EE4"/>
    <w:rsid w:val="00752FD6"/>
    <w:rsid w:val="0075352B"/>
    <w:rsid w:val="00753782"/>
    <w:rsid w:val="00757BE9"/>
    <w:rsid w:val="00760A7D"/>
    <w:rsid w:val="00760D8D"/>
    <w:rsid w:val="00762159"/>
    <w:rsid w:val="00770746"/>
    <w:rsid w:val="00771C21"/>
    <w:rsid w:val="00774097"/>
    <w:rsid w:val="00774797"/>
    <w:rsid w:val="00774DCE"/>
    <w:rsid w:val="007754ED"/>
    <w:rsid w:val="00776CC8"/>
    <w:rsid w:val="00777122"/>
    <w:rsid w:val="007773AD"/>
    <w:rsid w:val="007831AC"/>
    <w:rsid w:val="00784C60"/>
    <w:rsid w:val="00785CC8"/>
    <w:rsid w:val="00785DCC"/>
    <w:rsid w:val="00787548"/>
    <w:rsid w:val="00790BF1"/>
    <w:rsid w:val="0079307D"/>
    <w:rsid w:val="007953D0"/>
    <w:rsid w:val="00796C76"/>
    <w:rsid w:val="0079727C"/>
    <w:rsid w:val="00797C84"/>
    <w:rsid w:val="007A0938"/>
    <w:rsid w:val="007A0C28"/>
    <w:rsid w:val="007A24F0"/>
    <w:rsid w:val="007A25AF"/>
    <w:rsid w:val="007A35E5"/>
    <w:rsid w:val="007A3DFA"/>
    <w:rsid w:val="007A4DA5"/>
    <w:rsid w:val="007A5730"/>
    <w:rsid w:val="007A672F"/>
    <w:rsid w:val="007A6761"/>
    <w:rsid w:val="007B1FE9"/>
    <w:rsid w:val="007B3AF2"/>
    <w:rsid w:val="007B4622"/>
    <w:rsid w:val="007B615F"/>
    <w:rsid w:val="007B6839"/>
    <w:rsid w:val="007B70DF"/>
    <w:rsid w:val="007C06C2"/>
    <w:rsid w:val="007C1312"/>
    <w:rsid w:val="007C3051"/>
    <w:rsid w:val="007C3195"/>
    <w:rsid w:val="007C4A3C"/>
    <w:rsid w:val="007C52CF"/>
    <w:rsid w:val="007D04E3"/>
    <w:rsid w:val="007D0726"/>
    <w:rsid w:val="007D0FF4"/>
    <w:rsid w:val="007D1FB7"/>
    <w:rsid w:val="007D2085"/>
    <w:rsid w:val="007D4298"/>
    <w:rsid w:val="007D5D27"/>
    <w:rsid w:val="007D7BF1"/>
    <w:rsid w:val="007E2709"/>
    <w:rsid w:val="007E286A"/>
    <w:rsid w:val="007E49E9"/>
    <w:rsid w:val="007E5F5F"/>
    <w:rsid w:val="007F2B02"/>
    <w:rsid w:val="007F45AB"/>
    <w:rsid w:val="007F4940"/>
    <w:rsid w:val="007F51DC"/>
    <w:rsid w:val="007F56EB"/>
    <w:rsid w:val="007F64FC"/>
    <w:rsid w:val="007F66A8"/>
    <w:rsid w:val="007F7839"/>
    <w:rsid w:val="00801970"/>
    <w:rsid w:val="00804071"/>
    <w:rsid w:val="00804ACE"/>
    <w:rsid w:val="00804BFA"/>
    <w:rsid w:val="00805A99"/>
    <w:rsid w:val="00806201"/>
    <w:rsid w:val="00806975"/>
    <w:rsid w:val="0080738C"/>
    <w:rsid w:val="00810DA6"/>
    <w:rsid w:val="00812673"/>
    <w:rsid w:val="008127E6"/>
    <w:rsid w:val="008128C0"/>
    <w:rsid w:val="00813088"/>
    <w:rsid w:val="008141AE"/>
    <w:rsid w:val="0081492E"/>
    <w:rsid w:val="00815A9F"/>
    <w:rsid w:val="008161BB"/>
    <w:rsid w:val="008219C6"/>
    <w:rsid w:val="00824C0B"/>
    <w:rsid w:val="00825616"/>
    <w:rsid w:val="00834DD3"/>
    <w:rsid w:val="00834ED5"/>
    <w:rsid w:val="00835C23"/>
    <w:rsid w:val="008375A7"/>
    <w:rsid w:val="00840339"/>
    <w:rsid w:val="008405BE"/>
    <w:rsid w:val="00842588"/>
    <w:rsid w:val="0084323D"/>
    <w:rsid w:val="008448BA"/>
    <w:rsid w:val="00844CD0"/>
    <w:rsid w:val="008462D2"/>
    <w:rsid w:val="00851B1B"/>
    <w:rsid w:val="008525BD"/>
    <w:rsid w:val="00852936"/>
    <w:rsid w:val="00852ED7"/>
    <w:rsid w:val="008549D9"/>
    <w:rsid w:val="008560B2"/>
    <w:rsid w:val="008564A1"/>
    <w:rsid w:val="00857212"/>
    <w:rsid w:val="008654EC"/>
    <w:rsid w:val="00865917"/>
    <w:rsid w:val="00870691"/>
    <w:rsid w:val="008756F4"/>
    <w:rsid w:val="00876DE5"/>
    <w:rsid w:val="00881E77"/>
    <w:rsid w:val="00883FF8"/>
    <w:rsid w:val="00886E2B"/>
    <w:rsid w:val="0088764C"/>
    <w:rsid w:val="0089021A"/>
    <w:rsid w:val="008904C0"/>
    <w:rsid w:val="00890C91"/>
    <w:rsid w:val="00891EDC"/>
    <w:rsid w:val="008926FE"/>
    <w:rsid w:val="008932E5"/>
    <w:rsid w:val="00894E2F"/>
    <w:rsid w:val="0089585F"/>
    <w:rsid w:val="00896E10"/>
    <w:rsid w:val="008A05E4"/>
    <w:rsid w:val="008A0774"/>
    <w:rsid w:val="008A0E2D"/>
    <w:rsid w:val="008A281A"/>
    <w:rsid w:val="008A472E"/>
    <w:rsid w:val="008A5000"/>
    <w:rsid w:val="008A5B3C"/>
    <w:rsid w:val="008A7C65"/>
    <w:rsid w:val="008B07FD"/>
    <w:rsid w:val="008B15D7"/>
    <w:rsid w:val="008B189B"/>
    <w:rsid w:val="008B4A05"/>
    <w:rsid w:val="008B4FF8"/>
    <w:rsid w:val="008B5B90"/>
    <w:rsid w:val="008B5D9D"/>
    <w:rsid w:val="008C1DF7"/>
    <w:rsid w:val="008C3F6C"/>
    <w:rsid w:val="008C5529"/>
    <w:rsid w:val="008C6C9E"/>
    <w:rsid w:val="008D0253"/>
    <w:rsid w:val="008D3801"/>
    <w:rsid w:val="008D4BC1"/>
    <w:rsid w:val="008D5EFE"/>
    <w:rsid w:val="008D6268"/>
    <w:rsid w:val="008D6525"/>
    <w:rsid w:val="008D68A0"/>
    <w:rsid w:val="008E0B29"/>
    <w:rsid w:val="008E1B56"/>
    <w:rsid w:val="008E243E"/>
    <w:rsid w:val="008E2761"/>
    <w:rsid w:val="008E2877"/>
    <w:rsid w:val="008E38F3"/>
    <w:rsid w:val="008E6D6E"/>
    <w:rsid w:val="008F0C1A"/>
    <w:rsid w:val="008F323F"/>
    <w:rsid w:val="008F74C0"/>
    <w:rsid w:val="008F76B3"/>
    <w:rsid w:val="0090402F"/>
    <w:rsid w:val="00904F85"/>
    <w:rsid w:val="00905914"/>
    <w:rsid w:val="009066FD"/>
    <w:rsid w:val="00907EB8"/>
    <w:rsid w:val="0091122F"/>
    <w:rsid w:val="009123B5"/>
    <w:rsid w:val="00915066"/>
    <w:rsid w:val="009154E8"/>
    <w:rsid w:val="009177AC"/>
    <w:rsid w:val="0092093B"/>
    <w:rsid w:val="00921115"/>
    <w:rsid w:val="00922ED6"/>
    <w:rsid w:val="0092352D"/>
    <w:rsid w:val="00924C93"/>
    <w:rsid w:val="009253B2"/>
    <w:rsid w:val="00926942"/>
    <w:rsid w:val="00927A62"/>
    <w:rsid w:val="00930733"/>
    <w:rsid w:val="00930E27"/>
    <w:rsid w:val="0093114C"/>
    <w:rsid w:val="009325C5"/>
    <w:rsid w:val="00933EA4"/>
    <w:rsid w:val="00934416"/>
    <w:rsid w:val="00935CD7"/>
    <w:rsid w:val="00936DDB"/>
    <w:rsid w:val="00936E4E"/>
    <w:rsid w:val="00937B8C"/>
    <w:rsid w:val="00940121"/>
    <w:rsid w:val="0094097B"/>
    <w:rsid w:val="0094163C"/>
    <w:rsid w:val="00941741"/>
    <w:rsid w:val="00942D00"/>
    <w:rsid w:val="009432F1"/>
    <w:rsid w:val="009443D3"/>
    <w:rsid w:val="0094495C"/>
    <w:rsid w:val="009459B7"/>
    <w:rsid w:val="009466AD"/>
    <w:rsid w:val="009479DC"/>
    <w:rsid w:val="009507A4"/>
    <w:rsid w:val="00950B52"/>
    <w:rsid w:val="00951AC1"/>
    <w:rsid w:val="00953757"/>
    <w:rsid w:val="0095480D"/>
    <w:rsid w:val="009548A8"/>
    <w:rsid w:val="009573EE"/>
    <w:rsid w:val="00963E07"/>
    <w:rsid w:val="00963FD9"/>
    <w:rsid w:val="009644A8"/>
    <w:rsid w:val="00965402"/>
    <w:rsid w:val="0096559A"/>
    <w:rsid w:val="0096644E"/>
    <w:rsid w:val="0096664A"/>
    <w:rsid w:val="009669A3"/>
    <w:rsid w:val="00966C94"/>
    <w:rsid w:val="009674AB"/>
    <w:rsid w:val="00970181"/>
    <w:rsid w:val="00970393"/>
    <w:rsid w:val="009715B5"/>
    <w:rsid w:val="009726A8"/>
    <w:rsid w:val="00973972"/>
    <w:rsid w:val="00974E88"/>
    <w:rsid w:val="00977013"/>
    <w:rsid w:val="00980032"/>
    <w:rsid w:val="00980762"/>
    <w:rsid w:val="00980A81"/>
    <w:rsid w:val="00980E5C"/>
    <w:rsid w:val="00981FC8"/>
    <w:rsid w:val="00982944"/>
    <w:rsid w:val="00982AE8"/>
    <w:rsid w:val="00985EF8"/>
    <w:rsid w:val="009860D7"/>
    <w:rsid w:val="009863B0"/>
    <w:rsid w:val="009914AE"/>
    <w:rsid w:val="00991899"/>
    <w:rsid w:val="009971B3"/>
    <w:rsid w:val="00997D06"/>
    <w:rsid w:val="00997DED"/>
    <w:rsid w:val="009A0657"/>
    <w:rsid w:val="009A0702"/>
    <w:rsid w:val="009A1390"/>
    <w:rsid w:val="009A247A"/>
    <w:rsid w:val="009A750F"/>
    <w:rsid w:val="009B0D76"/>
    <w:rsid w:val="009B1E77"/>
    <w:rsid w:val="009B270E"/>
    <w:rsid w:val="009B75D1"/>
    <w:rsid w:val="009C359F"/>
    <w:rsid w:val="009C4867"/>
    <w:rsid w:val="009C5728"/>
    <w:rsid w:val="009C5DD2"/>
    <w:rsid w:val="009C64E7"/>
    <w:rsid w:val="009C6BA1"/>
    <w:rsid w:val="009D5DAD"/>
    <w:rsid w:val="009D7D7D"/>
    <w:rsid w:val="009E00D3"/>
    <w:rsid w:val="009E1E37"/>
    <w:rsid w:val="009E1F02"/>
    <w:rsid w:val="009E2226"/>
    <w:rsid w:val="009E341D"/>
    <w:rsid w:val="009E3DF7"/>
    <w:rsid w:val="009E4544"/>
    <w:rsid w:val="009E527F"/>
    <w:rsid w:val="009E7EDE"/>
    <w:rsid w:val="009F0060"/>
    <w:rsid w:val="009F2136"/>
    <w:rsid w:val="009F2AFC"/>
    <w:rsid w:val="009F3EEF"/>
    <w:rsid w:val="009F520D"/>
    <w:rsid w:val="009F6DED"/>
    <w:rsid w:val="00A0042E"/>
    <w:rsid w:val="00A01050"/>
    <w:rsid w:val="00A01AD4"/>
    <w:rsid w:val="00A03684"/>
    <w:rsid w:val="00A05607"/>
    <w:rsid w:val="00A05E1A"/>
    <w:rsid w:val="00A06C8E"/>
    <w:rsid w:val="00A06E7C"/>
    <w:rsid w:val="00A1049D"/>
    <w:rsid w:val="00A12CBF"/>
    <w:rsid w:val="00A163BF"/>
    <w:rsid w:val="00A16A24"/>
    <w:rsid w:val="00A20768"/>
    <w:rsid w:val="00A233B3"/>
    <w:rsid w:val="00A243C5"/>
    <w:rsid w:val="00A258ED"/>
    <w:rsid w:val="00A25C54"/>
    <w:rsid w:val="00A25FE3"/>
    <w:rsid w:val="00A26AD4"/>
    <w:rsid w:val="00A2705E"/>
    <w:rsid w:val="00A27FAB"/>
    <w:rsid w:val="00A327CB"/>
    <w:rsid w:val="00A332C3"/>
    <w:rsid w:val="00A3396E"/>
    <w:rsid w:val="00A36594"/>
    <w:rsid w:val="00A37B7C"/>
    <w:rsid w:val="00A37FB3"/>
    <w:rsid w:val="00A40FA6"/>
    <w:rsid w:val="00A43A01"/>
    <w:rsid w:val="00A4614E"/>
    <w:rsid w:val="00A5020F"/>
    <w:rsid w:val="00A50EC4"/>
    <w:rsid w:val="00A51CB1"/>
    <w:rsid w:val="00A53E70"/>
    <w:rsid w:val="00A54A5C"/>
    <w:rsid w:val="00A55CD8"/>
    <w:rsid w:val="00A56A55"/>
    <w:rsid w:val="00A576AA"/>
    <w:rsid w:val="00A611F9"/>
    <w:rsid w:val="00A61E75"/>
    <w:rsid w:val="00A64CC9"/>
    <w:rsid w:val="00A64F4B"/>
    <w:rsid w:val="00A653AE"/>
    <w:rsid w:val="00A65526"/>
    <w:rsid w:val="00A65A77"/>
    <w:rsid w:val="00A70359"/>
    <w:rsid w:val="00A707FB"/>
    <w:rsid w:val="00A769BB"/>
    <w:rsid w:val="00A80A84"/>
    <w:rsid w:val="00A81957"/>
    <w:rsid w:val="00A83FEC"/>
    <w:rsid w:val="00A86DE2"/>
    <w:rsid w:val="00A92243"/>
    <w:rsid w:val="00A928DA"/>
    <w:rsid w:val="00A92961"/>
    <w:rsid w:val="00A92A89"/>
    <w:rsid w:val="00A93F6E"/>
    <w:rsid w:val="00A94518"/>
    <w:rsid w:val="00A94A2D"/>
    <w:rsid w:val="00A94D06"/>
    <w:rsid w:val="00A9682F"/>
    <w:rsid w:val="00A974DD"/>
    <w:rsid w:val="00AA046F"/>
    <w:rsid w:val="00AA178D"/>
    <w:rsid w:val="00AA2643"/>
    <w:rsid w:val="00AA4651"/>
    <w:rsid w:val="00AA46A8"/>
    <w:rsid w:val="00AA4B86"/>
    <w:rsid w:val="00AA5025"/>
    <w:rsid w:val="00AA6061"/>
    <w:rsid w:val="00AA6DC8"/>
    <w:rsid w:val="00AA7503"/>
    <w:rsid w:val="00AA76CC"/>
    <w:rsid w:val="00AA76F7"/>
    <w:rsid w:val="00AB10D5"/>
    <w:rsid w:val="00AB1BAF"/>
    <w:rsid w:val="00AB2053"/>
    <w:rsid w:val="00AB3FED"/>
    <w:rsid w:val="00AB4315"/>
    <w:rsid w:val="00AB4717"/>
    <w:rsid w:val="00AB4947"/>
    <w:rsid w:val="00AC0C21"/>
    <w:rsid w:val="00AC1739"/>
    <w:rsid w:val="00AC527F"/>
    <w:rsid w:val="00AC62EF"/>
    <w:rsid w:val="00AD0ED9"/>
    <w:rsid w:val="00AD1294"/>
    <w:rsid w:val="00AD1474"/>
    <w:rsid w:val="00AD56FE"/>
    <w:rsid w:val="00AD68A4"/>
    <w:rsid w:val="00AD6963"/>
    <w:rsid w:val="00AD6FC5"/>
    <w:rsid w:val="00AE0310"/>
    <w:rsid w:val="00AE07CA"/>
    <w:rsid w:val="00AE4197"/>
    <w:rsid w:val="00AE4362"/>
    <w:rsid w:val="00AE53EE"/>
    <w:rsid w:val="00AE65B3"/>
    <w:rsid w:val="00AE7E80"/>
    <w:rsid w:val="00AE7E85"/>
    <w:rsid w:val="00AF012B"/>
    <w:rsid w:val="00AF0A4A"/>
    <w:rsid w:val="00AF3958"/>
    <w:rsid w:val="00AF3F30"/>
    <w:rsid w:val="00AF4E16"/>
    <w:rsid w:val="00AF66E3"/>
    <w:rsid w:val="00AF764C"/>
    <w:rsid w:val="00AF7B68"/>
    <w:rsid w:val="00B01B65"/>
    <w:rsid w:val="00B035C0"/>
    <w:rsid w:val="00B038C9"/>
    <w:rsid w:val="00B0527C"/>
    <w:rsid w:val="00B05DD3"/>
    <w:rsid w:val="00B06E46"/>
    <w:rsid w:val="00B10695"/>
    <w:rsid w:val="00B1181D"/>
    <w:rsid w:val="00B121FC"/>
    <w:rsid w:val="00B130B6"/>
    <w:rsid w:val="00B13FE0"/>
    <w:rsid w:val="00B1557A"/>
    <w:rsid w:val="00B155AD"/>
    <w:rsid w:val="00B156EA"/>
    <w:rsid w:val="00B16475"/>
    <w:rsid w:val="00B16889"/>
    <w:rsid w:val="00B1770E"/>
    <w:rsid w:val="00B21A98"/>
    <w:rsid w:val="00B22877"/>
    <w:rsid w:val="00B24790"/>
    <w:rsid w:val="00B249E2"/>
    <w:rsid w:val="00B24EA8"/>
    <w:rsid w:val="00B26567"/>
    <w:rsid w:val="00B32C69"/>
    <w:rsid w:val="00B34505"/>
    <w:rsid w:val="00B36087"/>
    <w:rsid w:val="00B36302"/>
    <w:rsid w:val="00B402F8"/>
    <w:rsid w:val="00B41042"/>
    <w:rsid w:val="00B413D2"/>
    <w:rsid w:val="00B42276"/>
    <w:rsid w:val="00B43672"/>
    <w:rsid w:val="00B44B57"/>
    <w:rsid w:val="00B45C7C"/>
    <w:rsid w:val="00B4756F"/>
    <w:rsid w:val="00B50DEA"/>
    <w:rsid w:val="00B52EBB"/>
    <w:rsid w:val="00B54371"/>
    <w:rsid w:val="00B543C9"/>
    <w:rsid w:val="00B56691"/>
    <w:rsid w:val="00B575F3"/>
    <w:rsid w:val="00B57CC8"/>
    <w:rsid w:val="00B617D9"/>
    <w:rsid w:val="00B63721"/>
    <w:rsid w:val="00B63D23"/>
    <w:rsid w:val="00B640A8"/>
    <w:rsid w:val="00B658A7"/>
    <w:rsid w:val="00B65C34"/>
    <w:rsid w:val="00B6715E"/>
    <w:rsid w:val="00B70441"/>
    <w:rsid w:val="00B705EE"/>
    <w:rsid w:val="00B71DAC"/>
    <w:rsid w:val="00B73518"/>
    <w:rsid w:val="00B73881"/>
    <w:rsid w:val="00B73996"/>
    <w:rsid w:val="00B73C03"/>
    <w:rsid w:val="00B748C1"/>
    <w:rsid w:val="00B75AB6"/>
    <w:rsid w:val="00B76251"/>
    <w:rsid w:val="00B767BC"/>
    <w:rsid w:val="00B80E34"/>
    <w:rsid w:val="00B84FC1"/>
    <w:rsid w:val="00B85780"/>
    <w:rsid w:val="00B86A3B"/>
    <w:rsid w:val="00B86BDF"/>
    <w:rsid w:val="00B87A36"/>
    <w:rsid w:val="00B94FB8"/>
    <w:rsid w:val="00B95B6F"/>
    <w:rsid w:val="00BA05AE"/>
    <w:rsid w:val="00BA1431"/>
    <w:rsid w:val="00BA6A6F"/>
    <w:rsid w:val="00BA70AB"/>
    <w:rsid w:val="00BA7CAE"/>
    <w:rsid w:val="00BA7E10"/>
    <w:rsid w:val="00BB2A3E"/>
    <w:rsid w:val="00BB56BB"/>
    <w:rsid w:val="00BB68B3"/>
    <w:rsid w:val="00BC10CC"/>
    <w:rsid w:val="00BC1309"/>
    <w:rsid w:val="00BC1F7C"/>
    <w:rsid w:val="00BC240C"/>
    <w:rsid w:val="00BC3E87"/>
    <w:rsid w:val="00BC5635"/>
    <w:rsid w:val="00BC6315"/>
    <w:rsid w:val="00BD1049"/>
    <w:rsid w:val="00BD3D17"/>
    <w:rsid w:val="00BD5542"/>
    <w:rsid w:val="00BD5EB7"/>
    <w:rsid w:val="00BE07C4"/>
    <w:rsid w:val="00BE07ED"/>
    <w:rsid w:val="00BE3D4E"/>
    <w:rsid w:val="00BE4AE0"/>
    <w:rsid w:val="00BE6DF4"/>
    <w:rsid w:val="00BE7145"/>
    <w:rsid w:val="00BE78F2"/>
    <w:rsid w:val="00BF04BB"/>
    <w:rsid w:val="00BF4E6F"/>
    <w:rsid w:val="00BF51FE"/>
    <w:rsid w:val="00BF5E73"/>
    <w:rsid w:val="00BF6261"/>
    <w:rsid w:val="00BF6F01"/>
    <w:rsid w:val="00C00DC8"/>
    <w:rsid w:val="00C00E14"/>
    <w:rsid w:val="00C01B81"/>
    <w:rsid w:val="00C0332F"/>
    <w:rsid w:val="00C0341F"/>
    <w:rsid w:val="00C03B49"/>
    <w:rsid w:val="00C04738"/>
    <w:rsid w:val="00C04C13"/>
    <w:rsid w:val="00C04DB8"/>
    <w:rsid w:val="00C12331"/>
    <w:rsid w:val="00C14067"/>
    <w:rsid w:val="00C15155"/>
    <w:rsid w:val="00C1640C"/>
    <w:rsid w:val="00C16B54"/>
    <w:rsid w:val="00C227EC"/>
    <w:rsid w:val="00C267A4"/>
    <w:rsid w:val="00C33BC7"/>
    <w:rsid w:val="00C379C6"/>
    <w:rsid w:val="00C4169A"/>
    <w:rsid w:val="00C419B3"/>
    <w:rsid w:val="00C41CA5"/>
    <w:rsid w:val="00C4399A"/>
    <w:rsid w:val="00C443CA"/>
    <w:rsid w:val="00C448C7"/>
    <w:rsid w:val="00C455E0"/>
    <w:rsid w:val="00C464CB"/>
    <w:rsid w:val="00C47CC9"/>
    <w:rsid w:val="00C52F60"/>
    <w:rsid w:val="00C57FDF"/>
    <w:rsid w:val="00C60082"/>
    <w:rsid w:val="00C60399"/>
    <w:rsid w:val="00C6098C"/>
    <w:rsid w:val="00C60B4B"/>
    <w:rsid w:val="00C6376C"/>
    <w:rsid w:val="00C642A5"/>
    <w:rsid w:val="00C658FF"/>
    <w:rsid w:val="00C66591"/>
    <w:rsid w:val="00C66EB8"/>
    <w:rsid w:val="00C67D7A"/>
    <w:rsid w:val="00C7300F"/>
    <w:rsid w:val="00C73D4A"/>
    <w:rsid w:val="00C748FF"/>
    <w:rsid w:val="00C74C8A"/>
    <w:rsid w:val="00C76322"/>
    <w:rsid w:val="00C77CEE"/>
    <w:rsid w:val="00C84AAB"/>
    <w:rsid w:val="00C86F7E"/>
    <w:rsid w:val="00C86FDC"/>
    <w:rsid w:val="00C87016"/>
    <w:rsid w:val="00C90073"/>
    <w:rsid w:val="00C90EB7"/>
    <w:rsid w:val="00C91876"/>
    <w:rsid w:val="00C924A4"/>
    <w:rsid w:val="00C9258D"/>
    <w:rsid w:val="00C93B2A"/>
    <w:rsid w:val="00C95562"/>
    <w:rsid w:val="00C95D22"/>
    <w:rsid w:val="00C968E9"/>
    <w:rsid w:val="00CA0CD4"/>
    <w:rsid w:val="00CA2636"/>
    <w:rsid w:val="00CA3F9A"/>
    <w:rsid w:val="00CA4365"/>
    <w:rsid w:val="00CA5231"/>
    <w:rsid w:val="00CA6407"/>
    <w:rsid w:val="00CA767A"/>
    <w:rsid w:val="00CA78CE"/>
    <w:rsid w:val="00CA7E73"/>
    <w:rsid w:val="00CB0F7F"/>
    <w:rsid w:val="00CB14CF"/>
    <w:rsid w:val="00CB1547"/>
    <w:rsid w:val="00CB157A"/>
    <w:rsid w:val="00CB168E"/>
    <w:rsid w:val="00CB4785"/>
    <w:rsid w:val="00CB4E09"/>
    <w:rsid w:val="00CB5C45"/>
    <w:rsid w:val="00CB6A68"/>
    <w:rsid w:val="00CC0DBC"/>
    <w:rsid w:val="00CC147E"/>
    <w:rsid w:val="00CC16B5"/>
    <w:rsid w:val="00CC2638"/>
    <w:rsid w:val="00CC455C"/>
    <w:rsid w:val="00CC4BA2"/>
    <w:rsid w:val="00CC5375"/>
    <w:rsid w:val="00CC689A"/>
    <w:rsid w:val="00CD08B5"/>
    <w:rsid w:val="00CD1592"/>
    <w:rsid w:val="00CD3134"/>
    <w:rsid w:val="00CD3694"/>
    <w:rsid w:val="00CD6638"/>
    <w:rsid w:val="00CD6D47"/>
    <w:rsid w:val="00CE0199"/>
    <w:rsid w:val="00CE15D0"/>
    <w:rsid w:val="00CE1650"/>
    <w:rsid w:val="00CE542E"/>
    <w:rsid w:val="00CE55CB"/>
    <w:rsid w:val="00CE5C1B"/>
    <w:rsid w:val="00CE60DD"/>
    <w:rsid w:val="00CF091A"/>
    <w:rsid w:val="00CF2763"/>
    <w:rsid w:val="00CF3E40"/>
    <w:rsid w:val="00CF405B"/>
    <w:rsid w:val="00CF679C"/>
    <w:rsid w:val="00CF6A93"/>
    <w:rsid w:val="00CF6DDC"/>
    <w:rsid w:val="00D008E5"/>
    <w:rsid w:val="00D04C23"/>
    <w:rsid w:val="00D057D1"/>
    <w:rsid w:val="00D05FEF"/>
    <w:rsid w:val="00D112BE"/>
    <w:rsid w:val="00D148A4"/>
    <w:rsid w:val="00D20354"/>
    <w:rsid w:val="00D20961"/>
    <w:rsid w:val="00D211E4"/>
    <w:rsid w:val="00D238CC"/>
    <w:rsid w:val="00D248CA"/>
    <w:rsid w:val="00D2544B"/>
    <w:rsid w:val="00D30332"/>
    <w:rsid w:val="00D3136D"/>
    <w:rsid w:val="00D31980"/>
    <w:rsid w:val="00D31E51"/>
    <w:rsid w:val="00D34B9D"/>
    <w:rsid w:val="00D34C74"/>
    <w:rsid w:val="00D3665E"/>
    <w:rsid w:val="00D36C4B"/>
    <w:rsid w:val="00D37206"/>
    <w:rsid w:val="00D37C6A"/>
    <w:rsid w:val="00D42594"/>
    <w:rsid w:val="00D42907"/>
    <w:rsid w:val="00D47C14"/>
    <w:rsid w:val="00D5168A"/>
    <w:rsid w:val="00D51EF4"/>
    <w:rsid w:val="00D535B2"/>
    <w:rsid w:val="00D5567D"/>
    <w:rsid w:val="00D5586D"/>
    <w:rsid w:val="00D568A3"/>
    <w:rsid w:val="00D57E1F"/>
    <w:rsid w:val="00D60001"/>
    <w:rsid w:val="00D614B8"/>
    <w:rsid w:val="00D62543"/>
    <w:rsid w:val="00D6417A"/>
    <w:rsid w:val="00D64577"/>
    <w:rsid w:val="00D64D80"/>
    <w:rsid w:val="00D66F19"/>
    <w:rsid w:val="00D67AE7"/>
    <w:rsid w:val="00D70089"/>
    <w:rsid w:val="00D709DF"/>
    <w:rsid w:val="00D70B14"/>
    <w:rsid w:val="00D72F07"/>
    <w:rsid w:val="00D75949"/>
    <w:rsid w:val="00D814D8"/>
    <w:rsid w:val="00D82426"/>
    <w:rsid w:val="00D8277A"/>
    <w:rsid w:val="00D83F67"/>
    <w:rsid w:val="00D86B1E"/>
    <w:rsid w:val="00D86DF6"/>
    <w:rsid w:val="00D875FA"/>
    <w:rsid w:val="00D92106"/>
    <w:rsid w:val="00D921BB"/>
    <w:rsid w:val="00D942C7"/>
    <w:rsid w:val="00D943DF"/>
    <w:rsid w:val="00D9682D"/>
    <w:rsid w:val="00D96A23"/>
    <w:rsid w:val="00D97E94"/>
    <w:rsid w:val="00DA44D9"/>
    <w:rsid w:val="00DA46C2"/>
    <w:rsid w:val="00DA47BA"/>
    <w:rsid w:val="00DA5B4D"/>
    <w:rsid w:val="00DA5C34"/>
    <w:rsid w:val="00DA690E"/>
    <w:rsid w:val="00DA7E10"/>
    <w:rsid w:val="00DB07B8"/>
    <w:rsid w:val="00DB2034"/>
    <w:rsid w:val="00DB3298"/>
    <w:rsid w:val="00DB4032"/>
    <w:rsid w:val="00DB5F63"/>
    <w:rsid w:val="00DB7DEC"/>
    <w:rsid w:val="00DC0F46"/>
    <w:rsid w:val="00DC17B8"/>
    <w:rsid w:val="00DC3302"/>
    <w:rsid w:val="00DC36D0"/>
    <w:rsid w:val="00DC3846"/>
    <w:rsid w:val="00DC5302"/>
    <w:rsid w:val="00DD0BA6"/>
    <w:rsid w:val="00DD1329"/>
    <w:rsid w:val="00DD13D1"/>
    <w:rsid w:val="00DD3810"/>
    <w:rsid w:val="00DD58AA"/>
    <w:rsid w:val="00DD6942"/>
    <w:rsid w:val="00DD7CB6"/>
    <w:rsid w:val="00DE10A5"/>
    <w:rsid w:val="00DE22C4"/>
    <w:rsid w:val="00DE454D"/>
    <w:rsid w:val="00DE6695"/>
    <w:rsid w:val="00DE73DC"/>
    <w:rsid w:val="00DF034C"/>
    <w:rsid w:val="00DF1448"/>
    <w:rsid w:val="00DF56AD"/>
    <w:rsid w:val="00DF67B7"/>
    <w:rsid w:val="00DF6B3A"/>
    <w:rsid w:val="00DF7746"/>
    <w:rsid w:val="00E008BE"/>
    <w:rsid w:val="00E00BE0"/>
    <w:rsid w:val="00E00C5F"/>
    <w:rsid w:val="00E01ADC"/>
    <w:rsid w:val="00E03E43"/>
    <w:rsid w:val="00E053F7"/>
    <w:rsid w:val="00E05F54"/>
    <w:rsid w:val="00E063FD"/>
    <w:rsid w:val="00E06DB7"/>
    <w:rsid w:val="00E0727A"/>
    <w:rsid w:val="00E10455"/>
    <w:rsid w:val="00E111CB"/>
    <w:rsid w:val="00E12123"/>
    <w:rsid w:val="00E12161"/>
    <w:rsid w:val="00E1217D"/>
    <w:rsid w:val="00E12FFE"/>
    <w:rsid w:val="00E14F67"/>
    <w:rsid w:val="00E15561"/>
    <w:rsid w:val="00E17BE7"/>
    <w:rsid w:val="00E17C22"/>
    <w:rsid w:val="00E202A0"/>
    <w:rsid w:val="00E218FF"/>
    <w:rsid w:val="00E21B60"/>
    <w:rsid w:val="00E2251A"/>
    <w:rsid w:val="00E225A5"/>
    <w:rsid w:val="00E25F00"/>
    <w:rsid w:val="00E27DCC"/>
    <w:rsid w:val="00E3098D"/>
    <w:rsid w:val="00E30E72"/>
    <w:rsid w:val="00E32587"/>
    <w:rsid w:val="00E33C26"/>
    <w:rsid w:val="00E34A7A"/>
    <w:rsid w:val="00E351B5"/>
    <w:rsid w:val="00E35C33"/>
    <w:rsid w:val="00E35D16"/>
    <w:rsid w:val="00E366C8"/>
    <w:rsid w:val="00E400A3"/>
    <w:rsid w:val="00E40831"/>
    <w:rsid w:val="00E416CF"/>
    <w:rsid w:val="00E43AF2"/>
    <w:rsid w:val="00E440A0"/>
    <w:rsid w:val="00E44CDE"/>
    <w:rsid w:val="00E456CD"/>
    <w:rsid w:val="00E45E00"/>
    <w:rsid w:val="00E46625"/>
    <w:rsid w:val="00E50BDD"/>
    <w:rsid w:val="00E5273A"/>
    <w:rsid w:val="00E5283B"/>
    <w:rsid w:val="00E53E75"/>
    <w:rsid w:val="00E54AA0"/>
    <w:rsid w:val="00E553FE"/>
    <w:rsid w:val="00E555D6"/>
    <w:rsid w:val="00E6095B"/>
    <w:rsid w:val="00E60DDA"/>
    <w:rsid w:val="00E61BB5"/>
    <w:rsid w:val="00E6250D"/>
    <w:rsid w:val="00E62A5E"/>
    <w:rsid w:val="00E62EB1"/>
    <w:rsid w:val="00E63660"/>
    <w:rsid w:val="00E63C71"/>
    <w:rsid w:val="00E64F5D"/>
    <w:rsid w:val="00E65925"/>
    <w:rsid w:val="00E66F3D"/>
    <w:rsid w:val="00E709E8"/>
    <w:rsid w:val="00E70DDB"/>
    <w:rsid w:val="00E71236"/>
    <w:rsid w:val="00E7349D"/>
    <w:rsid w:val="00E746D5"/>
    <w:rsid w:val="00E74A09"/>
    <w:rsid w:val="00E750DF"/>
    <w:rsid w:val="00E76350"/>
    <w:rsid w:val="00E80C82"/>
    <w:rsid w:val="00E83E1B"/>
    <w:rsid w:val="00E84E4F"/>
    <w:rsid w:val="00E85EBF"/>
    <w:rsid w:val="00E86869"/>
    <w:rsid w:val="00E87732"/>
    <w:rsid w:val="00E922A7"/>
    <w:rsid w:val="00E9294E"/>
    <w:rsid w:val="00E93243"/>
    <w:rsid w:val="00E9324B"/>
    <w:rsid w:val="00E9338E"/>
    <w:rsid w:val="00E93E5A"/>
    <w:rsid w:val="00E94EFA"/>
    <w:rsid w:val="00E950D9"/>
    <w:rsid w:val="00E951C9"/>
    <w:rsid w:val="00E97240"/>
    <w:rsid w:val="00E97A49"/>
    <w:rsid w:val="00EA1366"/>
    <w:rsid w:val="00EA27D1"/>
    <w:rsid w:val="00EA427B"/>
    <w:rsid w:val="00EA7708"/>
    <w:rsid w:val="00EA7FDF"/>
    <w:rsid w:val="00EB01C9"/>
    <w:rsid w:val="00EB1CA5"/>
    <w:rsid w:val="00EB6A1C"/>
    <w:rsid w:val="00EC0729"/>
    <w:rsid w:val="00EC2096"/>
    <w:rsid w:val="00EC2B7B"/>
    <w:rsid w:val="00EC3A7F"/>
    <w:rsid w:val="00EC3E27"/>
    <w:rsid w:val="00EC4B90"/>
    <w:rsid w:val="00EC4D80"/>
    <w:rsid w:val="00EC5044"/>
    <w:rsid w:val="00EC5B2E"/>
    <w:rsid w:val="00EC71B0"/>
    <w:rsid w:val="00ED2799"/>
    <w:rsid w:val="00ED3EF7"/>
    <w:rsid w:val="00ED43F1"/>
    <w:rsid w:val="00EE0FE5"/>
    <w:rsid w:val="00EE31E4"/>
    <w:rsid w:val="00EE50F4"/>
    <w:rsid w:val="00EE5529"/>
    <w:rsid w:val="00EE6A2F"/>
    <w:rsid w:val="00EF0DB5"/>
    <w:rsid w:val="00EF0FB5"/>
    <w:rsid w:val="00EF189C"/>
    <w:rsid w:val="00EF270F"/>
    <w:rsid w:val="00EF2CD5"/>
    <w:rsid w:val="00EF3B37"/>
    <w:rsid w:val="00EF48FA"/>
    <w:rsid w:val="00EF6E88"/>
    <w:rsid w:val="00EF7A09"/>
    <w:rsid w:val="00F001CC"/>
    <w:rsid w:val="00F0023C"/>
    <w:rsid w:val="00F02C65"/>
    <w:rsid w:val="00F108A4"/>
    <w:rsid w:val="00F11947"/>
    <w:rsid w:val="00F11F2D"/>
    <w:rsid w:val="00F12D42"/>
    <w:rsid w:val="00F13717"/>
    <w:rsid w:val="00F141D8"/>
    <w:rsid w:val="00F16C8C"/>
    <w:rsid w:val="00F16F98"/>
    <w:rsid w:val="00F177DD"/>
    <w:rsid w:val="00F22EB9"/>
    <w:rsid w:val="00F237B3"/>
    <w:rsid w:val="00F26933"/>
    <w:rsid w:val="00F27BE5"/>
    <w:rsid w:val="00F27F6F"/>
    <w:rsid w:val="00F31015"/>
    <w:rsid w:val="00F3124E"/>
    <w:rsid w:val="00F346C2"/>
    <w:rsid w:val="00F40CFA"/>
    <w:rsid w:val="00F4149D"/>
    <w:rsid w:val="00F431AB"/>
    <w:rsid w:val="00F445A9"/>
    <w:rsid w:val="00F44A19"/>
    <w:rsid w:val="00F46EBE"/>
    <w:rsid w:val="00F4749D"/>
    <w:rsid w:val="00F47EC2"/>
    <w:rsid w:val="00F5268E"/>
    <w:rsid w:val="00F57893"/>
    <w:rsid w:val="00F57F47"/>
    <w:rsid w:val="00F63A9B"/>
    <w:rsid w:val="00F70140"/>
    <w:rsid w:val="00F7288F"/>
    <w:rsid w:val="00F732F5"/>
    <w:rsid w:val="00F73925"/>
    <w:rsid w:val="00F758DC"/>
    <w:rsid w:val="00F766B1"/>
    <w:rsid w:val="00F802DD"/>
    <w:rsid w:val="00F80AAB"/>
    <w:rsid w:val="00F80B2E"/>
    <w:rsid w:val="00F80B60"/>
    <w:rsid w:val="00F82B6C"/>
    <w:rsid w:val="00F839ED"/>
    <w:rsid w:val="00F84C89"/>
    <w:rsid w:val="00F859AF"/>
    <w:rsid w:val="00F869DA"/>
    <w:rsid w:val="00F87EC5"/>
    <w:rsid w:val="00F901B1"/>
    <w:rsid w:val="00F90868"/>
    <w:rsid w:val="00F90EC3"/>
    <w:rsid w:val="00F9386F"/>
    <w:rsid w:val="00F93A6C"/>
    <w:rsid w:val="00F93ABA"/>
    <w:rsid w:val="00F9562D"/>
    <w:rsid w:val="00F96871"/>
    <w:rsid w:val="00F96DFC"/>
    <w:rsid w:val="00F96F76"/>
    <w:rsid w:val="00F97FF9"/>
    <w:rsid w:val="00FA0314"/>
    <w:rsid w:val="00FA051E"/>
    <w:rsid w:val="00FA22D5"/>
    <w:rsid w:val="00FA25F4"/>
    <w:rsid w:val="00FA4C31"/>
    <w:rsid w:val="00FB13C4"/>
    <w:rsid w:val="00FB2167"/>
    <w:rsid w:val="00FB25DB"/>
    <w:rsid w:val="00FB4560"/>
    <w:rsid w:val="00FB63FB"/>
    <w:rsid w:val="00FC0FEE"/>
    <w:rsid w:val="00FC549E"/>
    <w:rsid w:val="00FC6186"/>
    <w:rsid w:val="00FC6ED5"/>
    <w:rsid w:val="00FC72C6"/>
    <w:rsid w:val="00FD0524"/>
    <w:rsid w:val="00FD36D2"/>
    <w:rsid w:val="00FD6AD8"/>
    <w:rsid w:val="00FD759A"/>
    <w:rsid w:val="00FE0B72"/>
    <w:rsid w:val="00FE0D7A"/>
    <w:rsid w:val="00FE1FA8"/>
    <w:rsid w:val="00FE2157"/>
    <w:rsid w:val="00FE2286"/>
    <w:rsid w:val="00FE4E4C"/>
    <w:rsid w:val="00FE5F5F"/>
    <w:rsid w:val="00FF3A7D"/>
    <w:rsid w:val="00FF4610"/>
    <w:rsid w:val="00FF5D6E"/>
    <w:rsid w:val="00FF78FC"/>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945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4E59"/>
    <w:rPr>
      <w:rFonts w:ascii="Arial" w:hAnsi="Arial"/>
    </w:rPr>
  </w:style>
  <w:style w:type="paragraph" w:styleId="Heading1">
    <w:name w:val="heading 1"/>
    <w:basedOn w:val="Normal"/>
    <w:next w:val="Body"/>
    <w:link w:val="Heading1Char"/>
    <w:qFormat/>
    <w:rsid w:val="003E0284"/>
    <w:pPr>
      <w:keepNext/>
      <w:pageBreakBefore/>
      <w:numPr>
        <w:numId w:val="5"/>
      </w:numPr>
      <w:shd w:val="solid" w:color="auto" w:fill="auto"/>
      <w:spacing w:before="240" w:after="240" w:line="240" w:lineRule="atLeast"/>
      <w:outlineLvl w:val="0"/>
    </w:pPr>
    <w:rPr>
      <w:rFonts w:ascii="Arial Black" w:hAnsi="Arial Black"/>
      <w:spacing w:val="-10"/>
      <w:kern w:val="20"/>
      <w:sz w:val="24"/>
    </w:rPr>
  </w:style>
  <w:style w:type="paragraph" w:styleId="Heading2">
    <w:name w:val="heading 2"/>
    <w:basedOn w:val="Normal"/>
    <w:next w:val="Body"/>
    <w:link w:val="Heading2Char"/>
    <w:qFormat/>
    <w:rsid w:val="00C227EC"/>
    <w:pPr>
      <w:keepNext/>
      <w:numPr>
        <w:ilvl w:val="1"/>
        <w:numId w:val="5"/>
      </w:numPr>
      <w:shd w:val="clear" w:color="auto" w:fill="D9D9D9"/>
      <w:tabs>
        <w:tab w:val="left" w:pos="1152"/>
        <w:tab w:val="left" w:pos="1728"/>
      </w:tabs>
      <w:spacing w:before="240" w:after="120"/>
      <w:outlineLvl w:val="1"/>
    </w:pPr>
    <w:rPr>
      <w:b/>
      <w:sz w:val="24"/>
      <w:szCs w:val="24"/>
    </w:rPr>
  </w:style>
  <w:style w:type="paragraph" w:styleId="Heading3">
    <w:name w:val="heading 3"/>
    <w:aliases w:val="h3,TF-Overskrift 3,Heading Three"/>
    <w:basedOn w:val="Normal"/>
    <w:next w:val="Body"/>
    <w:link w:val="Heading3Char"/>
    <w:autoRedefine/>
    <w:qFormat/>
    <w:rsid w:val="003E0284"/>
    <w:pPr>
      <w:keepNext/>
      <w:numPr>
        <w:ilvl w:val="2"/>
        <w:numId w:val="5"/>
      </w:numPr>
      <w:pBdr>
        <w:bottom w:val="single" w:sz="12" w:space="1" w:color="auto"/>
      </w:pBdr>
      <w:tabs>
        <w:tab w:val="left" w:pos="576"/>
        <w:tab w:val="left" w:pos="1152"/>
        <w:tab w:val="left" w:pos="1728"/>
      </w:tabs>
      <w:spacing w:before="240" w:after="120"/>
      <w:outlineLvl w:val="2"/>
    </w:pPr>
    <w:rPr>
      <w:b/>
      <w:spacing w:val="-20"/>
      <w:sz w:val="22"/>
    </w:rPr>
  </w:style>
  <w:style w:type="paragraph" w:styleId="Heading4">
    <w:name w:val="heading 4"/>
    <w:basedOn w:val="Normal"/>
    <w:next w:val="BodyText"/>
    <w:link w:val="Heading4Char"/>
    <w:autoRedefine/>
    <w:qFormat/>
    <w:rsid w:val="00121C8C"/>
    <w:pPr>
      <w:keepNext/>
      <w:numPr>
        <w:ilvl w:val="3"/>
        <w:numId w:val="5"/>
      </w:numPr>
      <w:tabs>
        <w:tab w:val="clear" w:pos="864"/>
        <w:tab w:val="left" w:pos="576"/>
        <w:tab w:val="left" w:pos="1152"/>
        <w:tab w:val="left" w:pos="1728"/>
        <w:tab w:val="left" w:pos="2304"/>
      </w:tabs>
      <w:spacing w:before="360" w:after="120" w:line="240" w:lineRule="exact"/>
      <w:ind w:left="1134"/>
      <w:outlineLvl w:val="3"/>
    </w:pPr>
    <w:rPr>
      <w:b/>
      <w:spacing w:val="-20"/>
      <w:sz w:val="21"/>
      <w:szCs w:val="21"/>
    </w:rPr>
  </w:style>
  <w:style w:type="paragraph" w:styleId="Heading5">
    <w:name w:val="heading 5"/>
    <w:basedOn w:val="Normal"/>
    <w:next w:val="Body"/>
    <w:link w:val="Heading5Char"/>
    <w:qFormat/>
    <w:rsid w:val="00D36C4B"/>
    <w:pPr>
      <w:keepNext/>
      <w:widowControl w:val="0"/>
      <w:numPr>
        <w:ilvl w:val="4"/>
        <w:numId w:val="5"/>
      </w:numPr>
      <w:spacing w:before="240" w:after="60"/>
      <w:outlineLvl w:val="4"/>
    </w:pPr>
    <w:rPr>
      <w:b/>
      <w:i/>
      <w:spacing w:val="-20"/>
      <w:sz w:val="21"/>
      <w:szCs w:val="21"/>
    </w:rPr>
  </w:style>
  <w:style w:type="paragraph" w:styleId="Heading6">
    <w:name w:val="heading 6"/>
    <w:basedOn w:val="Normal"/>
    <w:next w:val="Body"/>
    <w:link w:val="Heading6Char"/>
    <w:qFormat/>
    <w:rsid w:val="003E0284"/>
    <w:pPr>
      <w:numPr>
        <w:ilvl w:val="5"/>
        <w:numId w:val="5"/>
      </w:numPr>
      <w:tabs>
        <w:tab w:val="left" w:pos="864"/>
      </w:tabs>
      <w:spacing w:before="240" w:after="60"/>
      <w:outlineLvl w:val="5"/>
    </w:pPr>
    <w:rPr>
      <w:b/>
      <w:spacing w:val="-20"/>
    </w:rPr>
  </w:style>
  <w:style w:type="paragraph" w:styleId="Heading7">
    <w:name w:val="heading 7"/>
    <w:basedOn w:val="Normal"/>
    <w:next w:val="Normal"/>
    <w:link w:val="Heading7Char"/>
    <w:qFormat/>
    <w:rsid w:val="003E0284"/>
    <w:pPr>
      <w:numPr>
        <w:ilvl w:val="6"/>
        <w:numId w:val="5"/>
      </w:numPr>
      <w:spacing w:before="240" w:after="60"/>
      <w:outlineLvl w:val="6"/>
    </w:pPr>
  </w:style>
  <w:style w:type="paragraph" w:styleId="Heading8">
    <w:name w:val="heading 8"/>
    <w:basedOn w:val="Normal"/>
    <w:next w:val="Normal"/>
    <w:link w:val="Heading8Char"/>
    <w:qFormat/>
    <w:rsid w:val="003E0284"/>
    <w:pPr>
      <w:numPr>
        <w:ilvl w:val="7"/>
        <w:numId w:val="5"/>
      </w:numPr>
      <w:spacing w:before="240" w:after="60"/>
      <w:outlineLvl w:val="7"/>
    </w:pPr>
    <w:rPr>
      <w:i/>
    </w:rPr>
  </w:style>
  <w:style w:type="paragraph" w:styleId="Heading9">
    <w:name w:val="heading 9"/>
    <w:basedOn w:val="Normal"/>
    <w:next w:val="Normal"/>
    <w:link w:val="Heading9Char"/>
    <w:qFormat/>
    <w:rsid w:val="003E0284"/>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D36C4B"/>
    <w:pPr>
      <w:tabs>
        <w:tab w:val="left" w:pos="3060"/>
        <w:tab w:val="left" w:pos="4500"/>
        <w:tab w:val="left" w:pos="5940"/>
      </w:tabs>
      <w:spacing w:before="60" w:after="60"/>
      <w:ind w:left="576"/>
    </w:pPr>
    <w:rPr>
      <w:rFonts w:ascii="Arial" w:hAnsi="Arial"/>
      <w:color w:val="000000"/>
    </w:rPr>
  </w:style>
  <w:style w:type="character" w:customStyle="1" w:styleId="BodyChar">
    <w:name w:val="Body Char"/>
    <w:basedOn w:val="DefaultParagraphFont"/>
    <w:link w:val="Body"/>
    <w:rsid w:val="00815A9F"/>
    <w:rPr>
      <w:rFonts w:ascii="Arial" w:hAnsi="Arial"/>
      <w:color w:val="000000"/>
      <w:lang w:val="en-US" w:eastAsia="en-US" w:bidi="ar-SA"/>
    </w:rPr>
  </w:style>
  <w:style w:type="character" w:customStyle="1" w:styleId="Heading2Char">
    <w:name w:val="Heading 2 Char"/>
    <w:basedOn w:val="DefaultParagraphFont"/>
    <w:link w:val="Heading2"/>
    <w:rsid w:val="00C227EC"/>
    <w:rPr>
      <w:rFonts w:ascii="Arial" w:hAnsi="Arial"/>
      <w:b/>
      <w:sz w:val="24"/>
      <w:szCs w:val="24"/>
      <w:shd w:val="clear" w:color="auto" w:fill="D9D9D9"/>
    </w:rPr>
  </w:style>
  <w:style w:type="paragraph" w:styleId="BodyText">
    <w:name w:val="Body Text"/>
    <w:basedOn w:val="Normal"/>
    <w:link w:val="BodyTextChar"/>
    <w:rsid w:val="00C227EC"/>
    <w:pPr>
      <w:spacing w:after="120"/>
    </w:pPr>
  </w:style>
  <w:style w:type="character" w:customStyle="1" w:styleId="BodyTextChar">
    <w:name w:val="Body Text Char"/>
    <w:basedOn w:val="DefaultParagraphFont"/>
    <w:link w:val="BodyText"/>
    <w:rsid w:val="00CE1650"/>
    <w:rPr>
      <w:rFonts w:ascii="Arial" w:hAnsi="Arial"/>
    </w:rPr>
  </w:style>
  <w:style w:type="paragraph" w:customStyle="1" w:styleId="parahalfspace">
    <w:name w:val="para half space"/>
    <w:rsid w:val="004B4E59"/>
    <w:pPr>
      <w:keepNext/>
      <w:widowControl w:val="0"/>
      <w:spacing w:after="120" w:line="-280" w:lineRule="auto"/>
      <w:ind w:left="432"/>
    </w:pPr>
    <w:rPr>
      <w:sz w:val="24"/>
    </w:rPr>
  </w:style>
  <w:style w:type="paragraph" w:customStyle="1" w:styleId="ISSUE-DEFERRED">
    <w:name w:val="ISSUE - DEFERRED"/>
    <w:basedOn w:val="ISSUE-RESOLVED"/>
    <w:next w:val="ISSUE-DEFERRED-body"/>
    <w:rsid w:val="0088764C"/>
    <w:pPr>
      <w:numPr>
        <w:numId w:val="6"/>
      </w:numPr>
      <w:ind w:left="1728"/>
    </w:pPr>
    <w:rPr>
      <w:i/>
      <w:color w:val="000080"/>
    </w:rPr>
  </w:style>
  <w:style w:type="paragraph" w:customStyle="1" w:styleId="ISSUE-RESOLVED">
    <w:name w:val="ISSUE - RESOLVED"/>
    <w:basedOn w:val="ISSUE"/>
    <w:next w:val="ISSUE-RESOLVED-body"/>
    <w:rsid w:val="006A409F"/>
    <w:pPr>
      <w:numPr>
        <w:numId w:val="8"/>
      </w:numPr>
      <w:tabs>
        <w:tab w:val="clear" w:pos="720"/>
        <w:tab w:val="left" w:pos="1728"/>
      </w:tabs>
    </w:pPr>
    <w:rPr>
      <w:color w:val="auto"/>
    </w:rPr>
  </w:style>
  <w:style w:type="paragraph" w:customStyle="1" w:styleId="ISSUE">
    <w:name w:val="ISSUE"/>
    <w:basedOn w:val="Normal"/>
    <w:next w:val="ISSUEbody"/>
    <w:rsid w:val="00EF6E88"/>
    <w:pPr>
      <w:keepNext/>
      <w:numPr>
        <w:numId w:val="3"/>
      </w:numPr>
      <w:pBdr>
        <w:top w:val="single" w:sz="4" w:space="1" w:color="auto"/>
        <w:left w:val="single" w:sz="4" w:space="4" w:color="auto"/>
        <w:bottom w:val="single" w:sz="4" w:space="3" w:color="auto"/>
        <w:right w:val="single" w:sz="4" w:space="4" w:color="auto"/>
      </w:pBdr>
      <w:tabs>
        <w:tab w:val="num" w:pos="360"/>
        <w:tab w:val="left" w:pos="720"/>
      </w:tabs>
      <w:spacing w:after="240" w:line="240" w:lineRule="atLeast"/>
      <w:ind w:left="0" w:firstLine="0"/>
      <w:jc w:val="both"/>
    </w:pPr>
    <w:rPr>
      <w:color w:val="008000"/>
      <w:spacing w:val="-5"/>
    </w:rPr>
  </w:style>
  <w:style w:type="paragraph" w:customStyle="1" w:styleId="ISSUEbody">
    <w:name w:val="ISSUE body"/>
    <w:basedOn w:val="ISSUE"/>
    <w:rsid w:val="00F4749D"/>
    <w:pPr>
      <w:numPr>
        <w:numId w:val="0"/>
      </w:numPr>
      <w:ind w:firstLine="720"/>
    </w:pPr>
  </w:style>
  <w:style w:type="paragraph" w:customStyle="1" w:styleId="ISSUE-RESOLVED-body">
    <w:name w:val="ISSUE - RESOLVED - body"/>
    <w:basedOn w:val="ISSUE-RESOLVED"/>
    <w:rsid w:val="006A409F"/>
    <w:pPr>
      <w:numPr>
        <w:numId w:val="0"/>
      </w:numPr>
      <w:ind w:firstLine="720"/>
    </w:pPr>
  </w:style>
  <w:style w:type="paragraph" w:customStyle="1" w:styleId="ISSUE-DEFERRED-body">
    <w:name w:val="ISSUE - DEFERRED - body"/>
    <w:basedOn w:val="ISSUE-DEFERRED"/>
    <w:rsid w:val="0088764C"/>
    <w:pPr>
      <w:numPr>
        <w:numId w:val="0"/>
      </w:numPr>
      <w:ind w:left="1728" w:firstLine="720"/>
    </w:pPr>
  </w:style>
  <w:style w:type="paragraph" w:styleId="CommentText">
    <w:name w:val="annotation text"/>
    <w:basedOn w:val="Normal"/>
    <w:link w:val="CommentTextChar"/>
    <w:semiHidden/>
    <w:rsid w:val="004B4E59"/>
    <w:rPr>
      <w:rFonts w:ascii="CaslonOldFace BT" w:hAnsi="CaslonOldFace BT"/>
    </w:rPr>
  </w:style>
  <w:style w:type="character" w:customStyle="1" w:styleId="CommentTextChar">
    <w:name w:val="Comment Text Char"/>
    <w:basedOn w:val="DefaultParagraphFont"/>
    <w:link w:val="CommentText"/>
    <w:rsid w:val="00597C7E"/>
    <w:rPr>
      <w:rFonts w:ascii="CaslonOldFace BT" w:hAnsi="CaslonOldFace BT"/>
    </w:rPr>
  </w:style>
  <w:style w:type="paragraph" w:styleId="Title">
    <w:name w:val="Title"/>
    <w:basedOn w:val="Normal"/>
    <w:link w:val="TitleChar"/>
    <w:qFormat/>
    <w:rsid w:val="004B4E59"/>
    <w:pPr>
      <w:spacing w:before="2400" w:after="400"/>
      <w:ind w:left="1080"/>
    </w:pPr>
    <w:rPr>
      <w:b/>
      <w:kern w:val="28"/>
      <w:sz w:val="48"/>
    </w:rPr>
  </w:style>
  <w:style w:type="paragraph" w:styleId="Header">
    <w:name w:val="header"/>
    <w:basedOn w:val="Normal"/>
    <w:link w:val="HeaderChar"/>
    <w:rsid w:val="004B4E59"/>
    <w:pPr>
      <w:tabs>
        <w:tab w:val="center" w:pos="4320"/>
        <w:tab w:val="right" w:pos="8640"/>
      </w:tabs>
    </w:pPr>
  </w:style>
  <w:style w:type="paragraph" w:styleId="Footer">
    <w:name w:val="footer"/>
    <w:basedOn w:val="Normal"/>
    <w:link w:val="FooterChar"/>
    <w:rsid w:val="004B4E59"/>
    <w:pPr>
      <w:tabs>
        <w:tab w:val="center" w:pos="4320"/>
        <w:tab w:val="right" w:pos="8640"/>
      </w:tabs>
    </w:pPr>
  </w:style>
  <w:style w:type="character" w:styleId="PageNumber">
    <w:name w:val="page number"/>
    <w:basedOn w:val="DefaultParagraphFont"/>
    <w:rsid w:val="004B4E59"/>
  </w:style>
  <w:style w:type="paragraph" w:styleId="TOC1">
    <w:name w:val="toc 1"/>
    <w:basedOn w:val="Normal"/>
    <w:next w:val="Normal"/>
    <w:autoRedefine/>
    <w:uiPriority w:val="39"/>
    <w:rsid w:val="004B4E59"/>
    <w:pPr>
      <w:spacing w:before="120" w:after="120"/>
    </w:pPr>
    <w:rPr>
      <w:rFonts w:ascii="Times New Roman" w:hAnsi="Times New Roman"/>
      <w:b/>
      <w:bCs/>
      <w:caps/>
      <w:szCs w:val="24"/>
    </w:rPr>
  </w:style>
  <w:style w:type="paragraph" w:styleId="TOC2">
    <w:name w:val="toc 2"/>
    <w:basedOn w:val="Normal"/>
    <w:next w:val="Normal"/>
    <w:autoRedefine/>
    <w:uiPriority w:val="39"/>
    <w:rsid w:val="004B4E59"/>
    <w:pPr>
      <w:ind w:left="200"/>
    </w:pPr>
    <w:rPr>
      <w:rFonts w:ascii="Times New Roman" w:hAnsi="Times New Roman"/>
      <w:smallCaps/>
      <w:szCs w:val="24"/>
    </w:rPr>
  </w:style>
  <w:style w:type="paragraph" w:styleId="TOC3">
    <w:name w:val="toc 3"/>
    <w:basedOn w:val="Normal"/>
    <w:next w:val="Normal"/>
    <w:autoRedefine/>
    <w:uiPriority w:val="39"/>
    <w:rsid w:val="004B4E59"/>
    <w:pPr>
      <w:ind w:left="400"/>
    </w:pPr>
    <w:rPr>
      <w:rFonts w:ascii="Times New Roman" w:hAnsi="Times New Roman"/>
      <w:i/>
      <w:iCs/>
      <w:szCs w:val="24"/>
    </w:rPr>
  </w:style>
  <w:style w:type="paragraph" w:styleId="TOC4">
    <w:name w:val="toc 4"/>
    <w:basedOn w:val="Normal"/>
    <w:next w:val="Normal"/>
    <w:autoRedefine/>
    <w:uiPriority w:val="39"/>
    <w:rsid w:val="004B4E59"/>
    <w:pPr>
      <w:ind w:left="600"/>
    </w:pPr>
    <w:rPr>
      <w:rFonts w:ascii="Times New Roman" w:hAnsi="Times New Roman"/>
      <w:szCs w:val="21"/>
    </w:rPr>
  </w:style>
  <w:style w:type="paragraph" w:styleId="TOC5">
    <w:name w:val="toc 5"/>
    <w:basedOn w:val="Normal"/>
    <w:next w:val="Normal"/>
    <w:autoRedefine/>
    <w:uiPriority w:val="39"/>
    <w:rsid w:val="004B4E59"/>
    <w:pPr>
      <w:ind w:left="800"/>
    </w:pPr>
    <w:rPr>
      <w:rFonts w:ascii="Times New Roman" w:hAnsi="Times New Roman"/>
      <w:szCs w:val="21"/>
    </w:rPr>
  </w:style>
  <w:style w:type="paragraph" w:styleId="TOC6">
    <w:name w:val="toc 6"/>
    <w:basedOn w:val="Normal"/>
    <w:next w:val="Normal"/>
    <w:autoRedefine/>
    <w:uiPriority w:val="39"/>
    <w:rsid w:val="004B4E59"/>
    <w:pPr>
      <w:ind w:left="1000"/>
    </w:pPr>
    <w:rPr>
      <w:rFonts w:ascii="Times New Roman" w:hAnsi="Times New Roman"/>
      <w:szCs w:val="21"/>
    </w:rPr>
  </w:style>
  <w:style w:type="paragraph" w:styleId="TOC7">
    <w:name w:val="toc 7"/>
    <w:basedOn w:val="Normal"/>
    <w:next w:val="Normal"/>
    <w:autoRedefine/>
    <w:uiPriority w:val="39"/>
    <w:rsid w:val="004B4E59"/>
    <w:pPr>
      <w:ind w:left="1200"/>
    </w:pPr>
    <w:rPr>
      <w:rFonts w:ascii="Times New Roman" w:hAnsi="Times New Roman"/>
      <w:szCs w:val="21"/>
    </w:rPr>
  </w:style>
  <w:style w:type="paragraph" w:styleId="TOC8">
    <w:name w:val="toc 8"/>
    <w:basedOn w:val="Normal"/>
    <w:next w:val="Normal"/>
    <w:autoRedefine/>
    <w:uiPriority w:val="39"/>
    <w:rsid w:val="004B4E59"/>
    <w:pPr>
      <w:ind w:left="1400"/>
    </w:pPr>
    <w:rPr>
      <w:rFonts w:ascii="Times New Roman" w:hAnsi="Times New Roman"/>
      <w:szCs w:val="21"/>
    </w:rPr>
  </w:style>
  <w:style w:type="paragraph" w:styleId="TOC9">
    <w:name w:val="toc 9"/>
    <w:basedOn w:val="Normal"/>
    <w:next w:val="Normal"/>
    <w:autoRedefine/>
    <w:uiPriority w:val="39"/>
    <w:rsid w:val="004B4E59"/>
    <w:pPr>
      <w:ind w:left="1600"/>
    </w:pPr>
    <w:rPr>
      <w:rFonts w:ascii="Times New Roman" w:hAnsi="Times New Roman"/>
      <w:szCs w:val="21"/>
    </w:rPr>
  </w:style>
  <w:style w:type="paragraph" w:styleId="Subtitle">
    <w:name w:val="Subtitle"/>
    <w:basedOn w:val="Title"/>
    <w:next w:val="Normal"/>
    <w:link w:val="SubtitleChar"/>
    <w:qFormat/>
    <w:rsid w:val="004B4E59"/>
    <w:pPr>
      <w:keepNext/>
      <w:keepLines/>
      <w:spacing w:before="60" w:after="120" w:line="340" w:lineRule="atLeast"/>
      <w:ind w:left="0"/>
    </w:pPr>
    <w:rPr>
      <w:spacing w:val="-16"/>
      <w:sz w:val="40"/>
    </w:rPr>
  </w:style>
  <w:style w:type="paragraph" w:customStyle="1" w:styleId="TransactionHeader">
    <w:name w:val="Transaction Header"/>
    <w:basedOn w:val="Normal"/>
    <w:next w:val="Normal"/>
    <w:rsid w:val="004B4E59"/>
    <w:pPr>
      <w:numPr>
        <w:ilvl w:val="2"/>
        <w:numId w:val="1"/>
      </w:numPr>
      <w:spacing w:before="240" w:after="360"/>
    </w:pPr>
    <w:rPr>
      <w:b/>
      <w:sz w:val="22"/>
    </w:rPr>
  </w:style>
  <w:style w:type="paragraph" w:customStyle="1" w:styleId="ParagraphText">
    <w:name w:val="Paragraph Text"/>
    <w:basedOn w:val="Normal"/>
    <w:rsid w:val="004B4E59"/>
    <w:pPr>
      <w:spacing w:before="180" w:after="120" w:line="360" w:lineRule="auto"/>
    </w:pPr>
  </w:style>
  <w:style w:type="paragraph" w:styleId="Caption">
    <w:name w:val="caption"/>
    <w:basedOn w:val="Normal"/>
    <w:next w:val="Normal"/>
    <w:qFormat/>
    <w:rsid w:val="004B4E59"/>
    <w:pPr>
      <w:keepNext/>
      <w:tabs>
        <w:tab w:val="num" w:pos="432"/>
      </w:tabs>
      <w:spacing w:before="60" w:after="240" w:line="220" w:lineRule="atLeast"/>
      <w:jc w:val="center"/>
    </w:pPr>
    <w:rPr>
      <w:rFonts w:ascii="Arial Narrow" w:hAnsi="Arial Narrow"/>
      <w:sz w:val="18"/>
    </w:rPr>
  </w:style>
  <w:style w:type="paragraph" w:customStyle="1" w:styleId="Code">
    <w:name w:val="Code"/>
    <w:basedOn w:val="Normal"/>
    <w:rsid w:val="00EF6E88"/>
    <w:pPr>
      <w:spacing w:beforeAutospacing="1" w:after="240" w:afterAutospacing="1" w:line="240" w:lineRule="atLeast"/>
    </w:pPr>
    <w:rPr>
      <w:rFonts w:ascii="Courier New" w:hAnsi="Courier New"/>
      <w:spacing w:val="-5"/>
    </w:rPr>
  </w:style>
  <w:style w:type="paragraph" w:customStyle="1" w:styleId="TableRows">
    <w:name w:val="Table Rows"/>
    <w:basedOn w:val="Normal"/>
    <w:next w:val="ISSUE-DEFERRED"/>
    <w:rsid w:val="00EF6E88"/>
    <w:pPr>
      <w:spacing w:before="100" w:beforeAutospacing="1" w:after="100" w:afterAutospacing="1" w:line="240" w:lineRule="atLeast"/>
    </w:pPr>
    <w:rPr>
      <w:spacing w:val="-5"/>
    </w:rPr>
  </w:style>
  <w:style w:type="character" w:styleId="Hyperlink">
    <w:name w:val="Hyperlink"/>
    <w:basedOn w:val="DefaultParagraphFont"/>
    <w:uiPriority w:val="99"/>
    <w:rsid w:val="004B4E59"/>
    <w:rPr>
      <w:color w:val="0000FF"/>
      <w:u w:val="single"/>
    </w:rPr>
  </w:style>
  <w:style w:type="paragraph" w:customStyle="1" w:styleId="Instructions">
    <w:name w:val="Instructions"/>
    <w:basedOn w:val="Normal"/>
    <w:link w:val="InstructionsChar"/>
    <w:rsid w:val="007C3051"/>
    <w:pPr>
      <w:spacing w:before="100" w:beforeAutospacing="1"/>
    </w:pPr>
    <w:rPr>
      <w:rFonts w:ascii="Helvetica" w:hAnsi="Helvetica"/>
      <w:i/>
      <w:vanish/>
      <w:color w:val="333399"/>
    </w:rPr>
  </w:style>
  <w:style w:type="character" w:customStyle="1" w:styleId="InstructionsChar">
    <w:name w:val="Instructions Char"/>
    <w:basedOn w:val="DefaultParagraphFont"/>
    <w:link w:val="Instructions"/>
    <w:rsid w:val="007C3051"/>
    <w:rPr>
      <w:rFonts w:ascii="Helvetica" w:hAnsi="Helvetica"/>
      <w:i/>
      <w:vanish/>
      <w:color w:val="333399"/>
      <w:lang w:val="en-US" w:eastAsia="en-US" w:bidi="ar-SA"/>
    </w:rPr>
  </w:style>
  <w:style w:type="paragraph" w:customStyle="1" w:styleId="NumberedList">
    <w:name w:val="Numbered List"/>
    <w:basedOn w:val="BodyText"/>
    <w:rsid w:val="00C227EC"/>
    <w:pPr>
      <w:tabs>
        <w:tab w:val="num" w:pos="1008"/>
      </w:tabs>
      <w:spacing w:after="240" w:line="240" w:lineRule="atLeast"/>
      <w:ind w:left="1008" w:hanging="432"/>
      <w:jc w:val="both"/>
    </w:pPr>
    <w:rPr>
      <w:spacing w:val="-5"/>
    </w:rPr>
  </w:style>
  <w:style w:type="character" w:styleId="FollowedHyperlink">
    <w:name w:val="FollowedHyperlink"/>
    <w:basedOn w:val="DefaultParagraphFont"/>
    <w:rsid w:val="004B4E59"/>
    <w:rPr>
      <w:color w:val="800080"/>
      <w:u w:val="single"/>
    </w:rPr>
  </w:style>
  <w:style w:type="paragraph" w:styleId="FootnoteText">
    <w:name w:val="footnote text"/>
    <w:basedOn w:val="Normal"/>
    <w:link w:val="FootnoteTextChar"/>
    <w:semiHidden/>
    <w:rsid w:val="004B4E59"/>
    <w:rPr>
      <w:rFonts w:ascii="Times New Roman" w:hAnsi="Times New Roman"/>
      <w:lang w:val="en-GB"/>
    </w:rPr>
  </w:style>
  <w:style w:type="paragraph" w:styleId="BlockText">
    <w:name w:val="Block Text"/>
    <w:basedOn w:val="Normal"/>
    <w:rsid w:val="004B4E59"/>
    <w:pPr>
      <w:spacing w:after="300"/>
      <w:ind w:left="-360" w:right="-180"/>
      <w:jc w:val="center"/>
    </w:pPr>
    <w:rPr>
      <w:b/>
    </w:rPr>
  </w:style>
  <w:style w:type="paragraph" w:styleId="BalloonText">
    <w:name w:val="Balloon Text"/>
    <w:basedOn w:val="Normal"/>
    <w:link w:val="BalloonTextChar"/>
    <w:semiHidden/>
    <w:rsid w:val="004B4E59"/>
    <w:rPr>
      <w:rFonts w:ascii="Tahoma" w:hAnsi="Tahoma" w:cs="Tahoma"/>
      <w:sz w:val="16"/>
      <w:szCs w:val="16"/>
    </w:rPr>
  </w:style>
  <w:style w:type="paragraph" w:customStyle="1" w:styleId="Capability">
    <w:name w:val="Capability"/>
    <w:basedOn w:val="Heading2"/>
    <w:next w:val="Body"/>
    <w:rsid w:val="004B7A4D"/>
  </w:style>
  <w:style w:type="paragraph" w:customStyle="1" w:styleId="CapabilityRequirement">
    <w:name w:val="Capability Requirement"/>
    <w:rsid w:val="006530B8"/>
    <w:rPr>
      <w:rFonts w:ascii="Arial" w:hAnsi="Arial"/>
      <w:szCs w:val="24"/>
    </w:rPr>
  </w:style>
  <w:style w:type="paragraph" w:customStyle="1" w:styleId="Requirement">
    <w:name w:val="Requirement"/>
    <w:basedOn w:val="Normal"/>
    <w:rsid w:val="00C642A5"/>
    <w:pPr>
      <w:numPr>
        <w:numId w:val="4"/>
      </w:numPr>
      <w:spacing w:before="120"/>
      <w:jc w:val="both"/>
    </w:pPr>
    <w:rPr>
      <w:iCs/>
    </w:rPr>
  </w:style>
  <w:style w:type="table" w:styleId="TableProfessional">
    <w:name w:val="Table Professional"/>
    <w:basedOn w:val="TableNormal"/>
    <w:rsid w:val="000968F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basedOn w:val="Normal"/>
    <w:next w:val="Normal"/>
    <w:semiHidden/>
    <w:rsid w:val="00812673"/>
    <w:pPr>
      <w:ind w:left="480" w:hanging="480"/>
    </w:pPr>
    <w:rPr>
      <w:rFonts w:ascii="Times New Roman" w:hAnsi="Times New Roman"/>
      <w:sz w:val="24"/>
    </w:rPr>
  </w:style>
  <w:style w:type="paragraph" w:customStyle="1" w:styleId="TableNormal0">
    <w:name w:val="TableNormal"/>
    <w:basedOn w:val="Normal"/>
    <w:rsid w:val="00B26567"/>
    <w:pPr>
      <w:spacing w:before="60" w:after="60"/>
    </w:pPr>
    <w:rPr>
      <w:rFonts w:ascii="Times New Roman" w:hAnsi="Times New Roman"/>
      <w:kern w:val="24"/>
    </w:rPr>
  </w:style>
  <w:style w:type="table" w:styleId="TableGrid">
    <w:name w:val="Table Grid"/>
    <w:basedOn w:val="TableNormal"/>
    <w:rsid w:val="00B26567"/>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at06">
    <w:name w:val="Body at 0.6"/>
    <w:basedOn w:val="Body"/>
    <w:rsid w:val="00C9258D"/>
    <w:pPr>
      <w:spacing w:line="360" w:lineRule="auto"/>
      <w:ind w:left="864"/>
    </w:pPr>
  </w:style>
  <w:style w:type="paragraph" w:customStyle="1" w:styleId="Tableof">
    <w:name w:val="Table of"/>
    <w:basedOn w:val="Normal"/>
    <w:next w:val="Normal"/>
    <w:rsid w:val="00DA46C2"/>
    <w:pPr>
      <w:spacing w:after="240"/>
      <w:jc w:val="center"/>
    </w:pPr>
    <w:rPr>
      <w:b/>
      <w:spacing w:val="-5"/>
      <w:sz w:val="24"/>
    </w:rPr>
  </w:style>
  <w:style w:type="character" w:styleId="CommentReference">
    <w:name w:val="annotation reference"/>
    <w:basedOn w:val="DefaultParagraphFont"/>
    <w:semiHidden/>
    <w:rsid w:val="00801970"/>
    <w:rPr>
      <w:sz w:val="16"/>
      <w:szCs w:val="16"/>
    </w:rPr>
  </w:style>
  <w:style w:type="paragraph" w:styleId="CommentSubject">
    <w:name w:val="annotation subject"/>
    <w:basedOn w:val="CommentText"/>
    <w:next w:val="CommentText"/>
    <w:link w:val="CommentSubjectChar"/>
    <w:semiHidden/>
    <w:rsid w:val="00801970"/>
    <w:rPr>
      <w:rFonts w:ascii="Arial" w:hAnsi="Arial"/>
      <w:b/>
      <w:bCs/>
    </w:rPr>
  </w:style>
  <w:style w:type="paragraph" w:customStyle="1" w:styleId="Heading3forModuleRequirements">
    <w:name w:val="Heading 3 for Module Requirements"/>
    <w:basedOn w:val="Heading3"/>
    <w:next w:val="BodyText"/>
    <w:rsid w:val="00D70089"/>
  </w:style>
  <w:style w:type="paragraph" w:customStyle="1" w:styleId="AppendixHeading">
    <w:name w:val="Appendix Heading"/>
    <w:basedOn w:val="Heading1"/>
    <w:rsid w:val="00E61BB5"/>
    <w:pPr>
      <w:pageBreakBefore w:val="0"/>
      <w:numPr>
        <w:numId w:val="7"/>
      </w:numPr>
      <w:shd w:val="clear" w:color="auto" w:fill="auto"/>
      <w:spacing w:after="120" w:line="480" w:lineRule="auto"/>
    </w:pPr>
    <w:rPr>
      <w:rFonts w:ascii="Times New Roman" w:hAnsi="Times New Roman"/>
      <w:b/>
      <w:spacing w:val="0"/>
      <w:kern w:val="0"/>
      <w:sz w:val="36"/>
    </w:rPr>
  </w:style>
  <w:style w:type="paragraph" w:styleId="NormalWeb">
    <w:name w:val="Normal (Web)"/>
    <w:basedOn w:val="Normal"/>
    <w:rsid w:val="00654072"/>
    <w:pPr>
      <w:spacing w:before="100" w:beforeAutospacing="1" w:after="100" w:afterAutospacing="1"/>
    </w:pPr>
    <w:rPr>
      <w:rFonts w:ascii="Times New Roman" w:eastAsia="MS Mincho" w:hAnsi="Times New Roman"/>
      <w:sz w:val="24"/>
      <w:szCs w:val="24"/>
      <w:lang w:eastAsia="ja-JP" w:bidi="he-IL"/>
    </w:rPr>
  </w:style>
  <w:style w:type="paragraph" w:customStyle="1" w:styleId="a">
    <w:name w:val="a"/>
    <w:basedOn w:val="Normal"/>
    <w:rsid w:val="00654072"/>
    <w:pPr>
      <w:spacing w:before="100" w:beforeAutospacing="1" w:after="100" w:afterAutospacing="1"/>
    </w:pPr>
    <w:rPr>
      <w:rFonts w:ascii="Times New Roman" w:eastAsia="MS Mincho" w:hAnsi="Times New Roman"/>
      <w:sz w:val="24"/>
      <w:szCs w:val="24"/>
      <w:lang w:eastAsia="ja-JP" w:bidi="he-IL"/>
    </w:rPr>
  </w:style>
  <w:style w:type="paragraph" w:customStyle="1" w:styleId="Requirements">
    <w:name w:val="Requirements"/>
    <w:basedOn w:val="BodyText"/>
    <w:link w:val="RequirementsChar"/>
    <w:rsid w:val="00D42907"/>
  </w:style>
  <w:style w:type="character" w:customStyle="1" w:styleId="RequirementsChar">
    <w:name w:val="Requirements Char"/>
    <w:basedOn w:val="BodyTextChar"/>
    <w:link w:val="Requirements"/>
    <w:rsid w:val="000B4A01"/>
  </w:style>
  <w:style w:type="character" w:customStyle="1" w:styleId="ListNumberNormalChar">
    <w:name w:val="List Number (Normal) Char"/>
    <w:basedOn w:val="DefaultParagraphFont"/>
    <w:link w:val="ListNumberNormal"/>
    <w:rsid w:val="00EC4D80"/>
    <w:rPr>
      <w:rFonts w:ascii="Arial" w:hAnsi="Arial" w:cs="Arial"/>
      <w:iCs/>
      <w:lang w:eastAsia="fr-FR"/>
    </w:rPr>
  </w:style>
  <w:style w:type="paragraph" w:customStyle="1" w:styleId="ListNumberNormal">
    <w:name w:val="List Number (Normal)"/>
    <w:basedOn w:val="Normal"/>
    <w:link w:val="ListNumberNormalChar"/>
    <w:autoRedefine/>
    <w:rsid w:val="00EC4D80"/>
    <w:pPr>
      <w:ind w:left="648"/>
    </w:pPr>
    <w:rPr>
      <w:rFonts w:cs="Arial"/>
      <w:iCs/>
      <w:lang w:eastAsia="fr-FR"/>
    </w:rPr>
  </w:style>
  <w:style w:type="paragraph" w:customStyle="1" w:styleId="TableHeading">
    <w:name w:val="Table Heading"/>
    <w:basedOn w:val="Normal"/>
    <w:autoRedefine/>
    <w:rsid w:val="0008347D"/>
    <w:pPr>
      <w:keepNext/>
      <w:keepLines/>
      <w:shd w:val="clear" w:color="auto" w:fill="E6E6E6"/>
    </w:pPr>
    <w:rPr>
      <w:b/>
      <w:szCs w:val="24"/>
      <w:lang w:val="en-AU"/>
    </w:rPr>
  </w:style>
  <w:style w:type="paragraph" w:customStyle="1" w:styleId="ListBulletNormal">
    <w:name w:val="List Bullet (Normal)"/>
    <w:basedOn w:val="Normal"/>
    <w:next w:val="Normal"/>
    <w:link w:val="ListBulletNormalChar"/>
    <w:autoRedefine/>
    <w:rsid w:val="005A4F6C"/>
    <w:rPr>
      <w:rFonts w:cs="Arial"/>
      <w:i/>
      <w:iCs/>
      <w:sz w:val="16"/>
      <w:szCs w:val="16"/>
    </w:rPr>
  </w:style>
  <w:style w:type="character" w:customStyle="1" w:styleId="ListBulletNormalChar">
    <w:name w:val="List Bullet (Normal) Char"/>
    <w:basedOn w:val="DefaultParagraphFont"/>
    <w:link w:val="ListBulletNormal"/>
    <w:rsid w:val="005B264A"/>
    <w:rPr>
      <w:rFonts w:ascii="Arial" w:hAnsi="Arial" w:cs="Arial"/>
      <w:i/>
      <w:iCs/>
      <w:sz w:val="16"/>
      <w:szCs w:val="16"/>
    </w:rPr>
  </w:style>
  <w:style w:type="character" w:customStyle="1" w:styleId="ms-sitemapdirectional">
    <w:name w:val="ms-sitemapdirectional"/>
    <w:basedOn w:val="DefaultParagraphFont"/>
    <w:rsid w:val="00A05607"/>
  </w:style>
  <w:style w:type="paragraph" w:styleId="ListParagraph">
    <w:name w:val="List Paragraph"/>
    <w:basedOn w:val="Normal"/>
    <w:uiPriority w:val="34"/>
    <w:qFormat/>
    <w:rsid w:val="009C6BA1"/>
    <w:pPr>
      <w:spacing w:after="200" w:line="276" w:lineRule="auto"/>
      <w:ind w:left="720"/>
      <w:contextualSpacing/>
    </w:pPr>
    <w:rPr>
      <w:rFonts w:ascii="Calibri" w:eastAsia="Calibri" w:hAnsi="Calibri"/>
      <w:sz w:val="22"/>
      <w:szCs w:val="22"/>
    </w:rPr>
  </w:style>
  <w:style w:type="paragraph" w:customStyle="1" w:styleId="ListNumberUC">
    <w:name w:val="List Number UC"/>
    <w:basedOn w:val="Normal"/>
    <w:rsid w:val="00CE1650"/>
    <w:pPr>
      <w:spacing w:after="120"/>
    </w:pPr>
  </w:style>
  <w:style w:type="paragraph" w:styleId="ListBullet2">
    <w:name w:val="List Bullet 2"/>
    <w:basedOn w:val="ListBulletNormal"/>
    <w:link w:val="ListBullet2Char"/>
    <w:autoRedefine/>
    <w:rsid w:val="00CE1650"/>
    <w:pPr>
      <w:tabs>
        <w:tab w:val="left" w:pos="619"/>
        <w:tab w:val="num" w:pos="780"/>
      </w:tabs>
      <w:ind w:left="780" w:hanging="360"/>
    </w:pPr>
    <w:rPr>
      <w:rFonts w:cs="Times New Roman"/>
      <w:sz w:val="20"/>
      <w:szCs w:val="20"/>
    </w:rPr>
  </w:style>
  <w:style w:type="character" w:customStyle="1" w:styleId="ListBullet2Char">
    <w:name w:val="List Bullet 2 Char"/>
    <w:basedOn w:val="DefaultParagraphFont"/>
    <w:link w:val="ListBullet2"/>
    <w:rsid w:val="00CE1650"/>
    <w:rPr>
      <w:rFonts w:ascii="Arial" w:hAnsi="Arial"/>
      <w:i/>
      <w:iCs/>
    </w:rPr>
  </w:style>
  <w:style w:type="paragraph" w:styleId="ListBullet">
    <w:name w:val="List Bullet"/>
    <w:basedOn w:val="Normal"/>
    <w:rsid w:val="001348C2"/>
    <w:pPr>
      <w:numPr>
        <w:numId w:val="9"/>
      </w:numPr>
      <w:contextualSpacing/>
    </w:pPr>
  </w:style>
  <w:style w:type="paragraph" w:customStyle="1" w:styleId="TabNormal">
    <w:name w:val="TabNormal"/>
    <w:basedOn w:val="BodyText"/>
    <w:link w:val="TabNormalChar"/>
    <w:qFormat/>
    <w:rsid w:val="002464CB"/>
    <w:pPr>
      <w:tabs>
        <w:tab w:val="left" w:pos="454"/>
        <w:tab w:val="left" w:pos="907"/>
        <w:tab w:val="left" w:pos="1247"/>
        <w:tab w:val="left" w:pos="1588"/>
        <w:tab w:val="left" w:pos="1814"/>
        <w:tab w:val="left" w:pos="1928"/>
        <w:tab w:val="left" w:pos="2268"/>
        <w:tab w:val="left" w:pos="2722"/>
        <w:tab w:val="left" w:pos="3402"/>
      </w:tabs>
      <w:spacing w:before="60" w:after="60"/>
    </w:pPr>
    <w:rPr>
      <w:rFonts w:ascii="Century Schoolbook" w:hAnsi="Century Schoolbook"/>
      <w:sz w:val="21"/>
      <w:szCs w:val="24"/>
      <w:lang w:bidi="he-IL"/>
    </w:rPr>
  </w:style>
  <w:style w:type="character" w:customStyle="1" w:styleId="TabNormalChar">
    <w:name w:val="TabNormal Char"/>
    <w:basedOn w:val="DefaultParagraphFont"/>
    <w:link w:val="TabNormal"/>
    <w:rsid w:val="002464CB"/>
    <w:rPr>
      <w:rFonts w:ascii="Century Schoolbook" w:hAnsi="Century Schoolbook"/>
      <w:sz w:val="21"/>
      <w:szCs w:val="24"/>
      <w:lang w:bidi="he-IL"/>
    </w:rPr>
  </w:style>
  <w:style w:type="paragraph" w:customStyle="1" w:styleId="indentnormalbullet">
    <w:name w:val="indent normal bullet"/>
    <w:basedOn w:val="Normal"/>
    <w:rsid w:val="00597C7E"/>
    <w:pPr>
      <w:numPr>
        <w:numId w:val="11"/>
      </w:numPr>
      <w:spacing w:after="60"/>
      <w:jc w:val="both"/>
    </w:pPr>
    <w:rPr>
      <w:rFonts w:ascii="Verdana" w:hAnsi="Verdana"/>
      <w:sz w:val="18"/>
    </w:rPr>
  </w:style>
  <w:style w:type="paragraph" w:styleId="ListBullet3">
    <w:name w:val="List Bullet 3"/>
    <w:basedOn w:val="ListBullet2"/>
    <w:autoRedefine/>
    <w:rsid w:val="00597C7E"/>
    <w:pPr>
      <w:tabs>
        <w:tab w:val="clear" w:pos="619"/>
        <w:tab w:val="num" w:pos="1332"/>
      </w:tabs>
      <w:ind w:left="1332"/>
    </w:pPr>
  </w:style>
  <w:style w:type="paragraph" w:styleId="ListNumber2">
    <w:name w:val="List Number 2"/>
    <w:basedOn w:val="ListNumberNormal"/>
    <w:rsid w:val="00597C7E"/>
    <w:pPr>
      <w:numPr>
        <w:numId w:val="12"/>
      </w:numPr>
      <w:tabs>
        <w:tab w:val="clear" w:pos="0"/>
        <w:tab w:val="left" w:pos="612"/>
      </w:tabs>
      <w:spacing w:after="60" w:line="480" w:lineRule="auto"/>
      <w:ind w:left="1361" w:hanging="1077"/>
      <w:outlineLvl w:val="1"/>
    </w:pPr>
    <w:rPr>
      <w:rFonts w:ascii="Times New Roman" w:hAnsi="Times New Roman" w:cs="Times New Roman"/>
      <w:i/>
      <w:sz w:val="24"/>
      <w:lang w:val="en-GB" w:eastAsia="en-US"/>
    </w:rPr>
  </w:style>
  <w:style w:type="paragraph" w:styleId="ListBullet4">
    <w:name w:val="List Bullet 4"/>
    <w:basedOn w:val="Normal"/>
    <w:rsid w:val="00597C7E"/>
    <w:pPr>
      <w:numPr>
        <w:numId w:val="13"/>
      </w:numPr>
    </w:pPr>
  </w:style>
  <w:style w:type="paragraph" w:styleId="HTMLPreformatted">
    <w:name w:val="HTML Preformatted"/>
    <w:basedOn w:val="Normal"/>
    <w:link w:val="HTMLPreformattedChar"/>
    <w:rsid w:val="00597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rPr>
  </w:style>
  <w:style w:type="character" w:customStyle="1" w:styleId="HTMLPreformattedChar">
    <w:name w:val="HTML Preformatted Char"/>
    <w:basedOn w:val="DefaultParagraphFont"/>
    <w:link w:val="HTMLPreformatted"/>
    <w:rsid w:val="00597C7E"/>
    <w:rPr>
      <w:rFonts w:ascii="Courier New" w:hAnsi="Courier New" w:cs="Courier New"/>
      <w:color w:val="000000"/>
    </w:rPr>
  </w:style>
  <w:style w:type="paragraph" w:customStyle="1" w:styleId="Bullet1">
    <w:name w:val="Bullet 1"/>
    <w:basedOn w:val="BodyText"/>
    <w:rsid w:val="00597C7E"/>
    <w:pPr>
      <w:keepLines/>
      <w:numPr>
        <w:numId w:val="14"/>
      </w:numPr>
      <w:spacing w:before="60" w:after="60" w:line="260" w:lineRule="atLeast"/>
    </w:pPr>
    <w:rPr>
      <w:szCs w:val="24"/>
      <w:lang w:bidi="he-IL"/>
    </w:rPr>
  </w:style>
  <w:style w:type="paragraph" w:customStyle="1" w:styleId="Bullet2">
    <w:name w:val="Bullet 2"/>
    <w:basedOn w:val="BodyText"/>
    <w:rsid w:val="00597C7E"/>
    <w:pPr>
      <w:keepLines/>
      <w:tabs>
        <w:tab w:val="num" w:pos="1587"/>
      </w:tabs>
      <w:spacing w:before="60" w:after="60" w:line="260" w:lineRule="atLeast"/>
      <w:ind w:left="1587" w:hanging="340"/>
    </w:pPr>
    <w:rPr>
      <w:szCs w:val="24"/>
      <w:lang w:bidi="he-IL"/>
    </w:rPr>
  </w:style>
  <w:style w:type="paragraph" w:customStyle="1" w:styleId="Bullet1Indent">
    <w:name w:val="Bullet 1 Indent"/>
    <w:basedOn w:val="Bullet1"/>
    <w:rsid w:val="00597C7E"/>
    <w:pPr>
      <w:numPr>
        <w:numId w:val="0"/>
      </w:numPr>
      <w:tabs>
        <w:tab w:val="num" w:pos="1587"/>
      </w:tabs>
      <w:ind w:left="1587" w:hanging="340"/>
    </w:pPr>
  </w:style>
  <w:style w:type="paragraph" w:customStyle="1" w:styleId="Bullet2Indent">
    <w:name w:val="Bullet 2 Indent"/>
    <w:basedOn w:val="Bullet2"/>
    <w:rsid w:val="00597C7E"/>
    <w:pPr>
      <w:numPr>
        <w:ilvl w:val="3"/>
      </w:numPr>
      <w:tabs>
        <w:tab w:val="num" w:pos="1587"/>
      </w:tabs>
      <w:ind w:left="1587" w:hanging="340"/>
    </w:pPr>
  </w:style>
  <w:style w:type="character" w:styleId="Strong">
    <w:name w:val="Strong"/>
    <w:basedOn w:val="DefaultParagraphFont"/>
    <w:qFormat/>
    <w:rsid w:val="00597C7E"/>
    <w:rPr>
      <w:b/>
      <w:bCs/>
    </w:rPr>
  </w:style>
  <w:style w:type="paragraph" w:styleId="z-TopofForm">
    <w:name w:val="HTML Top of Form"/>
    <w:basedOn w:val="Normal"/>
    <w:next w:val="Normal"/>
    <w:link w:val="z-TopofFormChar"/>
    <w:hidden/>
    <w:rsid w:val="00597C7E"/>
    <w:pPr>
      <w:pBdr>
        <w:bottom w:val="single" w:sz="6" w:space="1" w:color="auto"/>
      </w:pBdr>
      <w:jc w:val="center"/>
    </w:pPr>
    <w:rPr>
      <w:rFonts w:cs="Arial"/>
      <w:vanish/>
      <w:sz w:val="16"/>
      <w:szCs w:val="16"/>
      <w:lang w:val="fr-FR" w:eastAsia="fr-FR"/>
    </w:rPr>
  </w:style>
  <w:style w:type="character" w:customStyle="1" w:styleId="z-TopofFormChar">
    <w:name w:val="z-Top of Form Char"/>
    <w:basedOn w:val="DefaultParagraphFont"/>
    <w:link w:val="z-TopofForm"/>
    <w:rsid w:val="00597C7E"/>
    <w:rPr>
      <w:rFonts w:ascii="Arial" w:hAnsi="Arial" w:cs="Arial"/>
      <w:vanish/>
      <w:sz w:val="16"/>
      <w:szCs w:val="16"/>
      <w:lang w:val="fr-FR" w:eastAsia="fr-FR"/>
    </w:rPr>
  </w:style>
  <w:style w:type="paragraph" w:styleId="z-BottomofForm">
    <w:name w:val="HTML Bottom of Form"/>
    <w:basedOn w:val="Normal"/>
    <w:next w:val="Normal"/>
    <w:link w:val="z-BottomofFormChar"/>
    <w:hidden/>
    <w:rsid w:val="00597C7E"/>
    <w:pPr>
      <w:pBdr>
        <w:top w:val="single" w:sz="6" w:space="1" w:color="auto"/>
      </w:pBdr>
      <w:jc w:val="center"/>
    </w:pPr>
    <w:rPr>
      <w:rFonts w:cs="Arial"/>
      <w:vanish/>
      <w:sz w:val="16"/>
      <w:szCs w:val="16"/>
      <w:lang w:val="fr-FR" w:eastAsia="fr-FR"/>
    </w:rPr>
  </w:style>
  <w:style w:type="character" w:customStyle="1" w:styleId="z-BottomofFormChar">
    <w:name w:val="z-Bottom of Form Char"/>
    <w:basedOn w:val="DefaultParagraphFont"/>
    <w:link w:val="z-BottomofForm"/>
    <w:rsid w:val="00597C7E"/>
    <w:rPr>
      <w:rFonts w:ascii="Arial" w:hAnsi="Arial" w:cs="Arial"/>
      <w:vanish/>
      <w:sz w:val="16"/>
      <w:szCs w:val="16"/>
      <w:lang w:val="fr-FR" w:eastAsia="fr-FR"/>
    </w:rPr>
  </w:style>
  <w:style w:type="character" w:customStyle="1" w:styleId="infobanner2">
    <w:name w:val="infobanner2"/>
    <w:basedOn w:val="DefaultParagraphFont"/>
    <w:rsid w:val="00597C7E"/>
    <w:rPr>
      <w:rFonts w:ascii="Verdana" w:hAnsi="Verdana" w:hint="default"/>
      <w:b w:val="0"/>
      <w:bCs w:val="0"/>
      <w:color w:val="41A5D9"/>
      <w:sz w:val="11"/>
      <w:szCs w:val="11"/>
    </w:rPr>
  </w:style>
  <w:style w:type="character" w:customStyle="1" w:styleId="disclaimertext1">
    <w:name w:val="disclaimertext1"/>
    <w:basedOn w:val="DefaultParagraphFont"/>
    <w:rsid w:val="00597C7E"/>
    <w:rPr>
      <w:color w:val="41A5D9"/>
      <w:sz w:val="10"/>
      <w:szCs w:val="10"/>
    </w:rPr>
  </w:style>
  <w:style w:type="paragraph" w:customStyle="1" w:styleId="infotextbig">
    <w:name w:val="infotextbig"/>
    <w:basedOn w:val="Normal"/>
    <w:rsid w:val="00597C7E"/>
    <w:pPr>
      <w:spacing w:before="100" w:beforeAutospacing="1" w:after="75"/>
    </w:pPr>
    <w:rPr>
      <w:rFonts w:ascii="Verdana" w:hAnsi="Verdana"/>
      <w:b/>
      <w:bCs/>
      <w:color w:val="41A5D9"/>
      <w:sz w:val="18"/>
      <w:szCs w:val="18"/>
    </w:rPr>
  </w:style>
  <w:style w:type="paragraph" w:customStyle="1" w:styleId="listtabtitle">
    <w:name w:val="listtabtitle"/>
    <w:basedOn w:val="Normal"/>
    <w:rsid w:val="00597C7E"/>
    <w:pPr>
      <w:spacing w:line="390" w:lineRule="atLeast"/>
      <w:ind w:left="75" w:right="75"/>
    </w:pPr>
    <w:rPr>
      <w:rFonts w:cs="Arial"/>
      <w:b/>
      <w:bCs/>
      <w:color w:val="FFFFFF"/>
      <w:sz w:val="21"/>
      <w:szCs w:val="21"/>
    </w:rPr>
  </w:style>
  <w:style w:type="paragraph" w:styleId="ListContinue">
    <w:name w:val="List Continue"/>
    <w:basedOn w:val="Normal"/>
    <w:rsid w:val="00597C7E"/>
    <w:pPr>
      <w:spacing w:after="120"/>
      <w:ind w:left="360"/>
    </w:pPr>
  </w:style>
  <w:style w:type="paragraph" w:styleId="ListContinue2">
    <w:name w:val="List Continue 2"/>
    <w:basedOn w:val="Normal"/>
    <w:rsid w:val="00597C7E"/>
    <w:pPr>
      <w:spacing w:after="120"/>
      <w:ind w:left="720"/>
    </w:pPr>
  </w:style>
  <w:style w:type="character" w:customStyle="1" w:styleId="CharChar1">
    <w:name w:val="Char Char1"/>
    <w:basedOn w:val="DefaultParagraphFont"/>
    <w:rsid w:val="00597C7E"/>
    <w:rPr>
      <w:rFonts w:ascii="Arial" w:hAnsi="Arial"/>
      <w:lang w:val="en-US" w:eastAsia="en-US" w:bidi="ar-SA"/>
    </w:rPr>
  </w:style>
  <w:style w:type="paragraph" w:styleId="NoSpacing">
    <w:name w:val="No Spacing"/>
    <w:uiPriority w:val="1"/>
    <w:qFormat/>
    <w:rsid w:val="00597C7E"/>
    <w:rPr>
      <w:rFonts w:ascii="Arial" w:hAnsi="Arial"/>
    </w:rPr>
  </w:style>
  <w:style w:type="paragraph" w:styleId="TOCHeading">
    <w:name w:val="TOC Heading"/>
    <w:basedOn w:val="Heading1"/>
    <w:next w:val="Normal"/>
    <w:uiPriority w:val="39"/>
    <w:semiHidden/>
    <w:unhideWhenUsed/>
    <w:qFormat/>
    <w:rsid w:val="00DA690E"/>
    <w:pPr>
      <w:keepLines/>
      <w:pageBreakBefore w:val="0"/>
      <w:numPr>
        <w:numId w:val="0"/>
      </w:numPr>
      <w:shd w:val="clear" w:color="auto" w:fill="auto"/>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rPr>
  </w:style>
  <w:style w:type="paragraph" w:customStyle="1" w:styleId="CharCharCharChar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Char Char Char Char"/>
    <w:basedOn w:val="Normal"/>
    <w:semiHidden/>
    <w:rsid w:val="00032192"/>
    <w:pPr>
      <w:spacing w:after="160" w:line="240" w:lineRule="exact"/>
    </w:pPr>
    <w:rPr>
      <w:rFonts w:ascii="Verdana" w:hAnsi="Verdana"/>
      <w:lang w:val="en-GB"/>
    </w:rPr>
  </w:style>
  <w:style w:type="character" w:customStyle="1" w:styleId="Heading1Char">
    <w:name w:val="Heading 1 Char"/>
    <w:basedOn w:val="DefaultParagraphFont"/>
    <w:link w:val="Heading1"/>
    <w:rsid w:val="005B40FB"/>
    <w:rPr>
      <w:rFonts w:ascii="Arial Black" w:hAnsi="Arial Black"/>
      <w:spacing w:val="-10"/>
      <w:kern w:val="20"/>
      <w:sz w:val="24"/>
      <w:shd w:val="solid" w:color="auto" w:fill="auto"/>
    </w:rPr>
  </w:style>
  <w:style w:type="character" w:customStyle="1" w:styleId="Heading3Char">
    <w:name w:val="Heading 3 Char"/>
    <w:aliases w:val="h3 Char,TF-Overskrift 3 Char,Heading Three Char"/>
    <w:basedOn w:val="DefaultParagraphFont"/>
    <w:link w:val="Heading3"/>
    <w:rsid w:val="005B40FB"/>
    <w:rPr>
      <w:rFonts w:ascii="Arial" w:hAnsi="Arial"/>
      <w:b/>
      <w:spacing w:val="-20"/>
      <w:sz w:val="22"/>
    </w:rPr>
  </w:style>
  <w:style w:type="character" w:customStyle="1" w:styleId="Heading4Char">
    <w:name w:val="Heading 4 Char"/>
    <w:basedOn w:val="DefaultParagraphFont"/>
    <w:link w:val="Heading4"/>
    <w:rsid w:val="00121C8C"/>
    <w:rPr>
      <w:rFonts w:ascii="Arial" w:hAnsi="Arial"/>
      <w:b/>
      <w:spacing w:val="-20"/>
      <w:sz w:val="21"/>
      <w:szCs w:val="21"/>
    </w:rPr>
  </w:style>
  <w:style w:type="character" w:customStyle="1" w:styleId="Heading5Char">
    <w:name w:val="Heading 5 Char"/>
    <w:basedOn w:val="DefaultParagraphFont"/>
    <w:link w:val="Heading5"/>
    <w:rsid w:val="005B40FB"/>
    <w:rPr>
      <w:rFonts w:ascii="Arial" w:hAnsi="Arial"/>
      <w:b/>
      <w:i/>
      <w:spacing w:val="-20"/>
      <w:sz w:val="21"/>
      <w:szCs w:val="21"/>
    </w:rPr>
  </w:style>
  <w:style w:type="character" w:customStyle="1" w:styleId="Heading6Char">
    <w:name w:val="Heading 6 Char"/>
    <w:basedOn w:val="DefaultParagraphFont"/>
    <w:link w:val="Heading6"/>
    <w:rsid w:val="005B40FB"/>
    <w:rPr>
      <w:rFonts w:ascii="Arial" w:hAnsi="Arial"/>
      <w:b/>
      <w:spacing w:val="-20"/>
    </w:rPr>
  </w:style>
  <w:style w:type="character" w:customStyle="1" w:styleId="Heading7Char">
    <w:name w:val="Heading 7 Char"/>
    <w:basedOn w:val="DefaultParagraphFont"/>
    <w:link w:val="Heading7"/>
    <w:rsid w:val="005B40FB"/>
    <w:rPr>
      <w:rFonts w:ascii="Arial" w:hAnsi="Arial"/>
    </w:rPr>
  </w:style>
  <w:style w:type="character" w:customStyle="1" w:styleId="Heading8Char">
    <w:name w:val="Heading 8 Char"/>
    <w:basedOn w:val="DefaultParagraphFont"/>
    <w:link w:val="Heading8"/>
    <w:rsid w:val="005B40FB"/>
    <w:rPr>
      <w:rFonts w:ascii="Arial" w:hAnsi="Arial"/>
      <w:i/>
    </w:rPr>
  </w:style>
  <w:style w:type="character" w:customStyle="1" w:styleId="Heading9Char">
    <w:name w:val="Heading 9 Char"/>
    <w:basedOn w:val="DefaultParagraphFont"/>
    <w:link w:val="Heading9"/>
    <w:rsid w:val="005B40FB"/>
    <w:rPr>
      <w:rFonts w:ascii="Arial" w:hAnsi="Arial"/>
      <w:b/>
      <w:i/>
      <w:sz w:val="18"/>
    </w:rPr>
  </w:style>
  <w:style w:type="character" w:customStyle="1" w:styleId="TitleChar">
    <w:name w:val="Title Char"/>
    <w:basedOn w:val="DefaultParagraphFont"/>
    <w:link w:val="Title"/>
    <w:rsid w:val="005B40FB"/>
    <w:rPr>
      <w:rFonts w:ascii="Arial" w:hAnsi="Arial"/>
      <w:b/>
      <w:kern w:val="28"/>
      <w:sz w:val="48"/>
    </w:rPr>
  </w:style>
  <w:style w:type="character" w:customStyle="1" w:styleId="HeaderChar">
    <w:name w:val="Header Char"/>
    <w:basedOn w:val="DefaultParagraphFont"/>
    <w:link w:val="Header"/>
    <w:rsid w:val="005B40FB"/>
    <w:rPr>
      <w:rFonts w:ascii="Arial" w:hAnsi="Arial"/>
    </w:rPr>
  </w:style>
  <w:style w:type="character" w:customStyle="1" w:styleId="FooterChar">
    <w:name w:val="Footer Char"/>
    <w:basedOn w:val="DefaultParagraphFont"/>
    <w:link w:val="Footer"/>
    <w:rsid w:val="005B40FB"/>
    <w:rPr>
      <w:rFonts w:ascii="Arial" w:hAnsi="Arial"/>
    </w:rPr>
  </w:style>
  <w:style w:type="character" w:customStyle="1" w:styleId="SubtitleChar">
    <w:name w:val="Subtitle Char"/>
    <w:basedOn w:val="DefaultParagraphFont"/>
    <w:link w:val="Subtitle"/>
    <w:rsid w:val="005B40FB"/>
    <w:rPr>
      <w:rFonts w:ascii="Arial" w:hAnsi="Arial"/>
      <w:b/>
      <w:spacing w:val="-16"/>
      <w:kern w:val="28"/>
      <w:sz w:val="40"/>
    </w:rPr>
  </w:style>
  <w:style w:type="character" w:customStyle="1" w:styleId="FootnoteTextChar">
    <w:name w:val="Footnote Text Char"/>
    <w:basedOn w:val="DefaultParagraphFont"/>
    <w:link w:val="FootnoteText"/>
    <w:semiHidden/>
    <w:rsid w:val="005B40FB"/>
    <w:rPr>
      <w:lang w:val="en-GB"/>
    </w:rPr>
  </w:style>
  <w:style w:type="character" w:customStyle="1" w:styleId="BalloonTextChar">
    <w:name w:val="Balloon Text Char"/>
    <w:basedOn w:val="DefaultParagraphFont"/>
    <w:link w:val="BalloonText"/>
    <w:semiHidden/>
    <w:rsid w:val="005B40FB"/>
    <w:rPr>
      <w:rFonts w:ascii="Tahoma" w:hAnsi="Tahoma" w:cs="Tahoma"/>
      <w:sz w:val="16"/>
      <w:szCs w:val="16"/>
    </w:rPr>
  </w:style>
  <w:style w:type="character" w:customStyle="1" w:styleId="CommentSubjectChar">
    <w:name w:val="Comment Subject Char"/>
    <w:basedOn w:val="CommentTextChar"/>
    <w:link w:val="CommentSubject"/>
    <w:semiHidden/>
    <w:rsid w:val="005B40FB"/>
    <w:rPr>
      <w:rFonts w:ascii="Arial" w:hAnsi="Arial"/>
      <w:b/>
      <w:bCs/>
    </w:rPr>
  </w:style>
</w:styles>
</file>

<file path=word/webSettings.xml><?xml version="1.0" encoding="utf-8"?>
<w:webSettings xmlns:r="http://schemas.openxmlformats.org/officeDocument/2006/relationships" xmlns:w="http://schemas.openxmlformats.org/wordprocessingml/2006/main">
  <w:divs>
    <w:div w:id="982738243">
      <w:bodyDiv w:val="1"/>
      <w:marLeft w:val="0"/>
      <w:marRight w:val="0"/>
      <w:marTop w:val="0"/>
      <w:marBottom w:val="0"/>
      <w:divBdr>
        <w:top w:val="none" w:sz="0" w:space="0" w:color="auto"/>
        <w:left w:val="none" w:sz="0" w:space="0" w:color="auto"/>
        <w:bottom w:val="none" w:sz="0" w:space="0" w:color="auto"/>
        <w:right w:val="none" w:sz="0" w:space="0" w:color="auto"/>
      </w:divBdr>
    </w:div>
    <w:div w:id="1082415615">
      <w:bodyDiv w:val="1"/>
      <w:marLeft w:val="0"/>
      <w:marRight w:val="0"/>
      <w:marTop w:val="0"/>
      <w:marBottom w:val="0"/>
      <w:divBdr>
        <w:top w:val="none" w:sz="0" w:space="0" w:color="auto"/>
        <w:left w:val="none" w:sz="0" w:space="0" w:color="auto"/>
        <w:bottom w:val="none" w:sz="0" w:space="0" w:color="auto"/>
        <w:right w:val="none" w:sz="0" w:space="0" w:color="auto"/>
      </w:divBdr>
    </w:div>
    <w:div w:id="1167794007">
      <w:bodyDiv w:val="1"/>
      <w:marLeft w:val="0"/>
      <w:marRight w:val="0"/>
      <w:marTop w:val="0"/>
      <w:marBottom w:val="0"/>
      <w:divBdr>
        <w:top w:val="none" w:sz="0" w:space="0" w:color="auto"/>
        <w:left w:val="none" w:sz="0" w:space="0" w:color="auto"/>
        <w:bottom w:val="none" w:sz="0" w:space="0" w:color="auto"/>
        <w:right w:val="none" w:sz="0" w:space="0" w:color="auto"/>
      </w:divBdr>
    </w:div>
    <w:div w:id="1235629794">
      <w:bodyDiv w:val="1"/>
      <w:marLeft w:val="0"/>
      <w:marRight w:val="0"/>
      <w:marTop w:val="0"/>
      <w:marBottom w:val="0"/>
      <w:divBdr>
        <w:top w:val="none" w:sz="0" w:space="0" w:color="auto"/>
        <w:left w:val="none" w:sz="0" w:space="0" w:color="auto"/>
        <w:bottom w:val="none" w:sz="0" w:space="0" w:color="auto"/>
        <w:right w:val="none" w:sz="0" w:space="0" w:color="auto"/>
      </w:divBdr>
    </w:div>
    <w:div w:id="1891458457">
      <w:bodyDiv w:val="1"/>
      <w:marLeft w:val="0"/>
      <w:marRight w:val="0"/>
      <w:marTop w:val="0"/>
      <w:marBottom w:val="0"/>
      <w:divBdr>
        <w:top w:val="none" w:sz="0" w:space="0" w:color="auto"/>
        <w:left w:val="none" w:sz="0" w:space="0" w:color="auto"/>
        <w:bottom w:val="none" w:sz="0" w:space="0" w:color="auto"/>
        <w:right w:val="none" w:sz="0" w:space="0" w:color="auto"/>
      </w:divBdr>
    </w:div>
    <w:div w:id="200759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comments" Target="comments.xml"/><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cmadevsp01/sites/SQPM/BA/Work%20Areas/Reference%20Material/Functional%20Areas%20for%20FRS%20template.doc" TargetMode="External"/><Relationship Id="rId22" Type="http://schemas.openxmlformats.org/officeDocument/2006/relationships/oleObject" Target="embeddings/oleObject4.bin"/><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EBC9E719A598040974AD104588760BD" ma:contentTypeVersion="0" ma:contentTypeDescription="Create a new document." ma:contentTypeScope="" ma:versionID="79c6dcd90d7b2e24b8e5680a909ec24c">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CCEF8-230C-4F11-AE49-41DD43CB46AD}">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6B03494F-BD26-4D4D-8C07-253F946355D2}">
  <ds:schemaRefs>
    <ds:schemaRef ds:uri="http://schemas.microsoft.com/sharepoint/v3/contenttype/forms"/>
  </ds:schemaRefs>
</ds:datastoreItem>
</file>

<file path=customXml/itemProps3.xml><?xml version="1.0" encoding="utf-8"?>
<ds:datastoreItem xmlns:ds="http://schemas.openxmlformats.org/officeDocument/2006/customXml" ds:itemID="{647E8A70-C5D4-485F-9909-DD743D021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D03AAC4-314D-49E2-97FC-B17821156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80</Pages>
  <Words>23324</Words>
  <Characters>138923</Characters>
  <Application>Microsoft Office Word</Application>
  <DocSecurity>0</DocSecurity>
  <Lines>1157</Lines>
  <Paragraphs>323</Paragraphs>
  <ScaleCrop>false</ScaleCrop>
  <HeadingPairs>
    <vt:vector size="2" baseType="variant">
      <vt:variant>
        <vt:lpstr>Title</vt:lpstr>
      </vt:variant>
      <vt:variant>
        <vt:i4>1</vt:i4>
      </vt:variant>
    </vt:vector>
  </HeadingPairs>
  <TitlesOfParts>
    <vt:vector size="1" baseType="lpstr">
      <vt:lpstr>Sanity check with UC matrix</vt:lpstr>
    </vt:vector>
  </TitlesOfParts>
  <Company>Comverse, Inc.</Company>
  <LinksUpToDate>false</LinksUpToDate>
  <CharactersWithSpaces>161924</CharactersWithSpaces>
  <SharedDoc>false</SharedDoc>
  <HLinks>
    <vt:vector size="1044" baseType="variant">
      <vt:variant>
        <vt:i4>1638452</vt:i4>
      </vt:variant>
      <vt:variant>
        <vt:i4>1085</vt:i4>
      </vt:variant>
      <vt:variant>
        <vt:i4>0</vt:i4>
      </vt:variant>
      <vt:variant>
        <vt:i4>5</vt:i4>
      </vt:variant>
      <vt:variant>
        <vt:lpwstr/>
      </vt:variant>
      <vt:variant>
        <vt:lpwstr>_Toc273118409</vt:lpwstr>
      </vt:variant>
      <vt:variant>
        <vt:i4>1638452</vt:i4>
      </vt:variant>
      <vt:variant>
        <vt:i4>1079</vt:i4>
      </vt:variant>
      <vt:variant>
        <vt:i4>0</vt:i4>
      </vt:variant>
      <vt:variant>
        <vt:i4>5</vt:i4>
      </vt:variant>
      <vt:variant>
        <vt:lpwstr/>
      </vt:variant>
      <vt:variant>
        <vt:lpwstr>_Toc273118408</vt:lpwstr>
      </vt:variant>
      <vt:variant>
        <vt:i4>1638452</vt:i4>
      </vt:variant>
      <vt:variant>
        <vt:i4>1073</vt:i4>
      </vt:variant>
      <vt:variant>
        <vt:i4>0</vt:i4>
      </vt:variant>
      <vt:variant>
        <vt:i4>5</vt:i4>
      </vt:variant>
      <vt:variant>
        <vt:lpwstr/>
      </vt:variant>
      <vt:variant>
        <vt:lpwstr>_Toc273118407</vt:lpwstr>
      </vt:variant>
      <vt:variant>
        <vt:i4>1638452</vt:i4>
      </vt:variant>
      <vt:variant>
        <vt:i4>1067</vt:i4>
      </vt:variant>
      <vt:variant>
        <vt:i4>0</vt:i4>
      </vt:variant>
      <vt:variant>
        <vt:i4>5</vt:i4>
      </vt:variant>
      <vt:variant>
        <vt:lpwstr/>
      </vt:variant>
      <vt:variant>
        <vt:lpwstr>_Toc273118406</vt:lpwstr>
      </vt:variant>
      <vt:variant>
        <vt:i4>1638452</vt:i4>
      </vt:variant>
      <vt:variant>
        <vt:i4>1061</vt:i4>
      </vt:variant>
      <vt:variant>
        <vt:i4>0</vt:i4>
      </vt:variant>
      <vt:variant>
        <vt:i4>5</vt:i4>
      </vt:variant>
      <vt:variant>
        <vt:lpwstr/>
      </vt:variant>
      <vt:variant>
        <vt:lpwstr>_Toc273118405</vt:lpwstr>
      </vt:variant>
      <vt:variant>
        <vt:i4>1638452</vt:i4>
      </vt:variant>
      <vt:variant>
        <vt:i4>1055</vt:i4>
      </vt:variant>
      <vt:variant>
        <vt:i4>0</vt:i4>
      </vt:variant>
      <vt:variant>
        <vt:i4>5</vt:i4>
      </vt:variant>
      <vt:variant>
        <vt:lpwstr/>
      </vt:variant>
      <vt:variant>
        <vt:lpwstr>_Toc273118404</vt:lpwstr>
      </vt:variant>
      <vt:variant>
        <vt:i4>1638452</vt:i4>
      </vt:variant>
      <vt:variant>
        <vt:i4>1049</vt:i4>
      </vt:variant>
      <vt:variant>
        <vt:i4>0</vt:i4>
      </vt:variant>
      <vt:variant>
        <vt:i4>5</vt:i4>
      </vt:variant>
      <vt:variant>
        <vt:lpwstr/>
      </vt:variant>
      <vt:variant>
        <vt:lpwstr>_Toc273118403</vt:lpwstr>
      </vt:variant>
      <vt:variant>
        <vt:i4>1638452</vt:i4>
      </vt:variant>
      <vt:variant>
        <vt:i4>1043</vt:i4>
      </vt:variant>
      <vt:variant>
        <vt:i4>0</vt:i4>
      </vt:variant>
      <vt:variant>
        <vt:i4>5</vt:i4>
      </vt:variant>
      <vt:variant>
        <vt:lpwstr/>
      </vt:variant>
      <vt:variant>
        <vt:lpwstr>_Toc273118402</vt:lpwstr>
      </vt:variant>
      <vt:variant>
        <vt:i4>1638452</vt:i4>
      </vt:variant>
      <vt:variant>
        <vt:i4>1037</vt:i4>
      </vt:variant>
      <vt:variant>
        <vt:i4>0</vt:i4>
      </vt:variant>
      <vt:variant>
        <vt:i4>5</vt:i4>
      </vt:variant>
      <vt:variant>
        <vt:lpwstr/>
      </vt:variant>
      <vt:variant>
        <vt:lpwstr>_Toc273118401</vt:lpwstr>
      </vt:variant>
      <vt:variant>
        <vt:i4>1638452</vt:i4>
      </vt:variant>
      <vt:variant>
        <vt:i4>1031</vt:i4>
      </vt:variant>
      <vt:variant>
        <vt:i4>0</vt:i4>
      </vt:variant>
      <vt:variant>
        <vt:i4>5</vt:i4>
      </vt:variant>
      <vt:variant>
        <vt:lpwstr/>
      </vt:variant>
      <vt:variant>
        <vt:lpwstr>_Toc273118400</vt:lpwstr>
      </vt:variant>
      <vt:variant>
        <vt:i4>1048627</vt:i4>
      </vt:variant>
      <vt:variant>
        <vt:i4>1025</vt:i4>
      </vt:variant>
      <vt:variant>
        <vt:i4>0</vt:i4>
      </vt:variant>
      <vt:variant>
        <vt:i4>5</vt:i4>
      </vt:variant>
      <vt:variant>
        <vt:lpwstr/>
      </vt:variant>
      <vt:variant>
        <vt:lpwstr>_Toc273118399</vt:lpwstr>
      </vt:variant>
      <vt:variant>
        <vt:i4>1048627</vt:i4>
      </vt:variant>
      <vt:variant>
        <vt:i4>1019</vt:i4>
      </vt:variant>
      <vt:variant>
        <vt:i4>0</vt:i4>
      </vt:variant>
      <vt:variant>
        <vt:i4>5</vt:i4>
      </vt:variant>
      <vt:variant>
        <vt:lpwstr/>
      </vt:variant>
      <vt:variant>
        <vt:lpwstr>_Toc273118398</vt:lpwstr>
      </vt:variant>
      <vt:variant>
        <vt:i4>1048627</vt:i4>
      </vt:variant>
      <vt:variant>
        <vt:i4>1013</vt:i4>
      </vt:variant>
      <vt:variant>
        <vt:i4>0</vt:i4>
      </vt:variant>
      <vt:variant>
        <vt:i4>5</vt:i4>
      </vt:variant>
      <vt:variant>
        <vt:lpwstr/>
      </vt:variant>
      <vt:variant>
        <vt:lpwstr>_Toc273118397</vt:lpwstr>
      </vt:variant>
      <vt:variant>
        <vt:i4>1048627</vt:i4>
      </vt:variant>
      <vt:variant>
        <vt:i4>1007</vt:i4>
      </vt:variant>
      <vt:variant>
        <vt:i4>0</vt:i4>
      </vt:variant>
      <vt:variant>
        <vt:i4>5</vt:i4>
      </vt:variant>
      <vt:variant>
        <vt:lpwstr/>
      </vt:variant>
      <vt:variant>
        <vt:lpwstr>_Toc273118396</vt:lpwstr>
      </vt:variant>
      <vt:variant>
        <vt:i4>1048627</vt:i4>
      </vt:variant>
      <vt:variant>
        <vt:i4>1001</vt:i4>
      </vt:variant>
      <vt:variant>
        <vt:i4>0</vt:i4>
      </vt:variant>
      <vt:variant>
        <vt:i4>5</vt:i4>
      </vt:variant>
      <vt:variant>
        <vt:lpwstr/>
      </vt:variant>
      <vt:variant>
        <vt:lpwstr>_Toc273118395</vt:lpwstr>
      </vt:variant>
      <vt:variant>
        <vt:i4>1048627</vt:i4>
      </vt:variant>
      <vt:variant>
        <vt:i4>995</vt:i4>
      </vt:variant>
      <vt:variant>
        <vt:i4>0</vt:i4>
      </vt:variant>
      <vt:variant>
        <vt:i4>5</vt:i4>
      </vt:variant>
      <vt:variant>
        <vt:lpwstr/>
      </vt:variant>
      <vt:variant>
        <vt:lpwstr>_Toc273118394</vt:lpwstr>
      </vt:variant>
      <vt:variant>
        <vt:i4>1048627</vt:i4>
      </vt:variant>
      <vt:variant>
        <vt:i4>989</vt:i4>
      </vt:variant>
      <vt:variant>
        <vt:i4>0</vt:i4>
      </vt:variant>
      <vt:variant>
        <vt:i4>5</vt:i4>
      </vt:variant>
      <vt:variant>
        <vt:lpwstr/>
      </vt:variant>
      <vt:variant>
        <vt:lpwstr>_Toc273118393</vt:lpwstr>
      </vt:variant>
      <vt:variant>
        <vt:i4>1048627</vt:i4>
      </vt:variant>
      <vt:variant>
        <vt:i4>983</vt:i4>
      </vt:variant>
      <vt:variant>
        <vt:i4>0</vt:i4>
      </vt:variant>
      <vt:variant>
        <vt:i4>5</vt:i4>
      </vt:variant>
      <vt:variant>
        <vt:lpwstr/>
      </vt:variant>
      <vt:variant>
        <vt:lpwstr>_Toc273118392</vt:lpwstr>
      </vt:variant>
      <vt:variant>
        <vt:i4>1048627</vt:i4>
      </vt:variant>
      <vt:variant>
        <vt:i4>977</vt:i4>
      </vt:variant>
      <vt:variant>
        <vt:i4>0</vt:i4>
      </vt:variant>
      <vt:variant>
        <vt:i4>5</vt:i4>
      </vt:variant>
      <vt:variant>
        <vt:lpwstr/>
      </vt:variant>
      <vt:variant>
        <vt:lpwstr>_Toc273118391</vt:lpwstr>
      </vt:variant>
      <vt:variant>
        <vt:i4>1048627</vt:i4>
      </vt:variant>
      <vt:variant>
        <vt:i4>971</vt:i4>
      </vt:variant>
      <vt:variant>
        <vt:i4>0</vt:i4>
      </vt:variant>
      <vt:variant>
        <vt:i4>5</vt:i4>
      </vt:variant>
      <vt:variant>
        <vt:lpwstr/>
      </vt:variant>
      <vt:variant>
        <vt:lpwstr>_Toc273118390</vt:lpwstr>
      </vt:variant>
      <vt:variant>
        <vt:i4>1114163</vt:i4>
      </vt:variant>
      <vt:variant>
        <vt:i4>965</vt:i4>
      </vt:variant>
      <vt:variant>
        <vt:i4>0</vt:i4>
      </vt:variant>
      <vt:variant>
        <vt:i4>5</vt:i4>
      </vt:variant>
      <vt:variant>
        <vt:lpwstr/>
      </vt:variant>
      <vt:variant>
        <vt:lpwstr>_Toc273118389</vt:lpwstr>
      </vt:variant>
      <vt:variant>
        <vt:i4>1114163</vt:i4>
      </vt:variant>
      <vt:variant>
        <vt:i4>959</vt:i4>
      </vt:variant>
      <vt:variant>
        <vt:i4>0</vt:i4>
      </vt:variant>
      <vt:variant>
        <vt:i4>5</vt:i4>
      </vt:variant>
      <vt:variant>
        <vt:lpwstr/>
      </vt:variant>
      <vt:variant>
        <vt:lpwstr>_Toc273118388</vt:lpwstr>
      </vt:variant>
      <vt:variant>
        <vt:i4>1114163</vt:i4>
      </vt:variant>
      <vt:variant>
        <vt:i4>953</vt:i4>
      </vt:variant>
      <vt:variant>
        <vt:i4>0</vt:i4>
      </vt:variant>
      <vt:variant>
        <vt:i4>5</vt:i4>
      </vt:variant>
      <vt:variant>
        <vt:lpwstr/>
      </vt:variant>
      <vt:variant>
        <vt:lpwstr>_Toc273118387</vt:lpwstr>
      </vt:variant>
      <vt:variant>
        <vt:i4>1114163</vt:i4>
      </vt:variant>
      <vt:variant>
        <vt:i4>947</vt:i4>
      </vt:variant>
      <vt:variant>
        <vt:i4>0</vt:i4>
      </vt:variant>
      <vt:variant>
        <vt:i4>5</vt:i4>
      </vt:variant>
      <vt:variant>
        <vt:lpwstr/>
      </vt:variant>
      <vt:variant>
        <vt:lpwstr>_Toc273118386</vt:lpwstr>
      </vt:variant>
      <vt:variant>
        <vt:i4>1114163</vt:i4>
      </vt:variant>
      <vt:variant>
        <vt:i4>941</vt:i4>
      </vt:variant>
      <vt:variant>
        <vt:i4>0</vt:i4>
      </vt:variant>
      <vt:variant>
        <vt:i4>5</vt:i4>
      </vt:variant>
      <vt:variant>
        <vt:lpwstr/>
      </vt:variant>
      <vt:variant>
        <vt:lpwstr>_Toc273118385</vt:lpwstr>
      </vt:variant>
      <vt:variant>
        <vt:i4>1114163</vt:i4>
      </vt:variant>
      <vt:variant>
        <vt:i4>935</vt:i4>
      </vt:variant>
      <vt:variant>
        <vt:i4>0</vt:i4>
      </vt:variant>
      <vt:variant>
        <vt:i4>5</vt:i4>
      </vt:variant>
      <vt:variant>
        <vt:lpwstr/>
      </vt:variant>
      <vt:variant>
        <vt:lpwstr>_Toc273118384</vt:lpwstr>
      </vt:variant>
      <vt:variant>
        <vt:i4>1114163</vt:i4>
      </vt:variant>
      <vt:variant>
        <vt:i4>929</vt:i4>
      </vt:variant>
      <vt:variant>
        <vt:i4>0</vt:i4>
      </vt:variant>
      <vt:variant>
        <vt:i4>5</vt:i4>
      </vt:variant>
      <vt:variant>
        <vt:lpwstr/>
      </vt:variant>
      <vt:variant>
        <vt:lpwstr>_Toc273118383</vt:lpwstr>
      </vt:variant>
      <vt:variant>
        <vt:i4>1114163</vt:i4>
      </vt:variant>
      <vt:variant>
        <vt:i4>923</vt:i4>
      </vt:variant>
      <vt:variant>
        <vt:i4>0</vt:i4>
      </vt:variant>
      <vt:variant>
        <vt:i4>5</vt:i4>
      </vt:variant>
      <vt:variant>
        <vt:lpwstr/>
      </vt:variant>
      <vt:variant>
        <vt:lpwstr>_Toc273118382</vt:lpwstr>
      </vt:variant>
      <vt:variant>
        <vt:i4>1114163</vt:i4>
      </vt:variant>
      <vt:variant>
        <vt:i4>917</vt:i4>
      </vt:variant>
      <vt:variant>
        <vt:i4>0</vt:i4>
      </vt:variant>
      <vt:variant>
        <vt:i4>5</vt:i4>
      </vt:variant>
      <vt:variant>
        <vt:lpwstr/>
      </vt:variant>
      <vt:variant>
        <vt:lpwstr>_Toc273118381</vt:lpwstr>
      </vt:variant>
      <vt:variant>
        <vt:i4>1114163</vt:i4>
      </vt:variant>
      <vt:variant>
        <vt:i4>911</vt:i4>
      </vt:variant>
      <vt:variant>
        <vt:i4>0</vt:i4>
      </vt:variant>
      <vt:variant>
        <vt:i4>5</vt:i4>
      </vt:variant>
      <vt:variant>
        <vt:lpwstr/>
      </vt:variant>
      <vt:variant>
        <vt:lpwstr>_Toc273118380</vt:lpwstr>
      </vt:variant>
      <vt:variant>
        <vt:i4>1966131</vt:i4>
      </vt:variant>
      <vt:variant>
        <vt:i4>905</vt:i4>
      </vt:variant>
      <vt:variant>
        <vt:i4>0</vt:i4>
      </vt:variant>
      <vt:variant>
        <vt:i4>5</vt:i4>
      </vt:variant>
      <vt:variant>
        <vt:lpwstr/>
      </vt:variant>
      <vt:variant>
        <vt:lpwstr>_Toc273118379</vt:lpwstr>
      </vt:variant>
      <vt:variant>
        <vt:i4>1966131</vt:i4>
      </vt:variant>
      <vt:variant>
        <vt:i4>899</vt:i4>
      </vt:variant>
      <vt:variant>
        <vt:i4>0</vt:i4>
      </vt:variant>
      <vt:variant>
        <vt:i4>5</vt:i4>
      </vt:variant>
      <vt:variant>
        <vt:lpwstr/>
      </vt:variant>
      <vt:variant>
        <vt:lpwstr>_Toc273118378</vt:lpwstr>
      </vt:variant>
      <vt:variant>
        <vt:i4>1966131</vt:i4>
      </vt:variant>
      <vt:variant>
        <vt:i4>893</vt:i4>
      </vt:variant>
      <vt:variant>
        <vt:i4>0</vt:i4>
      </vt:variant>
      <vt:variant>
        <vt:i4>5</vt:i4>
      </vt:variant>
      <vt:variant>
        <vt:lpwstr/>
      </vt:variant>
      <vt:variant>
        <vt:lpwstr>_Toc273118377</vt:lpwstr>
      </vt:variant>
      <vt:variant>
        <vt:i4>1966131</vt:i4>
      </vt:variant>
      <vt:variant>
        <vt:i4>887</vt:i4>
      </vt:variant>
      <vt:variant>
        <vt:i4>0</vt:i4>
      </vt:variant>
      <vt:variant>
        <vt:i4>5</vt:i4>
      </vt:variant>
      <vt:variant>
        <vt:lpwstr/>
      </vt:variant>
      <vt:variant>
        <vt:lpwstr>_Toc273118376</vt:lpwstr>
      </vt:variant>
      <vt:variant>
        <vt:i4>1966131</vt:i4>
      </vt:variant>
      <vt:variant>
        <vt:i4>881</vt:i4>
      </vt:variant>
      <vt:variant>
        <vt:i4>0</vt:i4>
      </vt:variant>
      <vt:variant>
        <vt:i4>5</vt:i4>
      </vt:variant>
      <vt:variant>
        <vt:lpwstr/>
      </vt:variant>
      <vt:variant>
        <vt:lpwstr>_Toc273118375</vt:lpwstr>
      </vt:variant>
      <vt:variant>
        <vt:i4>1966131</vt:i4>
      </vt:variant>
      <vt:variant>
        <vt:i4>875</vt:i4>
      </vt:variant>
      <vt:variant>
        <vt:i4>0</vt:i4>
      </vt:variant>
      <vt:variant>
        <vt:i4>5</vt:i4>
      </vt:variant>
      <vt:variant>
        <vt:lpwstr/>
      </vt:variant>
      <vt:variant>
        <vt:lpwstr>_Toc273118374</vt:lpwstr>
      </vt:variant>
      <vt:variant>
        <vt:i4>1966131</vt:i4>
      </vt:variant>
      <vt:variant>
        <vt:i4>869</vt:i4>
      </vt:variant>
      <vt:variant>
        <vt:i4>0</vt:i4>
      </vt:variant>
      <vt:variant>
        <vt:i4>5</vt:i4>
      </vt:variant>
      <vt:variant>
        <vt:lpwstr/>
      </vt:variant>
      <vt:variant>
        <vt:lpwstr>_Toc273118373</vt:lpwstr>
      </vt:variant>
      <vt:variant>
        <vt:i4>1966131</vt:i4>
      </vt:variant>
      <vt:variant>
        <vt:i4>863</vt:i4>
      </vt:variant>
      <vt:variant>
        <vt:i4>0</vt:i4>
      </vt:variant>
      <vt:variant>
        <vt:i4>5</vt:i4>
      </vt:variant>
      <vt:variant>
        <vt:lpwstr/>
      </vt:variant>
      <vt:variant>
        <vt:lpwstr>_Toc273118372</vt:lpwstr>
      </vt:variant>
      <vt:variant>
        <vt:i4>1966131</vt:i4>
      </vt:variant>
      <vt:variant>
        <vt:i4>857</vt:i4>
      </vt:variant>
      <vt:variant>
        <vt:i4>0</vt:i4>
      </vt:variant>
      <vt:variant>
        <vt:i4>5</vt:i4>
      </vt:variant>
      <vt:variant>
        <vt:lpwstr/>
      </vt:variant>
      <vt:variant>
        <vt:lpwstr>_Toc273118371</vt:lpwstr>
      </vt:variant>
      <vt:variant>
        <vt:i4>1966131</vt:i4>
      </vt:variant>
      <vt:variant>
        <vt:i4>851</vt:i4>
      </vt:variant>
      <vt:variant>
        <vt:i4>0</vt:i4>
      </vt:variant>
      <vt:variant>
        <vt:i4>5</vt:i4>
      </vt:variant>
      <vt:variant>
        <vt:lpwstr/>
      </vt:variant>
      <vt:variant>
        <vt:lpwstr>_Toc273118370</vt:lpwstr>
      </vt:variant>
      <vt:variant>
        <vt:i4>2031667</vt:i4>
      </vt:variant>
      <vt:variant>
        <vt:i4>845</vt:i4>
      </vt:variant>
      <vt:variant>
        <vt:i4>0</vt:i4>
      </vt:variant>
      <vt:variant>
        <vt:i4>5</vt:i4>
      </vt:variant>
      <vt:variant>
        <vt:lpwstr/>
      </vt:variant>
      <vt:variant>
        <vt:lpwstr>_Toc273118369</vt:lpwstr>
      </vt:variant>
      <vt:variant>
        <vt:i4>2031667</vt:i4>
      </vt:variant>
      <vt:variant>
        <vt:i4>839</vt:i4>
      </vt:variant>
      <vt:variant>
        <vt:i4>0</vt:i4>
      </vt:variant>
      <vt:variant>
        <vt:i4>5</vt:i4>
      </vt:variant>
      <vt:variant>
        <vt:lpwstr/>
      </vt:variant>
      <vt:variant>
        <vt:lpwstr>_Toc273118368</vt:lpwstr>
      </vt:variant>
      <vt:variant>
        <vt:i4>2031667</vt:i4>
      </vt:variant>
      <vt:variant>
        <vt:i4>833</vt:i4>
      </vt:variant>
      <vt:variant>
        <vt:i4>0</vt:i4>
      </vt:variant>
      <vt:variant>
        <vt:i4>5</vt:i4>
      </vt:variant>
      <vt:variant>
        <vt:lpwstr/>
      </vt:variant>
      <vt:variant>
        <vt:lpwstr>_Toc273118367</vt:lpwstr>
      </vt:variant>
      <vt:variant>
        <vt:i4>2031667</vt:i4>
      </vt:variant>
      <vt:variant>
        <vt:i4>827</vt:i4>
      </vt:variant>
      <vt:variant>
        <vt:i4>0</vt:i4>
      </vt:variant>
      <vt:variant>
        <vt:i4>5</vt:i4>
      </vt:variant>
      <vt:variant>
        <vt:lpwstr/>
      </vt:variant>
      <vt:variant>
        <vt:lpwstr>_Toc273118366</vt:lpwstr>
      </vt:variant>
      <vt:variant>
        <vt:i4>2031667</vt:i4>
      </vt:variant>
      <vt:variant>
        <vt:i4>821</vt:i4>
      </vt:variant>
      <vt:variant>
        <vt:i4>0</vt:i4>
      </vt:variant>
      <vt:variant>
        <vt:i4>5</vt:i4>
      </vt:variant>
      <vt:variant>
        <vt:lpwstr/>
      </vt:variant>
      <vt:variant>
        <vt:lpwstr>_Toc273118365</vt:lpwstr>
      </vt:variant>
      <vt:variant>
        <vt:i4>2031667</vt:i4>
      </vt:variant>
      <vt:variant>
        <vt:i4>815</vt:i4>
      </vt:variant>
      <vt:variant>
        <vt:i4>0</vt:i4>
      </vt:variant>
      <vt:variant>
        <vt:i4>5</vt:i4>
      </vt:variant>
      <vt:variant>
        <vt:lpwstr/>
      </vt:variant>
      <vt:variant>
        <vt:lpwstr>_Toc273118364</vt:lpwstr>
      </vt:variant>
      <vt:variant>
        <vt:i4>2031667</vt:i4>
      </vt:variant>
      <vt:variant>
        <vt:i4>809</vt:i4>
      </vt:variant>
      <vt:variant>
        <vt:i4>0</vt:i4>
      </vt:variant>
      <vt:variant>
        <vt:i4>5</vt:i4>
      </vt:variant>
      <vt:variant>
        <vt:lpwstr/>
      </vt:variant>
      <vt:variant>
        <vt:lpwstr>_Toc273118363</vt:lpwstr>
      </vt:variant>
      <vt:variant>
        <vt:i4>2031667</vt:i4>
      </vt:variant>
      <vt:variant>
        <vt:i4>803</vt:i4>
      </vt:variant>
      <vt:variant>
        <vt:i4>0</vt:i4>
      </vt:variant>
      <vt:variant>
        <vt:i4>5</vt:i4>
      </vt:variant>
      <vt:variant>
        <vt:lpwstr/>
      </vt:variant>
      <vt:variant>
        <vt:lpwstr>_Toc273118362</vt:lpwstr>
      </vt:variant>
      <vt:variant>
        <vt:i4>2031667</vt:i4>
      </vt:variant>
      <vt:variant>
        <vt:i4>797</vt:i4>
      </vt:variant>
      <vt:variant>
        <vt:i4>0</vt:i4>
      </vt:variant>
      <vt:variant>
        <vt:i4>5</vt:i4>
      </vt:variant>
      <vt:variant>
        <vt:lpwstr/>
      </vt:variant>
      <vt:variant>
        <vt:lpwstr>_Toc273118361</vt:lpwstr>
      </vt:variant>
      <vt:variant>
        <vt:i4>2031667</vt:i4>
      </vt:variant>
      <vt:variant>
        <vt:i4>791</vt:i4>
      </vt:variant>
      <vt:variant>
        <vt:i4>0</vt:i4>
      </vt:variant>
      <vt:variant>
        <vt:i4>5</vt:i4>
      </vt:variant>
      <vt:variant>
        <vt:lpwstr/>
      </vt:variant>
      <vt:variant>
        <vt:lpwstr>_Toc273118360</vt:lpwstr>
      </vt:variant>
      <vt:variant>
        <vt:i4>1835059</vt:i4>
      </vt:variant>
      <vt:variant>
        <vt:i4>785</vt:i4>
      </vt:variant>
      <vt:variant>
        <vt:i4>0</vt:i4>
      </vt:variant>
      <vt:variant>
        <vt:i4>5</vt:i4>
      </vt:variant>
      <vt:variant>
        <vt:lpwstr/>
      </vt:variant>
      <vt:variant>
        <vt:lpwstr>_Toc273118359</vt:lpwstr>
      </vt:variant>
      <vt:variant>
        <vt:i4>1835059</vt:i4>
      </vt:variant>
      <vt:variant>
        <vt:i4>779</vt:i4>
      </vt:variant>
      <vt:variant>
        <vt:i4>0</vt:i4>
      </vt:variant>
      <vt:variant>
        <vt:i4>5</vt:i4>
      </vt:variant>
      <vt:variant>
        <vt:lpwstr/>
      </vt:variant>
      <vt:variant>
        <vt:lpwstr>_Toc273118358</vt:lpwstr>
      </vt:variant>
      <vt:variant>
        <vt:i4>1835059</vt:i4>
      </vt:variant>
      <vt:variant>
        <vt:i4>773</vt:i4>
      </vt:variant>
      <vt:variant>
        <vt:i4>0</vt:i4>
      </vt:variant>
      <vt:variant>
        <vt:i4>5</vt:i4>
      </vt:variant>
      <vt:variant>
        <vt:lpwstr/>
      </vt:variant>
      <vt:variant>
        <vt:lpwstr>_Toc273118357</vt:lpwstr>
      </vt:variant>
      <vt:variant>
        <vt:i4>1835059</vt:i4>
      </vt:variant>
      <vt:variant>
        <vt:i4>767</vt:i4>
      </vt:variant>
      <vt:variant>
        <vt:i4>0</vt:i4>
      </vt:variant>
      <vt:variant>
        <vt:i4>5</vt:i4>
      </vt:variant>
      <vt:variant>
        <vt:lpwstr/>
      </vt:variant>
      <vt:variant>
        <vt:lpwstr>_Toc273118356</vt:lpwstr>
      </vt:variant>
      <vt:variant>
        <vt:i4>1835059</vt:i4>
      </vt:variant>
      <vt:variant>
        <vt:i4>761</vt:i4>
      </vt:variant>
      <vt:variant>
        <vt:i4>0</vt:i4>
      </vt:variant>
      <vt:variant>
        <vt:i4>5</vt:i4>
      </vt:variant>
      <vt:variant>
        <vt:lpwstr/>
      </vt:variant>
      <vt:variant>
        <vt:lpwstr>_Toc273118355</vt:lpwstr>
      </vt:variant>
      <vt:variant>
        <vt:i4>1835059</vt:i4>
      </vt:variant>
      <vt:variant>
        <vt:i4>755</vt:i4>
      </vt:variant>
      <vt:variant>
        <vt:i4>0</vt:i4>
      </vt:variant>
      <vt:variant>
        <vt:i4>5</vt:i4>
      </vt:variant>
      <vt:variant>
        <vt:lpwstr/>
      </vt:variant>
      <vt:variant>
        <vt:lpwstr>_Toc273118354</vt:lpwstr>
      </vt:variant>
      <vt:variant>
        <vt:i4>1835059</vt:i4>
      </vt:variant>
      <vt:variant>
        <vt:i4>749</vt:i4>
      </vt:variant>
      <vt:variant>
        <vt:i4>0</vt:i4>
      </vt:variant>
      <vt:variant>
        <vt:i4>5</vt:i4>
      </vt:variant>
      <vt:variant>
        <vt:lpwstr/>
      </vt:variant>
      <vt:variant>
        <vt:lpwstr>_Toc273118353</vt:lpwstr>
      </vt:variant>
      <vt:variant>
        <vt:i4>1835059</vt:i4>
      </vt:variant>
      <vt:variant>
        <vt:i4>743</vt:i4>
      </vt:variant>
      <vt:variant>
        <vt:i4>0</vt:i4>
      </vt:variant>
      <vt:variant>
        <vt:i4>5</vt:i4>
      </vt:variant>
      <vt:variant>
        <vt:lpwstr/>
      </vt:variant>
      <vt:variant>
        <vt:lpwstr>_Toc273118352</vt:lpwstr>
      </vt:variant>
      <vt:variant>
        <vt:i4>1835059</vt:i4>
      </vt:variant>
      <vt:variant>
        <vt:i4>737</vt:i4>
      </vt:variant>
      <vt:variant>
        <vt:i4>0</vt:i4>
      </vt:variant>
      <vt:variant>
        <vt:i4>5</vt:i4>
      </vt:variant>
      <vt:variant>
        <vt:lpwstr/>
      </vt:variant>
      <vt:variant>
        <vt:lpwstr>_Toc273118351</vt:lpwstr>
      </vt:variant>
      <vt:variant>
        <vt:i4>1835059</vt:i4>
      </vt:variant>
      <vt:variant>
        <vt:i4>731</vt:i4>
      </vt:variant>
      <vt:variant>
        <vt:i4>0</vt:i4>
      </vt:variant>
      <vt:variant>
        <vt:i4>5</vt:i4>
      </vt:variant>
      <vt:variant>
        <vt:lpwstr/>
      </vt:variant>
      <vt:variant>
        <vt:lpwstr>_Toc273118350</vt:lpwstr>
      </vt:variant>
      <vt:variant>
        <vt:i4>1900595</vt:i4>
      </vt:variant>
      <vt:variant>
        <vt:i4>725</vt:i4>
      </vt:variant>
      <vt:variant>
        <vt:i4>0</vt:i4>
      </vt:variant>
      <vt:variant>
        <vt:i4>5</vt:i4>
      </vt:variant>
      <vt:variant>
        <vt:lpwstr/>
      </vt:variant>
      <vt:variant>
        <vt:lpwstr>_Toc273118349</vt:lpwstr>
      </vt:variant>
      <vt:variant>
        <vt:i4>1900595</vt:i4>
      </vt:variant>
      <vt:variant>
        <vt:i4>719</vt:i4>
      </vt:variant>
      <vt:variant>
        <vt:i4>0</vt:i4>
      </vt:variant>
      <vt:variant>
        <vt:i4>5</vt:i4>
      </vt:variant>
      <vt:variant>
        <vt:lpwstr/>
      </vt:variant>
      <vt:variant>
        <vt:lpwstr>_Toc273118348</vt:lpwstr>
      </vt:variant>
      <vt:variant>
        <vt:i4>1900595</vt:i4>
      </vt:variant>
      <vt:variant>
        <vt:i4>713</vt:i4>
      </vt:variant>
      <vt:variant>
        <vt:i4>0</vt:i4>
      </vt:variant>
      <vt:variant>
        <vt:i4>5</vt:i4>
      </vt:variant>
      <vt:variant>
        <vt:lpwstr/>
      </vt:variant>
      <vt:variant>
        <vt:lpwstr>_Toc273118347</vt:lpwstr>
      </vt:variant>
      <vt:variant>
        <vt:i4>1900595</vt:i4>
      </vt:variant>
      <vt:variant>
        <vt:i4>707</vt:i4>
      </vt:variant>
      <vt:variant>
        <vt:i4>0</vt:i4>
      </vt:variant>
      <vt:variant>
        <vt:i4>5</vt:i4>
      </vt:variant>
      <vt:variant>
        <vt:lpwstr/>
      </vt:variant>
      <vt:variant>
        <vt:lpwstr>_Toc273118346</vt:lpwstr>
      </vt:variant>
      <vt:variant>
        <vt:i4>1900595</vt:i4>
      </vt:variant>
      <vt:variant>
        <vt:i4>701</vt:i4>
      </vt:variant>
      <vt:variant>
        <vt:i4>0</vt:i4>
      </vt:variant>
      <vt:variant>
        <vt:i4>5</vt:i4>
      </vt:variant>
      <vt:variant>
        <vt:lpwstr/>
      </vt:variant>
      <vt:variant>
        <vt:lpwstr>_Toc273118345</vt:lpwstr>
      </vt:variant>
      <vt:variant>
        <vt:i4>1900595</vt:i4>
      </vt:variant>
      <vt:variant>
        <vt:i4>695</vt:i4>
      </vt:variant>
      <vt:variant>
        <vt:i4>0</vt:i4>
      </vt:variant>
      <vt:variant>
        <vt:i4>5</vt:i4>
      </vt:variant>
      <vt:variant>
        <vt:lpwstr/>
      </vt:variant>
      <vt:variant>
        <vt:lpwstr>_Toc273118344</vt:lpwstr>
      </vt:variant>
      <vt:variant>
        <vt:i4>1900595</vt:i4>
      </vt:variant>
      <vt:variant>
        <vt:i4>689</vt:i4>
      </vt:variant>
      <vt:variant>
        <vt:i4>0</vt:i4>
      </vt:variant>
      <vt:variant>
        <vt:i4>5</vt:i4>
      </vt:variant>
      <vt:variant>
        <vt:lpwstr/>
      </vt:variant>
      <vt:variant>
        <vt:lpwstr>_Toc273118343</vt:lpwstr>
      </vt:variant>
      <vt:variant>
        <vt:i4>1900595</vt:i4>
      </vt:variant>
      <vt:variant>
        <vt:i4>683</vt:i4>
      </vt:variant>
      <vt:variant>
        <vt:i4>0</vt:i4>
      </vt:variant>
      <vt:variant>
        <vt:i4>5</vt:i4>
      </vt:variant>
      <vt:variant>
        <vt:lpwstr/>
      </vt:variant>
      <vt:variant>
        <vt:lpwstr>_Toc273118342</vt:lpwstr>
      </vt:variant>
      <vt:variant>
        <vt:i4>1900595</vt:i4>
      </vt:variant>
      <vt:variant>
        <vt:i4>677</vt:i4>
      </vt:variant>
      <vt:variant>
        <vt:i4>0</vt:i4>
      </vt:variant>
      <vt:variant>
        <vt:i4>5</vt:i4>
      </vt:variant>
      <vt:variant>
        <vt:lpwstr/>
      </vt:variant>
      <vt:variant>
        <vt:lpwstr>_Toc273118341</vt:lpwstr>
      </vt:variant>
      <vt:variant>
        <vt:i4>1900595</vt:i4>
      </vt:variant>
      <vt:variant>
        <vt:i4>671</vt:i4>
      </vt:variant>
      <vt:variant>
        <vt:i4>0</vt:i4>
      </vt:variant>
      <vt:variant>
        <vt:i4>5</vt:i4>
      </vt:variant>
      <vt:variant>
        <vt:lpwstr/>
      </vt:variant>
      <vt:variant>
        <vt:lpwstr>_Toc273118340</vt:lpwstr>
      </vt:variant>
      <vt:variant>
        <vt:i4>1703987</vt:i4>
      </vt:variant>
      <vt:variant>
        <vt:i4>665</vt:i4>
      </vt:variant>
      <vt:variant>
        <vt:i4>0</vt:i4>
      </vt:variant>
      <vt:variant>
        <vt:i4>5</vt:i4>
      </vt:variant>
      <vt:variant>
        <vt:lpwstr/>
      </vt:variant>
      <vt:variant>
        <vt:lpwstr>_Toc273118339</vt:lpwstr>
      </vt:variant>
      <vt:variant>
        <vt:i4>1703987</vt:i4>
      </vt:variant>
      <vt:variant>
        <vt:i4>659</vt:i4>
      </vt:variant>
      <vt:variant>
        <vt:i4>0</vt:i4>
      </vt:variant>
      <vt:variant>
        <vt:i4>5</vt:i4>
      </vt:variant>
      <vt:variant>
        <vt:lpwstr/>
      </vt:variant>
      <vt:variant>
        <vt:lpwstr>_Toc273118338</vt:lpwstr>
      </vt:variant>
      <vt:variant>
        <vt:i4>1703987</vt:i4>
      </vt:variant>
      <vt:variant>
        <vt:i4>653</vt:i4>
      </vt:variant>
      <vt:variant>
        <vt:i4>0</vt:i4>
      </vt:variant>
      <vt:variant>
        <vt:i4>5</vt:i4>
      </vt:variant>
      <vt:variant>
        <vt:lpwstr/>
      </vt:variant>
      <vt:variant>
        <vt:lpwstr>_Toc273118337</vt:lpwstr>
      </vt:variant>
      <vt:variant>
        <vt:i4>1703987</vt:i4>
      </vt:variant>
      <vt:variant>
        <vt:i4>647</vt:i4>
      </vt:variant>
      <vt:variant>
        <vt:i4>0</vt:i4>
      </vt:variant>
      <vt:variant>
        <vt:i4>5</vt:i4>
      </vt:variant>
      <vt:variant>
        <vt:lpwstr/>
      </vt:variant>
      <vt:variant>
        <vt:lpwstr>_Toc273118336</vt:lpwstr>
      </vt:variant>
      <vt:variant>
        <vt:i4>1703987</vt:i4>
      </vt:variant>
      <vt:variant>
        <vt:i4>641</vt:i4>
      </vt:variant>
      <vt:variant>
        <vt:i4>0</vt:i4>
      </vt:variant>
      <vt:variant>
        <vt:i4>5</vt:i4>
      </vt:variant>
      <vt:variant>
        <vt:lpwstr/>
      </vt:variant>
      <vt:variant>
        <vt:lpwstr>_Toc273118335</vt:lpwstr>
      </vt:variant>
      <vt:variant>
        <vt:i4>1703987</vt:i4>
      </vt:variant>
      <vt:variant>
        <vt:i4>635</vt:i4>
      </vt:variant>
      <vt:variant>
        <vt:i4>0</vt:i4>
      </vt:variant>
      <vt:variant>
        <vt:i4>5</vt:i4>
      </vt:variant>
      <vt:variant>
        <vt:lpwstr/>
      </vt:variant>
      <vt:variant>
        <vt:lpwstr>_Toc273118334</vt:lpwstr>
      </vt:variant>
      <vt:variant>
        <vt:i4>1703987</vt:i4>
      </vt:variant>
      <vt:variant>
        <vt:i4>629</vt:i4>
      </vt:variant>
      <vt:variant>
        <vt:i4>0</vt:i4>
      </vt:variant>
      <vt:variant>
        <vt:i4>5</vt:i4>
      </vt:variant>
      <vt:variant>
        <vt:lpwstr/>
      </vt:variant>
      <vt:variant>
        <vt:lpwstr>_Toc273118333</vt:lpwstr>
      </vt:variant>
      <vt:variant>
        <vt:i4>1703987</vt:i4>
      </vt:variant>
      <vt:variant>
        <vt:i4>623</vt:i4>
      </vt:variant>
      <vt:variant>
        <vt:i4>0</vt:i4>
      </vt:variant>
      <vt:variant>
        <vt:i4>5</vt:i4>
      </vt:variant>
      <vt:variant>
        <vt:lpwstr/>
      </vt:variant>
      <vt:variant>
        <vt:lpwstr>_Toc273118332</vt:lpwstr>
      </vt:variant>
      <vt:variant>
        <vt:i4>1703987</vt:i4>
      </vt:variant>
      <vt:variant>
        <vt:i4>617</vt:i4>
      </vt:variant>
      <vt:variant>
        <vt:i4>0</vt:i4>
      </vt:variant>
      <vt:variant>
        <vt:i4>5</vt:i4>
      </vt:variant>
      <vt:variant>
        <vt:lpwstr/>
      </vt:variant>
      <vt:variant>
        <vt:lpwstr>_Toc273118331</vt:lpwstr>
      </vt:variant>
      <vt:variant>
        <vt:i4>1703987</vt:i4>
      </vt:variant>
      <vt:variant>
        <vt:i4>611</vt:i4>
      </vt:variant>
      <vt:variant>
        <vt:i4>0</vt:i4>
      </vt:variant>
      <vt:variant>
        <vt:i4>5</vt:i4>
      </vt:variant>
      <vt:variant>
        <vt:lpwstr/>
      </vt:variant>
      <vt:variant>
        <vt:lpwstr>_Toc273118330</vt:lpwstr>
      </vt:variant>
      <vt:variant>
        <vt:i4>1769523</vt:i4>
      </vt:variant>
      <vt:variant>
        <vt:i4>605</vt:i4>
      </vt:variant>
      <vt:variant>
        <vt:i4>0</vt:i4>
      </vt:variant>
      <vt:variant>
        <vt:i4>5</vt:i4>
      </vt:variant>
      <vt:variant>
        <vt:lpwstr/>
      </vt:variant>
      <vt:variant>
        <vt:lpwstr>_Toc273118329</vt:lpwstr>
      </vt:variant>
      <vt:variant>
        <vt:i4>1769523</vt:i4>
      </vt:variant>
      <vt:variant>
        <vt:i4>599</vt:i4>
      </vt:variant>
      <vt:variant>
        <vt:i4>0</vt:i4>
      </vt:variant>
      <vt:variant>
        <vt:i4>5</vt:i4>
      </vt:variant>
      <vt:variant>
        <vt:lpwstr/>
      </vt:variant>
      <vt:variant>
        <vt:lpwstr>_Toc273118328</vt:lpwstr>
      </vt:variant>
      <vt:variant>
        <vt:i4>1769523</vt:i4>
      </vt:variant>
      <vt:variant>
        <vt:i4>593</vt:i4>
      </vt:variant>
      <vt:variant>
        <vt:i4>0</vt:i4>
      </vt:variant>
      <vt:variant>
        <vt:i4>5</vt:i4>
      </vt:variant>
      <vt:variant>
        <vt:lpwstr/>
      </vt:variant>
      <vt:variant>
        <vt:lpwstr>_Toc273118327</vt:lpwstr>
      </vt:variant>
      <vt:variant>
        <vt:i4>1769523</vt:i4>
      </vt:variant>
      <vt:variant>
        <vt:i4>587</vt:i4>
      </vt:variant>
      <vt:variant>
        <vt:i4>0</vt:i4>
      </vt:variant>
      <vt:variant>
        <vt:i4>5</vt:i4>
      </vt:variant>
      <vt:variant>
        <vt:lpwstr/>
      </vt:variant>
      <vt:variant>
        <vt:lpwstr>_Toc273118326</vt:lpwstr>
      </vt:variant>
      <vt:variant>
        <vt:i4>1769523</vt:i4>
      </vt:variant>
      <vt:variant>
        <vt:i4>581</vt:i4>
      </vt:variant>
      <vt:variant>
        <vt:i4>0</vt:i4>
      </vt:variant>
      <vt:variant>
        <vt:i4>5</vt:i4>
      </vt:variant>
      <vt:variant>
        <vt:lpwstr/>
      </vt:variant>
      <vt:variant>
        <vt:lpwstr>_Toc273118325</vt:lpwstr>
      </vt:variant>
      <vt:variant>
        <vt:i4>1769523</vt:i4>
      </vt:variant>
      <vt:variant>
        <vt:i4>575</vt:i4>
      </vt:variant>
      <vt:variant>
        <vt:i4>0</vt:i4>
      </vt:variant>
      <vt:variant>
        <vt:i4>5</vt:i4>
      </vt:variant>
      <vt:variant>
        <vt:lpwstr/>
      </vt:variant>
      <vt:variant>
        <vt:lpwstr>_Toc273118324</vt:lpwstr>
      </vt:variant>
      <vt:variant>
        <vt:i4>1769523</vt:i4>
      </vt:variant>
      <vt:variant>
        <vt:i4>569</vt:i4>
      </vt:variant>
      <vt:variant>
        <vt:i4>0</vt:i4>
      </vt:variant>
      <vt:variant>
        <vt:i4>5</vt:i4>
      </vt:variant>
      <vt:variant>
        <vt:lpwstr/>
      </vt:variant>
      <vt:variant>
        <vt:lpwstr>_Toc273118323</vt:lpwstr>
      </vt:variant>
      <vt:variant>
        <vt:i4>1769523</vt:i4>
      </vt:variant>
      <vt:variant>
        <vt:i4>563</vt:i4>
      </vt:variant>
      <vt:variant>
        <vt:i4>0</vt:i4>
      </vt:variant>
      <vt:variant>
        <vt:i4>5</vt:i4>
      </vt:variant>
      <vt:variant>
        <vt:lpwstr/>
      </vt:variant>
      <vt:variant>
        <vt:lpwstr>_Toc273118322</vt:lpwstr>
      </vt:variant>
      <vt:variant>
        <vt:i4>1769523</vt:i4>
      </vt:variant>
      <vt:variant>
        <vt:i4>557</vt:i4>
      </vt:variant>
      <vt:variant>
        <vt:i4>0</vt:i4>
      </vt:variant>
      <vt:variant>
        <vt:i4>5</vt:i4>
      </vt:variant>
      <vt:variant>
        <vt:lpwstr/>
      </vt:variant>
      <vt:variant>
        <vt:lpwstr>_Toc273118321</vt:lpwstr>
      </vt:variant>
      <vt:variant>
        <vt:i4>1769523</vt:i4>
      </vt:variant>
      <vt:variant>
        <vt:i4>551</vt:i4>
      </vt:variant>
      <vt:variant>
        <vt:i4>0</vt:i4>
      </vt:variant>
      <vt:variant>
        <vt:i4>5</vt:i4>
      </vt:variant>
      <vt:variant>
        <vt:lpwstr/>
      </vt:variant>
      <vt:variant>
        <vt:lpwstr>_Toc273118320</vt:lpwstr>
      </vt:variant>
      <vt:variant>
        <vt:i4>1572915</vt:i4>
      </vt:variant>
      <vt:variant>
        <vt:i4>545</vt:i4>
      </vt:variant>
      <vt:variant>
        <vt:i4>0</vt:i4>
      </vt:variant>
      <vt:variant>
        <vt:i4>5</vt:i4>
      </vt:variant>
      <vt:variant>
        <vt:lpwstr/>
      </vt:variant>
      <vt:variant>
        <vt:lpwstr>_Toc273118319</vt:lpwstr>
      </vt:variant>
      <vt:variant>
        <vt:i4>1572915</vt:i4>
      </vt:variant>
      <vt:variant>
        <vt:i4>539</vt:i4>
      </vt:variant>
      <vt:variant>
        <vt:i4>0</vt:i4>
      </vt:variant>
      <vt:variant>
        <vt:i4>5</vt:i4>
      </vt:variant>
      <vt:variant>
        <vt:lpwstr/>
      </vt:variant>
      <vt:variant>
        <vt:lpwstr>_Toc273118318</vt:lpwstr>
      </vt:variant>
      <vt:variant>
        <vt:i4>1572915</vt:i4>
      </vt:variant>
      <vt:variant>
        <vt:i4>533</vt:i4>
      </vt:variant>
      <vt:variant>
        <vt:i4>0</vt:i4>
      </vt:variant>
      <vt:variant>
        <vt:i4>5</vt:i4>
      </vt:variant>
      <vt:variant>
        <vt:lpwstr/>
      </vt:variant>
      <vt:variant>
        <vt:lpwstr>_Toc273118317</vt:lpwstr>
      </vt:variant>
      <vt:variant>
        <vt:i4>1572915</vt:i4>
      </vt:variant>
      <vt:variant>
        <vt:i4>527</vt:i4>
      </vt:variant>
      <vt:variant>
        <vt:i4>0</vt:i4>
      </vt:variant>
      <vt:variant>
        <vt:i4>5</vt:i4>
      </vt:variant>
      <vt:variant>
        <vt:lpwstr/>
      </vt:variant>
      <vt:variant>
        <vt:lpwstr>_Toc273118316</vt:lpwstr>
      </vt:variant>
      <vt:variant>
        <vt:i4>1572915</vt:i4>
      </vt:variant>
      <vt:variant>
        <vt:i4>521</vt:i4>
      </vt:variant>
      <vt:variant>
        <vt:i4>0</vt:i4>
      </vt:variant>
      <vt:variant>
        <vt:i4>5</vt:i4>
      </vt:variant>
      <vt:variant>
        <vt:lpwstr/>
      </vt:variant>
      <vt:variant>
        <vt:lpwstr>_Toc273118315</vt:lpwstr>
      </vt:variant>
      <vt:variant>
        <vt:i4>1572915</vt:i4>
      </vt:variant>
      <vt:variant>
        <vt:i4>515</vt:i4>
      </vt:variant>
      <vt:variant>
        <vt:i4>0</vt:i4>
      </vt:variant>
      <vt:variant>
        <vt:i4>5</vt:i4>
      </vt:variant>
      <vt:variant>
        <vt:lpwstr/>
      </vt:variant>
      <vt:variant>
        <vt:lpwstr>_Toc273118314</vt:lpwstr>
      </vt:variant>
      <vt:variant>
        <vt:i4>1572915</vt:i4>
      </vt:variant>
      <vt:variant>
        <vt:i4>509</vt:i4>
      </vt:variant>
      <vt:variant>
        <vt:i4>0</vt:i4>
      </vt:variant>
      <vt:variant>
        <vt:i4>5</vt:i4>
      </vt:variant>
      <vt:variant>
        <vt:lpwstr/>
      </vt:variant>
      <vt:variant>
        <vt:lpwstr>_Toc273118313</vt:lpwstr>
      </vt:variant>
      <vt:variant>
        <vt:i4>1572915</vt:i4>
      </vt:variant>
      <vt:variant>
        <vt:i4>503</vt:i4>
      </vt:variant>
      <vt:variant>
        <vt:i4>0</vt:i4>
      </vt:variant>
      <vt:variant>
        <vt:i4>5</vt:i4>
      </vt:variant>
      <vt:variant>
        <vt:lpwstr/>
      </vt:variant>
      <vt:variant>
        <vt:lpwstr>_Toc273118312</vt:lpwstr>
      </vt:variant>
      <vt:variant>
        <vt:i4>1572915</vt:i4>
      </vt:variant>
      <vt:variant>
        <vt:i4>497</vt:i4>
      </vt:variant>
      <vt:variant>
        <vt:i4>0</vt:i4>
      </vt:variant>
      <vt:variant>
        <vt:i4>5</vt:i4>
      </vt:variant>
      <vt:variant>
        <vt:lpwstr/>
      </vt:variant>
      <vt:variant>
        <vt:lpwstr>_Toc273118311</vt:lpwstr>
      </vt:variant>
      <vt:variant>
        <vt:i4>1572915</vt:i4>
      </vt:variant>
      <vt:variant>
        <vt:i4>491</vt:i4>
      </vt:variant>
      <vt:variant>
        <vt:i4>0</vt:i4>
      </vt:variant>
      <vt:variant>
        <vt:i4>5</vt:i4>
      </vt:variant>
      <vt:variant>
        <vt:lpwstr/>
      </vt:variant>
      <vt:variant>
        <vt:lpwstr>_Toc273118310</vt:lpwstr>
      </vt:variant>
      <vt:variant>
        <vt:i4>1638451</vt:i4>
      </vt:variant>
      <vt:variant>
        <vt:i4>485</vt:i4>
      </vt:variant>
      <vt:variant>
        <vt:i4>0</vt:i4>
      </vt:variant>
      <vt:variant>
        <vt:i4>5</vt:i4>
      </vt:variant>
      <vt:variant>
        <vt:lpwstr/>
      </vt:variant>
      <vt:variant>
        <vt:lpwstr>_Toc273118309</vt:lpwstr>
      </vt:variant>
      <vt:variant>
        <vt:i4>1638451</vt:i4>
      </vt:variant>
      <vt:variant>
        <vt:i4>479</vt:i4>
      </vt:variant>
      <vt:variant>
        <vt:i4>0</vt:i4>
      </vt:variant>
      <vt:variant>
        <vt:i4>5</vt:i4>
      </vt:variant>
      <vt:variant>
        <vt:lpwstr/>
      </vt:variant>
      <vt:variant>
        <vt:lpwstr>_Toc273118308</vt:lpwstr>
      </vt:variant>
      <vt:variant>
        <vt:i4>1638451</vt:i4>
      </vt:variant>
      <vt:variant>
        <vt:i4>473</vt:i4>
      </vt:variant>
      <vt:variant>
        <vt:i4>0</vt:i4>
      </vt:variant>
      <vt:variant>
        <vt:i4>5</vt:i4>
      </vt:variant>
      <vt:variant>
        <vt:lpwstr/>
      </vt:variant>
      <vt:variant>
        <vt:lpwstr>_Toc273118307</vt:lpwstr>
      </vt:variant>
      <vt:variant>
        <vt:i4>1638451</vt:i4>
      </vt:variant>
      <vt:variant>
        <vt:i4>467</vt:i4>
      </vt:variant>
      <vt:variant>
        <vt:i4>0</vt:i4>
      </vt:variant>
      <vt:variant>
        <vt:i4>5</vt:i4>
      </vt:variant>
      <vt:variant>
        <vt:lpwstr/>
      </vt:variant>
      <vt:variant>
        <vt:lpwstr>_Toc273118306</vt:lpwstr>
      </vt:variant>
      <vt:variant>
        <vt:i4>1638451</vt:i4>
      </vt:variant>
      <vt:variant>
        <vt:i4>461</vt:i4>
      </vt:variant>
      <vt:variant>
        <vt:i4>0</vt:i4>
      </vt:variant>
      <vt:variant>
        <vt:i4>5</vt:i4>
      </vt:variant>
      <vt:variant>
        <vt:lpwstr/>
      </vt:variant>
      <vt:variant>
        <vt:lpwstr>_Toc273118305</vt:lpwstr>
      </vt:variant>
      <vt:variant>
        <vt:i4>1638451</vt:i4>
      </vt:variant>
      <vt:variant>
        <vt:i4>455</vt:i4>
      </vt:variant>
      <vt:variant>
        <vt:i4>0</vt:i4>
      </vt:variant>
      <vt:variant>
        <vt:i4>5</vt:i4>
      </vt:variant>
      <vt:variant>
        <vt:lpwstr/>
      </vt:variant>
      <vt:variant>
        <vt:lpwstr>_Toc273118304</vt:lpwstr>
      </vt:variant>
      <vt:variant>
        <vt:i4>1638451</vt:i4>
      </vt:variant>
      <vt:variant>
        <vt:i4>449</vt:i4>
      </vt:variant>
      <vt:variant>
        <vt:i4>0</vt:i4>
      </vt:variant>
      <vt:variant>
        <vt:i4>5</vt:i4>
      </vt:variant>
      <vt:variant>
        <vt:lpwstr/>
      </vt:variant>
      <vt:variant>
        <vt:lpwstr>_Toc273118303</vt:lpwstr>
      </vt:variant>
      <vt:variant>
        <vt:i4>1638451</vt:i4>
      </vt:variant>
      <vt:variant>
        <vt:i4>443</vt:i4>
      </vt:variant>
      <vt:variant>
        <vt:i4>0</vt:i4>
      </vt:variant>
      <vt:variant>
        <vt:i4>5</vt:i4>
      </vt:variant>
      <vt:variant>
        <vt:lpwstr/>
      </vt:variant>
      <vt:variant>
        <vt:lpwstr>_Toc273118302</vt:lpwstr>
      </vt:variant>
      <vt:variant>
        <vt:i4>1638451</vt:i4>
      </vt:variant>
      <vt:variant>
        <vt:i4>437</vt:i4>
      </vt:variant>
      <vt:variant>
        <vt:i4>0</vt:i4>
      </vt:variant>
      <vt:variant>
        <vt:i4>5</vt:i4>
      </vt:variant>
      <vt:variant>
        <vt:lpwstr/>
      </vt:variant>
      <vt:variant>
        <vt:lpwstr>_Toc273118301</vt:lpwstr>
      </vt:variant>
      <vt:variant>
        <vt:i4>1638451</vt:i4>
      </vt:variant>
      <vt:variant>
        <vt:i4>431</vt:i4>
      </vt:variant>
      <vt:variant>
        <vt:i4>0</vt:i4>
      </vt:variant>
      <vt:variant>
        <vt:i4>5</vt:i4>
      </vt:variant>
      <vt:variant>
        <vt:lpwstr/>
      </vt:variant>
      <vt:variant>
        <vt:lpwstr>_Toc273118300</vt:lpwstr>
      </vt:variant>
      <vt:variant>
        <vt:i4>1048626</vt:i4>
      </vt:variant>
      <vt:variant>
        <vt:i4>425</vt:i4>
      </vt:variant>
      <vt:variant>
        <vt:i4>0</vt:i4>
      </vt:variant>
      <vt:variant>
        <vt:i4>5</vt:i4>
      </vt:variant>
      <vt:variant>
        <vt:lpwstr/>
      </vt:variant>
      <vt:variant>
        <vt:lpwstr>_Toc273118299</vt:lpwstr>
      </vt:variant>
      <vt:variant>
        <vt:i4>1048626</vt:i4>
      </vt:variant>
      <vt:variant>
        <vt:i4>419</vt:i4>
      </vt:variant>
      <vt:variant>
        <vt:i4>0</vt:i4>
      </vt:variant>
      <vt:variant>
        <vt:i4>5</vt:i4>
      </vt:variant>
      <vt:variant>
        <vt:lpwstr/>
      </vt:variant>
      <vt:variant>
        <vt:lpwstr>_Toc273118298</vt:lpwstr>
      </vt:variant>
      <vt:variant>
        <vt:i4>2228281</vt:i4>
      </vt:variant>
      <vt:variant>
        <vt:i4>405</vt:i4>
      </vt:variant>
      <vt:variant>
        <vt:i4>0</vt:i4>
      </vt:variant>
      <vt:variant>
        <vt:i4>5</vt:i4>
      </vt:variant>
      <vt:variant>
        <vt:lpwstr>http://cmadevsp01/sites/SQPM/BA/Work Areas/Reference Material/Functional Areas for FRS template.doc</vt:lpwstr>
      </vt:variant>
      <vt:variant>
        <vt:lpwstr/>
      </vt:variant>
      <vt:variant>
        <vt:i4>1835057</vt:i4>
      </vt:variant>
      <vt:variant>
        <vt:i4>392</vt:i4>
      </vt:variant>
      <vt:variant>
        <vt:i4>0</vt:i4>
      </vt:variant>
      <vt:variant>
        <vt:i4>5</vt:i4>
      </vt:variant>
      <vt:variant>
        <vt:lpwstr/>
      </vt:variant>
      <vt:variant>
        <vt:lpwstr>_Toc272961744</vt:lpwstr>
      </vt:variant>
      <vt:variant>
        <vt:i4>1835057</vt:i4>
      </vt:variant>
      <vt:variant>
        <vt:i4>383</vt:i4>
      </vt:variant>
      <vt:variant>
        <vt:i4>0</vt:i4>
      </vt:variant>
      <vt:variant>
        <vt:i4>5</vt:i4>
      </vt:variant>
      <vt:variant>
        <vt:lpwstr/>
      </vt:variant>
      <vt:variant>
        <vt:lpwstr>_Toc272961743</vt:lpwstr>
      </vt:variant>
      <vt:variant>
        <vt:i4>1835057</vt:i4>
      </vt:variant>
      <vt:variant>
        <vt:i4>377</vt:i4>
      </vt:variant>
      <vt:variant>
        <vt:i4>0</vt:i4>
      </vt:variant>
      <vt:variant>
        <vt:i4>5</vt:i4>
      </vt:variant>
      <vt:variant>
        <vt:lpwstr/>
      </vt:variant>
      <vt:variant>
        <vt:lpwstr>_Toc272961742</vt:lpwstr>
      </vt:variant>
      <vt:variant>
        <vt:i4>1835057</vt:i4>
      </vt:variant>
      <vt:variant>
        <vt:i4>371</vt:i4>
      </vt:variant>
      <vt:variant>
        <vt:i4>0</vt:i4>
      </vt:variant>
      <vt:variant>
        <vt:i4>5</vt:i4>
      </vt:variant>
      <vt:variant>
        <vt:lpwstr/>
      </vt:variant>
      <vt:variant>
        <vt:lpwstr>_Toc272961741</vt:lpwstr>
      </vt:variant>
      <vt:variant>
        <vt:i4>1835057</vt:i4>
      </vt:variant>
      <vt:variant>
        <vt:i4>365</vt:i4>
      </vt:variant>
      <vt:variant>
        <vt:i4>0</vt:i4>
      </vt:variant>
      <vt:variant>
        <vt:i4>5</vt:i4>
      </vt:variant>
      <vt:variant>
        <vt:lpwstr/>
      </vt:variant>
      <vt:variant>
        <vt:lpwstr>_Toc272961740</vt:lpwstr>
      </vt:variant>
      <vt:variant>
        <vt:i4>1769521</vt:i4>
      </vt:variant>
      <vt:variant>
        <vt:i4>359</vt:i4>
      </vt:variant>
      <vt:variant>
        <vt:i4>0</vt:i4>
      </vt:variant>
      <vt:variant>
        <vt:i4>5</vt:i4>
      </vt:variant>
      <vt:variant>
        <vt:lpwstr/>
      </vt:variant>
      <vt:variant>
        <vt:lpwstr>_Toc272961739</vt:lpwstr>
      </vt:variant>
      <vt:variant>
        <vt:i4>1769521</vt:i4>
      </vt:variant>
      <vt:variant>
        <vt:i4>353</vt:i4>
      </vt:variant>
      <vt:variant>
        <vt:i4>0</vt:i4>
      </vt:variant>
      <vt:variant>
        <vt:i4>5</vt:i4>
      </vt:variant>
      <vt:variant>
        <vt:lpwstr/>
      </vt:variant>
      <vt:variant>
        <vt:lpwstr>_Toc272961738</vt:lpwstr>
      </vt:variant>
      <vt:variant>
        <vt:i4>2031668</vt:i4>
      </vt:variant>
      <vt:variant>
        <vt:i4>332</vt:i4>
      </vt:variant>
      <vt:variant>
        <vt:i4>0</vt:i4>
      </vt:variant>
      <vt:variant>
        <vt:i4>5</vt:i4>
      </vt:variant>
      <vt:variant>
        <vt:lpwstr/>
      </vt:variant>
      <vt:variant>
        <vt:lpwstr>_Toc273118463</vt:lpwstr>
      </vt:variant>
      <vt:variant>
        <vt:i4>2031668</vt:i4>
      </vt:variant>
      <vt:variant>
        <vt:i4>326</vt:i4>
      </vt:variant>
      <vt:variant>
        <vt:i4>0</vt:i4>
      </vt:variant>
      <vt:variant>
        <vt:i4>5</vt:i4>
      </vt:variant>
      <vt:variant>
        <vt:lpwstr/>
      </vt:variant>
      <vt:variant>
        <vt:lpwstr>_Toc273118462</vt:lpwstr>
      </vt:variant>
      <vt:variant>
        <vt:i4>2031668</vt:i4>
      </vt:variant>
      <vt:variant>
        <vt:i4>320</vt:i4>
      </vt:variant>
      <vt:variant>
        <vt:i4>0</vt:i4>
      </vt:variant>
      <vt:variant>
        <vt:i4>5</vt:i4>
      </vt:variant>
      <vt:variant>
        <vt:lpwstr/>
      </vt:variant>
      <vt:variant>
        <vt:lpwstr>_Toc273118461</vt:lpwstr>
      </vt:variant>
      <vt:variant>
        <vt:i4>2031668</vt:i4>
      </vt:variant>
      <vt:variant>
        <vt:i4>314</vt:i4>
      </vt:variant>
      <vt:variant>
        <vt:i4>0</vt:i4>
      </vt:variant>
      <vt:variant>
        <vt:i4>5</vt:i4>
      </vt:variant>
      <vt:variant>
        <vt:lpwstr/>
      </vt:variant>
      <vt:variant>
        <vt:lpwstr>_Toc273118460</vt:lpwstr>
      </vt:variant>
      <vt:variant>
        <vt:i4>1835060</vt:i4>
      </vt:variant>
      <vt:variant>
        <vt:i4>308</vt:i4>
      </vt:variant>
      <vt:variant>
        <vt:i4>0</vt:i4>
      </vt:variant>
      <vt:variant>
        <vt:i4>5</vt:i4>
      </vt:variant>
      <vt:variant>
        <vt:lpwstr/>
      </vt:variant>
      <vt:variant>
        <vt:lpwstr>_Toc273118459</vt:lpwstr>
      </vt:variant>
      <vt:variant>
        <vt:i4>1835060</vt:i4>
      </vt:variant>
      <vt:variant>
        <vt:i4>302</vt:i4>
      </vt:variant>
      <vt:variant>
        <vt:i4>0</vt:i4>
      </vt:variant>
      <vt:variant>
        <vt:i4>5</vt:i4>
      </vt:variant>
      <vt:variant>
        <vt:lpwstr/>
      </vt:variant>
      <vt:variant>
        <vt:lpwstr>_Toc273118458</vt:lpwstr>
      </vt:variant>
      <vt:variant>
        <vt:i4>1835060</vt:i4>
      </vt:variant>
      <vt:variant>
        <vt:i4>296</vt:i4>
      </vt:variant>
      <vt:variant>
        <vt:i4>0</vt:i4>
      </vt:variant>
      <vt:variant>
        <vt:i4>5</vt:i4>
      </vt:variant>
      <vt:variant>
        <vt:lpwstr/>
      </vt:variant>
      <vt:variant>
        <vt:lpwstr>_Toc273118457</vt:lpwstr>
      </vt:variant>
      <vt:variant>
        <vt:i4>1835060</vt:i4>
      </vt:variant>
      <vt:variant>
        <vt:i4>290</vt:i4>
      </vt:variant>
      <vt:variant>
        <vt:i4>0</vt:i4>
      </vt:variant>
      <vt:variant>
        <vt:i4>5</vt:i4>
      </vt:variant>
      <vt:variant>
        <vt:lpwstr/>
      </vt:variant>
      <vt:variant>
        <vt:lpwstr>_Toc273118456</vt:lpwstr>
      </vt:variant>
      <vt:variant>
        <vt:i4>1835060</vt:i4>
      </vt:variant>
      <vt:variant>
        <vt:i4>284</vt:i4>
      </vt:variant>
      <vt:variant>
        <vt:i4>0</vt:i4>
      </vt:variant>
      <vt:variant>
        <vt:i4>5</vt:i4>
      </vt:variant>
      <vt:variant>
        <vt:lpwstr/>
      </vt:variant>
      <vt:variant>
        <vt:lpwstr>_Toc273118455</vt:lpwstr>
      </vt:variant>
      <vt:variant>
        <vt:i4>1835060</vt:i4>
      </vt:variant>
      <vt:variant>
        <vt:i4>278</vt:i4>
      </vt:variant>
      <vt:variant>
        <vt:i4>0</vt:i4>
      </vt:variant>
      <vt:variant>
        <vt:i4>5</vt:i4>
      </vt:variant>
      <vt:variant>
        <vt:lpwstr/>
      </vt:variant>
      <vt:variant>
        <vt:lpwstr>_Toc273118454</vt:lpwstr>
      </vt:variant>
      <vt:variant>
        <vt:i4>1835060</vt:i4>
      </vt:variant>
      <vt:variant>
        <vt:i4>272</vt:i4>
      </vt:variant>
      <vt:variant>
        <vt:i4>0</vt:i4>
      </vt:variant>
      <vt:variant>
        <vt:i4>5</vt:i4>
      </vt:variant>
      <vt:variant>
        <vt:lpwstr/>
      </vt:variant>
      <vt:variant>
        <vt:lpwstr>_Toc273118453</vt:lpwstr>
      </vt:variant>
      <vt:variant>
        <vt:i4>1835060</vt:i4>
      </vt:variant>
      <vt:variant>
        <vt:i4>266</vt:i4>
      </vt:variant>
      <vt:variant>
        <vt:i4>0</vt:i4>
      </vt:variant>
      <vt:variant>
        <vt:i4>5</vt:i4>
      </vt:variant>
      <vt:variant>
        <vt:lpwstr/>
      </vt:variant>
      <vt:variant>
        <vt:lpwstr>_Toc273118452</vt:lpwstr>
      </vt:variant>
      <vt:variant>
        <vt:i4>1835060</vt:i4>
      </vt:variant>
      <vt:variant>
        <vt:i4>260</vt:i4>
      </vt:variant>
      <vt:variant>
        <vt:i4>0</vt:i4>
      </vt:variant>
      <vt:variant>
        <vt:i4>5</vt:i4>
      </vt:variant>
      <vt:variant>
        <vt:lpwstr/>
      </vt:variant>
      <vt:variant>
        <vt:lpwstr>_Toc273118451</vt:lpwstr>
      </vt:variant>
      <vt:variant>
        <vt:i4>1835060</vt:i4>
      </vt:variant>
      <vt:variant>
        <vt:i4>254</vt:i4>
      </vt:variant>
      <vt:variant>
        <vt:i4>0</vt:i4>
      </vt:variant>
      <vt:variant>
        <vt:i4>5</vt:i4>
      </vt:variant>
      <vt:variant>
        <vt:lpwstr/>
      </vt:variant>
      <vt:variant>
        <vt:lpwstr>_Toc273118450</vt:lpwstr>
      </vt:variant>
      <vt:variant>
        <vt:i4>1900596</vt:i4>
      </vt:variant>
      <vt:variant>
        <vt:i4>248</vt:i4>
      </vt:variant>
      <vt:variant>
        <vt:i4>0</vt:i4>
      </vt:variant>
      <vt:variant>
        <vt:i4>5</vt:i4>
      </vt:variant>
      <vt:variant>
        <vt:lpwstr/>
      </vt:variant>
      <vt:variant>
        <vt:lpwstr>_Toc273118449</vt:lpwstr>
      </vt:variant>
      <vt:variant>
        <vt:i4>1900596</vt:i4>
      </vt:variant>
      <vt:variant>
        <vt:i4>242</vt:i4>
      </vt:variant>
      <vt:variant>
        <vt:i4>0</vt:i4>
      </vt:variant>
      <vt:variant>
        <vt:i4>5</vt:i4>
      </vt:variant>
      <vt:variant>
        <vt:lpwstr/>
      </vt:variant>
      <vt:variant>
        <vt:lpwstr>_Toc273118448</vt:lpwstr>
      </vt:variant>
      <vt:variant>
        <vt:i4>1900596</vt:i4>
      </vt:variant>
      <vt:variant>
        <vt:i4>236</vt:i4>
      </vt:variant>
      <vt:variant>
        <vt:i4>0</vt:i4>
      </vt:variant>
      <vt:variant>
        <vt:i4>5</vt:i4>
      </vt:variant>
      <vt:variant>
        <vt:lpwstr/>
      </vt:variant>
      <vt:variant>
        <vt:lpwstr>_Toc273118447</vt:lpwstr>
      </vt:variant>
      <vt:variant>
        <vt:i4>1900596</vt:i4>
      </vt:variant>
      <vt:variant>
        <vt:i4>230</vt:i4>
      </vt:variant>
      <vt:variant>
        <vt:i4>0</vt:i4>
      </vt:variant>
      <vt:variant>
        <vt:i4>5</vt:i4>
      </vt:variant>
      <vt:variant>
        <vt:lpwstr/>
      </vt:variant>
      <vt:variant>
        <vt:lpwstr>_Toc273118446</vt:lpwstr>
      </vt:variant>
      <vt:variant>
        <vt:i4>1900596</vt:i4>
      </vt:variant>
      <vt:variant>
        <vt:i4>224</vt:i4>
      </vt:variant>
      <vt:variant>
        <vt:i4>0</vt:i4>
      </vt:variant>
      <vt:variant>
        <vt:i4>5</vt:i4>
      </vt:variant>
      <vt:variant>
        <vt:lpwstr/>
      </vt:variant>
      <vt:variant>
        <vt:lpwstr>_Toc273118445</vt:lpwstr>
      </vt:variant>
      <vt:variant>
        <vt:i4>1900596</vt:i4>
      </vt:variant>
      <vt:variant>
        <vt:i4>218</vt:i4>
      </vt:variant>
      <vt:variant>
        <vt:i4>0</vt:i4>
      </vt:variant>
      <vt:variant>
        <vt:i4>5</vt:i4>
      </vt:variant>
      <vt:variant>
        <vt:lpwstr/>
      </vt:variant>
      <vt:variant>
        <vt:lpwstr>_Toc273118444</vt:lpwstr>
      </vt:variant>
      <vt:variant>
        <vt:i4>1900596</vt:i4>
      </vt:variant>
      <vt:variant>
        <vt:i4>212</vt:i4>
      </vt:variant>
      <vt:variant>
        <vt:i4>0</vt:i4>
      </vt:variant>
      <vt:variant>
        <vt:i4>5</vt:i4>
      </vt:variant>
      <vt:variant>
        <vt:lpwstr/>
      </vt:variant>
      <vt:variant>
        <vt:lpwstr>_Toc273118443</vt:lpwstr>
      </vt:variant>
      <vt:variant>
        <vt:i4>1900596</vt:i4>
      </vt:variant>
      <vt:variant>
        <vt:i4>206</vt:i4>
      </vt:variant>
      <vt:variant>
        <vt:i4>0</vt:i4>
      </vt:variant>
      <vt:variant>
        <vt:i4>5</vt:i4>
      </vt:variant>
      <vt:variant>
        <vt:lpwstr/>
      </vt:variant>
      <vt:variant>
        <vt:lpwstr>_Toc273118442</vt:lpwstr>
      </vt:variant>
      <vt:variant>
        <vt:i4>1900596</vt:i4>
      </vt:variant>
      <vt:variant>
        <vt:i4>200</vt:i4>
      </vt:variant>
      <vt:variant>
        <vt:i4>0</vt:i4>
      </vt:variant>
      <vt:variant>
        <vt:i4>5</vt:i4>
      </vt:variant>
      <vt:variant>
        <vt:lpwstr/>
      </vt:variant>
      <vt:variant>
        <vt:lpwstr>_Toc273118441</vt:lpwstr>
      </vt:variant>
      <vt:variant>
        <vt:i4>1900596</vt:i4>
      </vt:variant>
      <vt:variant>
        <vt:i4>194</vt:i4>
      </vt:variant>
      <vt:variant>
        <vt:i4>0</vt:i4>
      </vt:variant>
      <vt:variant>
        <vt:i4>5</vt:i4>
      </vt:variant>
      <vt:variant>
        <vt:lpwstr/>
      </vt:variant>
      <vt:variant>
        <vt:lpwstr>_Toc273118440</vt:lpwstr>
      </vt:variant>
      <vt:variant>
        <vt:i4>1703988</vt:i4>
      </vt:variant>
      <vt:variant>
        <vt:i4>188</vt:i4>
      </vt:variant>
      <vt:variant>
        <vt:i4>0</vt:i4>
      </vt:variant>
      <vt:variant>
        <vt:i4>5</vt:i4>
      </vt:variant>
      <vt:variant>
        <vt:lpwstr/>
      </vt:variant>
      <vt:variant>
        <vt:lpwstr>_Toc273118439</vt:lpwstr>
      </vt:variant>
      <vt:variant>
        <vt:i4>1703988</vt:i4>
      </vt:variant>
      <vt:variant>
        <vt:i4>182</vt:i4>
      </vt:variant>
      <vt:variant>
        <vt:i4>0</vt:i4>
      </vt:variant>
      <vt:variant>
        <vt:i4>5</vt:i4>
      </vt:variant>
      <vt:variant>
        <vt:lpwstr/>
      </vt:variant>
      <vt:variant>
        <vt:lpwstr>_Toc273118438</vt:lpwstr>
      </vt:variant>
      <vt:variant>
        <vt:i4>1703988</vt:i4>
      </vt:variant>
      <vt:variant>
        <vt:i4>176</vt:i4>
      </vt:variant>
      <vt:variant>
        <vt:i4>0</vt:i4>
      </vt:variant>
      <vt:variant>
        <vt:i4>5</vt:i4>
      </vt:variant>
      <vt:variant>
        <vt:lpwstr/>
      </vt:variant>
      <vt:variant>
        <vt:lpwstr>_Toc273118437</vt:lpwstr>
      </vt:variant>
      <vt:variant>
        <vt:i4>1703988</vt:i4>
      </vt:variant>
      <vt:variant>
        <vt:i4>170</vt:i4>
      </vt:variant>
      <vt:variant>
        <vt:i4>0</vt:i4>
      </vt:variant>
      <vt:variant>
        <vt:i4>5</vt:i4>
      </vt:variant>
      <vt:variant>
        <vt:lpwstr/>
      </vt:variant>
      <vt:variant>
        <vt:lpwstr>_Toc273118436</vt:lpwstr>
      </vt:variant>
      <vt:variant>
        <vt:i4>1703988</vt:i4>
      </vt:variant>
      <vt:variant>
        <vt:i4>164</vt:i4>
      </vt:variant>
      <vt:variant>
        <vt:i4>0</vt:i4>
      </vt:variant>
      <vt:variant>
        <vt:i4>5</vt:i4>
      </vt:variant>
      <vt:variant>
        <vt:lpwstr/>
      </vt:variant>
      <vt:variant>
        <vt:lpwstr>_Toc273118435</vt:lpwstr>
      </vt:variant>
      <vt:variant>
        <vt:i4>1703988</vt:i4>
      </vt:variant>
      <vt:variant>
        <vt:i4>158</vt:i4>
      </vt:variant>
      <vt:variant>
        <vt:i4>0</vt:i4>
      </vt:variant>
      <vt:variant>
        <vt:i4>5</vt:i4>
      </vt:variant>
      <vt:variant>
        <vt:lpwstr/>
      </vt:variant>
      <vt:variant>
        <vt:lpwstr>_Toc273118434</vt:lpwstr>
      </vt:variant>
      <vt:variant>
        <vt:i4>1703988</vt:i4>
      </vt:variant>
      <vt:variant>
        <vt:i4>152</vt:i4>
      </vt:variant>
      <vt:variant>
        <vt:i4>0</vt:i4>
      </vt:variant>
      <vt:variant>
        <vt:i4>5</vt:i4>
      </vt:variant>
      <vt:variant>
        <vt:lpwstr/>
      </vt:variant>
      <vt:variant>
        <vt:lpwstr>_Toc273118433</vt:lpwstr>
      </vt:variant>
      <vt:variant>
        <vt:i4>1703988</vt:i4>
      </vt:variant>
      <vt:variant>
        <vt:i4>146</vt:i4>
      </vt:variant>
      <vt:variant>
        <vt:i4>0</vt:i4>
      </vt:variant>
      <vt:variant>
        <vt:i4>5</vt:i4>
      </vt:variant>
      <vt:variant>
        <vt:lpwstr/>
      </vt:variant>
      <vt:variant>
        <vt:lpwstr>_Toc273118432</vt:lpwstr>
      </vt:variant>
      <vt:variant>
        <vt:i4>1703988</vt:i4>
      </vt:variant>
      <vt:variant>
        <vt:i4>140</vt:i4>
      </vt:variant>
      <vt:variant>
        <vt:i4>0</vt:i4>
      </vt:variant>
      <vt:variant>
        <vt:i4>5</vt:i4>
      </vt:variant>
      <vt:variant>
        <vt:lpwstr/>
      </vt:variant>
      <vt:variant>
        <vt:lpwstr>_Toc273118431</vt:lpwstr>
      </vt:variant>
      <vt:variant>
        <vt:i4>1703988</vt:i4>
      </vt:variant>
      <vt:variant>
        <vt:i4>134</vt:i4>
      </vt:variant>
      <vt:variant>
        <vt:i4>0</vt:i4>
      </vt:variant>
      <vt:variant>
        <vt:i4>5</vt:i4>
      </vt:variant>
      <vt:variant>
        <vt:lpwstr/>
      </vt:variant>
      <vt:variant>
        <vt:lpwstr>_Toc273118430</vt:lpwstr>
      </vt:variant>
      <vt:variant>
        <vt:i4>1769524</vt:i4>
      </vt:variant>
      <vt:variant>
        <vt:i4>128</vt:i4>
      </vt:variant>
      <vt:variant>
        <vt:i4>0</vt:i4>
      </vt:variant>
      <vt:variant>
        <vt:i4>5</vt:i4>
      </vt:variant>
      <vt:variant>
        <vt:lpwstr/>
      </vt:variant>
      <vt:variant>
        <vt:lpwstr>_Toc273118429</vt:lpwstr>
      </vt:variant>
      <vt:variant>
        <vt:i4>1769524</vt:i4>
      </vt:variant>
      <vt:variant>
        <vt:i4>122</vt:i4>
      </vt:variant>
      <vt:variant>
        <vt:i4>0</vt:i4>
      </vt:variant>
      <vt:variant>
        <vt:i4>5</vt:i4>
      </vt:variant>
      <vt:variant>
        <vt:lpwstr/>
      </vt:variant>
      <vt:variant>
        <vt:lpwstr>_Toc273118428</vt:lpwstr>
      </vt:variant>
      <vt:variant>
        <vt:i4>1769524</vt:i4>
      </vt:variant>
      <vt:variant>
        <vt:i4>116</vt:i4>
      </vt:variant>
      <vt:variant>
        <vt:i4>0</vt:i4>
      </vt:variant>
      <vt:variant>
        <vt:i4>5</vt:i4>
      </vt:variant>
      <vt:variant>
        <vt:lpwstr/>
      </vt:variant>
      <vt:variant>
        <vt:lpwstr>_Toc273118427</vt:lpwstr>
      </vt:variant>
      <vt:variant>
        <vt:i4>1769524</vt:i4>
      </vt:variant>
      <vt:variant>
        <vt:i4>110</vt:i4>
      </vt:variant>
      <vt:variant>
        <vt:i4>0</vt:i4>
      </vt:variant>
      <vt:variant>
        <vt:i4>5</vt:i4>
      </vt:variant>
      <vt:variant>
        <vt:lpwstr/>
      </vt:variant>
      <vt:variant>
        <vt:lpwstr>_Toc273118426</vt:lpwstr>
      </vt:variant>
      <vt:variant>
        <vt:i4>1769524</vt:i4>
      </vt:variant>
      <vt:variant>
        <vt:i4>104</vt:i4>
      </vt:variant>
      <vt:variant>
        <vt:i4>0</vt:i4>
      </vt:variant>
      <vt:variant>
        <vt:i4>5</vt:i4>
      </vt:variant>
      <vt:variant>
        <vt:lpwstr/>
      </vt:variant>
      <vt:variant>
        <vt:lpwstr>_Toc273118425</vt:lpwstr>
      </vt:variant>
      <vt:variant>
        <vt:i4>1769524</vt:i4>
      </vt:variant>
      <vt:variant>
        <vt:i4>98</vt:i4>
      </vt:variant>
      <vt:variant>
        <vt:i4>0</vt:i4>
      </vt:variant>
      <vt:variant>
        <vt:i4>5</vt:i4>
      </vt:variant>
      <vt:variant>
        <vt:lpwstr/>
      </vt:variant>
      <vt:variant>
        <vt:lpwstr>_Toc273118424</vt:lpwstr>
      </vt:variant>
      <vt:variant>
        <vt:i4>1769524</vt:i4>
      </vt:variant>
      <vt:variant>
        <vt:i4>92</vt:i4>
      </vt:variant>
      <vt:variant>
        <vt:i4>0</vt:i4>
      </vt:variant>
      <vt:variant>
        <vt:i4>5</vt:i4>
      </vt:variant>
      <vt:variant>
        <vt:lpwstr/>
      </vt:variant>
      <vt:variant>
        <vt:lpwstr>_Toc273118423</vt:lpwstr>
      </vt:variant>
      <vt:variant>
        <vt:i4>1769524</vt:i4>
      </vt:variant>
      <vt:variant>
        <vt:i4>86</vt:i4>
      </vt:variant>
      <vt:variant>
        <vt:i4>0</vt:i4>
      </vt:variant>
      <vt:variant>
        <vt:i4>5</vt:i4>
      </vt:variant>
      <vt:variant>
        <vt:lpwstr/>
      </vt:variant>
      <vt:variant>
        <vt:lpwstr>_Toc273118422</vt:lpwstr>
      </vt:variant>
      <vt:variant>
        <vt:i4>1769524</vt:i4>
      </vt:variant>
      <vt:variant>
        <vt:i4>80</vt:i4>
      </vt:variant>
      <vt:variant>
        <vt:i4>0</vt:i4>
      </vt:variant>
      <vt:variant>
        <vt:i4>5</vt:i4>
      </vt:variant>
      <vt:variant>
        <vt:lpwstr/>
      </vt:variant>
      <vt:variant>
        <vt:lpwstr>_Toc273118421</vt:lpwstr>
      </vt:variant>
      <vt:variant>
        <vt:i4>1769524</vt:i4>
      </vt:variant>
      <vt:variant>
        <vt:i4>74</vt:i4>
      </vt:variant>
      <vt:variant>
        <vt:i4>0</vt:i4>
      </vt:variant>
      <vt:variant>
        <vt:i4>5</vt:i4>
      </vt:variant>
      <vt:variant>
        <vt:lpwstr/>
      </vt:variant>
      <vt:variant>
        <vt:lpwstr>_Toc273118420</vt:lpwstr>
      </vt:variant>
      <vt:variant>
        <vt:i4>1572916</vt:i4>
      </vt:variant>
      <vt:variant>
        <vt:i4>68</vt:i4>
      </vt:variant>
      <vt:variant>
        <vt:i4>0</vt:i4>
      </vt:variant>
      <vt:variant>
        <vt:i4>5</vt:i4>
      </vt:variant>
      <vt:variant>
        <vt:lpwstr/>
      </vt:variant>
      <vt:variant>
        <vt:lpwstr>_Toc273118419</vt:lpwstr>
      </vt:variant>
      <vt:variant>
        <vt:i4>1572916</vt:i4>
      </vt:variant>
      <vt:variant>
        <vt:i4>62</vt:i4>
      </vt:variant>
      <vt:variant>
        <vt:i4>0</vt:i4>
      </vt:variant>
      <vt:variant>
        <vt:i4>5</vt:i4>
      </vt:variant>
      <vt:variant>
        <vt:lpwstr/>
      </vt:variant>
      <vt:variant>
        <vt:lpwstr>_Toc273118418</vt:lpwstr>
      </vt:variant>
      <vt:variant>
        <vt:i4>1572916</vt:i4>
      </vt:variant>
      <vt:variant>
        <vt:i4>56</vt:i4>
      </vt:variant>
      <vt:variant>
        <vt:i4>0</vt:i4>
      </vt:variant>
      <vt:variant>
        <vt:i4>5</vt:i4>
      </vt:variant>
      <vt:variant>
        <vt:lpwstr/>
      </vt:variant>
      <vt:variant>
        <vt:lpwstr>_Toc273118417</vt:lpwstr>
      </vt:variant>
      <vt:variant>
        <vt:i4>1572916</vt:i4>
      </vt:variant>
      <vt:variant>
        <vt:i4>50</vt:i4>
      </vt:variant>
      <vt:variant>
        <vt:i4>0</vt:i4>
      </vt:variant>
      <vt:variant>
        <vt:i4>5</vt:i4>
      </vt:variant>
      <vt:variant>
        <vt:lpwstr/>
      </vt:variant>
      <vt:variant>
        <vt:lpwstr>_Toc273118416</vt:lpwstr>
      </vt:variant>
      <vt:variant>
        <vt:i4>1572916</vt:i4>
      </vt:variant>
      <vt:variant>
        <vt:i4>44</vt:i4>
      </vt:variant>
      <vt:variant>
        <vt:i4>0</vt:i4>
      </vt:variant>
      <vt:variant>
        <vt:i4>5</vt:i4>
      </vt:variant>
      <vt:variant>
        <vt:lpwstr/>
      </vt:variant>
      <vt:variant>
        <vt:lpwstr>_Toc273118415</vt:lpwstr>
      </vt:variant>
      <vt:variant>
        <vt:i4>1572916</vt:i4>
      </vt:variant>
      <vt:variant>
        <vt:i4>38</vt:i4>
      </vt:variant>
      <vt:variant>
        <vt:i4>0</vt:i4>
      </vt:variant>
      <vt:variant>
        <vt:i4>5</vt:i4>
      </vt:variant>
      <vt:variant>
        <vt:lpwstr/>
      </vt:variant>
      <vt:variant>
        <vt:lpwstr>_Toc273118414</vt:lpwstr>
      </vt:variant>
      <vt:variant>
        <vt:i4>1572916</vt:i4>
      </vt:variant>
      <vt:variant>
        <vt:i4>32</vt:i4>
      </vt:variant>
      <vt:variant>
        <vt:i4>0</vt:i4>
      </vt:variant>
      <vt:variant>
        <vt:i4>5</vt:i4>
      </vt:variant>
      <vt:variant>
        <vt:lpwstr/>
      </vt:variant>
      <vt:variant>
        <vt:lpwstr>_Toc273118413</vt:lpwstr>
      </vt:variant>
      <vt:variant>
        <vt:i4>1572916</vt:i4>
      </vt:variant>
      <vt:variant>
        <vt:i4>26</vt:i4>
      </vt:variant>
      <vt:variant>
        <vt:i4>0</vt:i4>
      </vt:variant>
      <vt:variant>
        <vt:i4>5</vt:i4>
      </vt:variant>
      <vt:variant>
        <vt:lpwstr/>
      </vt:variant>
      <vt:variant>
        <vt:lpwstr>_Toc273118412</vt:lpwstr>
      </vt:variant>
      <vt:variant>
        <vt:i4>1572916</vt:i4>
      </vt:variant>
      <vt:variant>
        <vt:i4>20</vt:i4>
      </vt:variant>
      <vt:variant>
        <vt:i4>0</vt:i4>
      </vt:variant>
      <vt:variant>
        <vt:i4>5</vt:i4>
      </vt:variant>
      <vt:variant>
        <vt:lpwstr/>
      </vt:variant>
      <vt:variant>
        <vt:lpwstr>_Toc273118411</vt:lpwstr>
      </vt:variant>
      <vt:variant>
        <vt:i4>1572916</vt:i4>
      </vt:variant>
      <vt:variant>
        <vt:i4>14</vt:i4>
      </vt:variant>
      <vt:variant>
        <vt:i4>0</vt:i4>
      </vt:variant>
      <vt:variant>
        <vt:i4>5</vt:i4>
      </vt:variant>
      <vt:variant>
        <vt:lpwstr/>
      </vt:variant>
      <vt:variant>
        <vt:lpwstr>_Toc273118410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Sanity check with UC matrix</dc:title>
  <dc:subject/>
  <dc:creator>&lt; Primary Author Name &gt;</dc:creator>
  <cp:keywords/>
  <dc:description/>
  <cp:lastModifiedBy>Comverse</cp:lastModifiedBy>
  <cp:revision>2</cp:revision>
  <cp:lastPrinted>2011-04-19T17:14:00Z</cp:lastPrinted>
  <dcterms:created xsi:type="dcterms:W3CDTF">2013-10-14T14:58:00Z</dcterms:created>
  <dcterms:modified xsi:type="dcterms:W3CDTF">2013-10-14T14:58:00Z</dcterms:modified>
  <cp:category/>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cking Number">
    <vt:lpwstr>DR-2-012-936</vt:lpwstr>
  </property>
  <property fmtid="{D5CDD505-2E9C-101B-9397-08002B2CF9AE}" pid="3" name="Revision #">
    <vt:lpwstr>1.0</vt:lpwstr>
  </property>
  <property fmtid="{D5CDD505-2E9C-101B-9397-08002B2CF9AE}" pid="4" name="ContentType">
    <vt:lpwstr>Document</vt:lpwstr>
  </property>
  <property fmtid="{D5CDD505-2E9C-101B-9397-08002B2CF9AE}" pid="5" name="Subject">
    <vt:lpwstr/>
  </property>
  <property fmtid="{D5CDD505-2E9C-101B-9397-08002B2CF9AE}" pid="6" name="Keywords">
    <vt:lpwstr/>
  </property>
  <property fmtid="{D5CDD505-2E9C-101B-9397-08002B2CF9AE}" pid="7" name="_Author">
    <vt:lpwstr>&lt; Primary Author Name &gt;</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y fmtid="{D5CDD505-2E9C-101B-9397-08002B2CF9AE}" pid="13" name="Category">
    <vt:lpwstr/>
  </property>
  <property fmtid="{D5CDD505-2E9C-101B-9397-08002B2CF9AE}" pid="14" name="Phase">
    <vt:lpwstr>02-ProdSpec</vt:lpwstr>
  </property>
  <property fmtid="{D5CDD505-2E9C-101B-9397-08002B2CF9AE}" pid="15" name="Description0">
    <vt:lpwstr>The FRS for DR-0-166-718 - Order Devices and Accessories in Business Self-Service</vt:lpwstr>
  </property>
  <property fmtid="{D5CDD505-2E9C-101B-9397-08002B2CF9AE}" pid="16" name="_DCDateModified">
    <vt:lpwstr/>
  </property>
  <property fmtid="{D5CDD505-2E9C-101B-9397-08002B2CF9AE}" pid="17" name="ContentTypeId">
    <vt:lpwstr>0x010100FEBC9E719A598040974AD104588760BD</vt:lpwstr>
  </property>
</Properties>
</file>